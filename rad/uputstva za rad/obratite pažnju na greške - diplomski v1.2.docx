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0D1DAB" w:rsidRPr="00D15004" w:rsidTr="000F40B7">
        <w:trPr>
          <w:trHeight w:hRule="exact" w:val="1417"/>
          <w:jc w:val="center"/>
        </w:trPr>
        <w:tc>
          <w:tcPr>
            <w:tcW w:w="1277" w:type="dxa"/>
            <w:tcBorders>
              <w:top w:val="nil"/>
              <w:left w:val="nil"/>
              <w:bottom w:val="single" w:sz="4" w:space="0" w:color="auto"/>
              <w:right w:val="nil"/>
            </w:tcBorders>
            <w:hideMark/>
          </w:tcPr>
          <w:p w:rsidR="000D1DAB" w:rsidRPr="00AD5DD6" w:rsidRDefault="000D1DAB" w:rsidP="000F40B7">
            <w:pPr>
              <w:spacing w:before="240"/>
              <w:rPr>
                <w:rFonts w:ascii="Arial" w:hAnsi="Arial"/>
                <w:sz w:val="20"/>
              </w:rPr>
            </w:pPr>
            <w:r w:rsidRPr="00D15004">
              <w:rPr>
                <w:rFonts w:ascii="Arial" w:hAnsi="Arial"/>
                <w:sz w:val="20"/>
              </w:rPr>
              <w:object w:dxaOrig="1050" w:dyaOrig="1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85pt;height:51.85pt" o:ole="" fillcolor="window">
                  <v:imagedata r:id="rId9" o:title=""/>
                </v:shape>
                <o:OLEObject Type="Embed" ProgID="CorelDraw.Graphic.7" ShapeID="_x0000_i1025" DrawAspect="Content" ObjectID="_1661780376" r:id="rId10"/>
              </w:object>
            </w:r>
          </w:p>
        </w:tc>
        <w:tc>
          <w:tcPr>
            <w:tcW w:w="3275" w:type="dxa"/>
            <w:tcBorders>
              <w:top w:val="nil"/>
              <w:left w:val="nil"/>
              <w:bottom w:val="single" w:sz="4" w:space="0" w:color="auto"/>
              <w:right w:val="nil"/>
            </w:tcBorders>
            <w:vAlign w:val="center"/>
            <w:hideMark/>
          </w:tcPr>
          <w:p w:rsidR="000D1DAB" w:rsidRPr="00C3725F" w:rsidRDefault="000D1DAB" w:rsidP="000F40B7">
            <w:pPr>
              <w:pStyle w:val="Tekst"/>
              <w:spacing w:before="0" w:after="0"/>
              <w:ind w:firstLine="0"/>
              <w:jc w:val="center"/>
              <w:rPr>
                <w:rFonts w:ascii="Arial" w:hAnsi="Arial"/>
                <w:kern w:val="0"/>
                <w:sz w:val="24"/>
                <w:szCs w:val="30"/>
              </w:rPr>
            </w:pPr>
            <w:r w:rsidRPr="0048703C">
              <w:rPr>
                <w:rFonts w:ascii="Arial" w:hAnsi="Arial"/>
                <w:kern w:val="0"/>
                <w:sz w:val="24"/>
                <w:szCs w:val="30"/>
              </w:rPr>
              <w:t>UNIVERZITET U NOVOM SADU</w:t>
            </w:r>
          </w:p>
          <w:p w:rsidR="000D1DAB" w:rsidRPr="00997638" w:rsidRDefault="000D1DAB" w:rsidP="000F40B7">
            <w:pPr>
              <w:pStyle w:val="Tekst"/>
              <w:spacing w:before="0" w:after="0"/>
              <w:ind w:firstLine="0"/>
              <w:jc w:val="center"/>
              <w:rPr>
                <w:rFonts w:ascii="Arial" w:hAnsi="Arial"/>
                <w:kern w:val="0"/>
                <w:sz w:val="24"/>
                <w:szCs w:val="30"/>
              </w:rPr>
            </w:pPr>
            <w:r w:rsidRPr="00C3725F">
              <w:rPr>
                <w:rFonts w:ascii="Arial" w:hAnsi="Arial"/>
                <w:b/>
                <w:kern w:val="0"/>
                <w:sz w:val="24"/>
                <w:szCs w:val="30"/>
              </w:rPr>
              <w:t>FAKULTET TEHNIČKIH NAUKA U NOVOM SADU</w:t>
            </w:r>
          </w:p>
        </w:tc>
        <w:tc>
          <w:tcPr>
            <w:tcW w:w="1235" w:type="dxa"/>
            <w:tcBorders>
              <w:top w:val="nil"/>
              <w:left w:val="nil"/>
              <w:bottom w:val="single" w:sz="4" w:space="0" w:color="auto"/>
              <w:right w:val="nil"/>
            </w:tcBorders>
            <w:vAlign w:val="center"/>
            <w:hideMark/>
          </w:tcPr>
          <w:p w:rsidR="000D1DAB" w:rsidRPr="00D15004" w:rsidRDefault="000D1DAB" w:rsidP="000F40B7">
            <w:pPr>
              <w:pStyle w:val="Tekst"/>
              <w:spacing w:before="0"/>
              <w:ind w:firstLine="0"/>
              <w:rPr>
                <w:rFonts w:ascii="Arial" w:hAnsi="Arial"/>
                <w:spacing w:val="12"/>
                <w:sz w:val="24"/>
              </w:rPr>
            </w:pPr>
            <w:r>
              <w:rPr>
                <w:noProof/>
                <w:lang w:val="en-US" w:eastAsia="en-US"/>
              </w:rPr>
              <w:drawing>
                <wp:inline distT="0" distB="0" distL="0" distR="0">
                  <wp:extent cx="648335" cy="709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8335" cy="709930"/>
                          </a:xfrm>
                          <a:prstGeom prst="rect">
                            <a:avLst/>
                          </a:prstGeom>
                          <a:noFill/>
                          <a:ln>
                            <a:noFill/>
                          </a:ln>
                        </pic:spPr>
                      </pic:pic>
                    </a:graphicData>
                  </a:graphic>
                </wp:inline>
              </w:drawing>
            </w:r>
          </w:p>
        </w:tc>
      </w:tr>
    </w:tbl>
    <w:p w:rsidR="000D1DAB" w:rsidRPr="00D15004" w:rsidRDefault="000D1DAB" w:rsidP="000D1DAB">
      <w:pPr>
        <w:tabs>
          <w:tab w:val="left" w:pos="720"/>
        </w:tabs>
        <w:spacing w:before="60"/>
        <w:ind w:right="285"/>
        <w:jc w:val="center"/>
        <w:rPr>
          <w:rFonts w:ascii="Arial" w:hAnsi="Arial"/>
          <w:sz w:val="40"/>
          <w:szCs w:val="40"/>
        </w:rPr>
      </w:pPr>
    </w:p>
    <w:p w:rsidR="000D1DAB" w:rsidRPr="00D15004" w:rsidRDefault="000D1DAB" w:rsidP="000D1DAB">
      <w:pPr>
        <w:tabs>
          <w:tab w:val="left" w:pos="720"/>
        </w:tabs>
        <w:spacing w:before="60"/>
        <w:ind w:right="285"/>
        <w:jc w:val="center"/>
        <w:rPr>
          <w:rFonts w:ascii="Arial" w:hAnsi="Arial"/>
          <w:sz w:val="40"/>
          <w:szCs w:val="40"/>
        </w:rPr>
      </w:pPr>
      <w:r>
        <w:rPr>
          <w:rFonts w:ascii="Arial" w:hAnsi="Arial"/>
          <w:sz w:val="40"/>
          <w:szCs w:val="40"/>
        </w:rPr>
        <w:t>Marko Stanić</w:t>
      </w:r>
    </w:p>
    <w:p w:rsidR="000D1DAB" w:rsidRPr="00D15004" w:rsidRDefault="000D1DAB" w:rsidP="000D1DAB">
      <w:pPr>
        <w:tabs>
          <w:tab w:val="left" w:pos="1350"/>
        </w:tabs>
        <w:spacing w:before="60"/>
        <w:ind w:right="285"/>
        <w:jc w:val="center"/>
        <w:rPr>
          <w:rFonts w:ascii="Arial" w:hAnsi="Arial"/>
          <w:sz w:val="40"/>
          <w:szCs w:val="40"/>
        </w:rPr>
      </w:pPr>
    </w:p>
    <w:p w:rsidR="000D1DAB" w:rsidRPr="00D15004" w:rsidRDefault="000D1DAB" w:rsidP="000D1DAB">
      <w:pPr>
        <w:tabs>
          <w:tab w:val="left" w:pos="1350"/>
        </w:tabs>
        <w:spacing w:before="60"/>
        <w:ind w:right="285"/>
        <w:jc w:val="center"/>
        <w:rPr>
          <w:rFonts w:ascii="Arial" w:hAnsi="Arial"/>
          <w:sz w:val="40"/>
          <w:szCs w:val="40"/>
        </w:rPr>
      </w:pPr>
    </w:p>
    <w:p w:rsidR="000D1DAB" w:rsidRPr="00AD5DD6" w:rsidRDefault="000D1DAB" w:rsidP="000D1DAB">
      <w:pPr>
        <w:tabs>
          <w:tab w:val="left" w:pos="1350"/>
        </w:tabs>
        <w:spacing w:before="60"/>
        <w:ind w:right="285"/>
        <w:jc w:val="center"/>
        <w:rPr>
          <w:rFonts w:ascii="Arial" w:hAnsi="Arial"/>
          <w:b/>
          <w:sz w:val="48"/>
          <w:szCs w:val="48"/>
        </w:rPr>
      </w:pPr>
      <w:r>
        <w:rPr>
          <w:rFonts w:ascii="Arial" w:hAnsi="Arial"/>
          <w:b/>
          <w:sz w:val="48"/>
          <w:szCs w:val="48"/>
        </w:rPr>
        <w:t>Naslov rada</w:t>
      </w:r>
    </w:p>
    <w:p w:rsidR="000D1DAB" w:rsidRPr="0048703C" w:rsidRDefault="000D1DAB" w:rsidP="000D1DAB">
      <w:pPr>
        <w:tabs>
          <w:tab w:val="left" w:pos="1350"/>
        </w:tabs>
        <w:spacing w:before="60"/>
        <w:ind w:right="285"/>
        <w:jc w:val="center"/>
        <w:rPr>
          <w:rFonts w:ascii="Arial" w:hAnsi="Arial"/>
          <w:sz w:val="40"/>
          <w:szCs w:val="40"/>
        </w:rPr>
      </w:pPr>
    </w:p>
    <w:p w:rsidR="000D1DAB" w:rsidRPr="00C3725F" w:rsidRDefault="000D1DAB" w:rsidP="000D1DAB">
      <w:pPr>
        <w:tabs>
          <w:tab w:val="left" w:pos="8100"/>
        </w:tabs>
        <w:spacing w:before="60"/>
        <w:ind w:right="285"/>
        <w:jc w:val="center"/>
        <w:rPr>
          <w:rFonts w:ascii="Arial" w:hAnsi="Arial"/>
          <w:sz w:val="40"/>
          <w:szCs w:val="40"/>
        </w:rPr>
      </w:pPr>
      <w:r w:rsidRPr="00C3725F">
        <w:rPr>
          <w:rFonts w:ascii="Arial" w:hAnsi="Arial"/>
          <w:sz w:val="40"/>
          <w:szCs w:val="40"/>
        </w:rPr>
        <w:t>Diplomski rad</w:t>
      </w:r>
    </w:p>
    <w:p w:rsidR="000D1DAB" w:rsidRPr="00C3725F" w:rsidRDefault="000D1DAB" w:rsidP="000D1DAB">
      <w:pPr>
        <w:tabs>
          <w:tab w:val="left" w:pos="8100"/>
        </w:tabs>
        <w:spacing w:before="60"/>
        <w:ind w:right="285"/>
        <w:jc w:val="center"/>
        <w:rPr>
          <w:rFonts w:ascii="Arial" w:hAnsi="Arial"/>
          <w:sz w:val="40"/>
          <w:szCs w:val="40"/>
        </w:rPr>
      </w:pPr>
      <w:r w:rsidRPr="00C3725F">
        <w:rPr>
          <w:rFonts w:ascii="Arial" w:hAnsi="Arial"/>
          <w:sz w:val="40"/>
          <w:szCs w:val="40"/>
        </w:rPr>
        <w:t>- Osnovne akademske studije -</w:t>
      </w:r>
    </w:p>
    <w:p w:rsidR="000D1DAB" w:rsidRPr="00997638" w:rsidRDefault="000D1DAB" w:rsidP="000D1DAB">
      <w:pPr>
        <w:tabs>
          <w:tab w:val="left" w:pos="1350"/>
        </w:tabs>
        <w:spacing w:before="60"/>
        <w:ind w:right="285"/>
        <w:jc w:val="center"/>
        <w:rPr>
          <w:rFonts w:ascii="Arial" w:hAnsi="Arial"/>
          <w:sz w:val="40"/>
          <w:szCs w:val="40"/>
        </w:rPr>
      </w:pPr>
    </w:p>
    <w:p w:rsidR="000D1DAB" w:rsidRPr="008C38CE" w:rsidRDefault="000D1DAB" w:rsidP="000D1DAB">
      <w:pPr>
        <w:ind w:right="285"/>
        <w:jc w:val="center"/>
        <w:rPr>
          <w:rFonts w:ascii="Arial" w:hAnsi="Arial"/>
          <w:sz w:val="40"/>
          <w:szCs w:val="40"/>
        </w:rPr>
      </w:pPr>
    </w:p>
    <w:p w:rsidR="000D1DAB" w:rsidRDefault="000D1DAB" w:rsidP="000D1DAB">
      <w:pPr>
        <w:ind w:right="285"/>
        <w:jc w:val="center"/>
        <w:rPr>
          <w:rFonts w:ascii="Arial" w:hAnsi="Arial"/>
          <w:sz w:val="32"/>
          <w:szCs w:val="40"/>
        </w:rPr>
      </w:pPr>
      <w:r w:rsidRPr="00F4693E">
        <w:rPr>
          <w:rFonts w:ascii="Arial" w:hAnsi="Arial"/>
          <w:sz w:val="32"/>
          <w:szCs w:val="40"/>
        </w:rPr>
        <w:t>Novi Sad, 20</w:t>
      </w:r>
      <w:r>
        <w:rPr>
          <w:rFonts w:ascii="Arial" w:hAnsi="Arial"/>
          <w:sz w:val="32"/>
          <w:szCs w:val="40"/>
        </w:rPr>
        <w:t>20</w:t>
      </w:r>
      <w:r w:rsidRPr="000D63CF">
        <w:rPr>
          <w:rFonts w:ascii="Arial" w:hAnsi="Arial"/>
          <w:sz w:val="32"/>
          <w:szCs w:val="40"/>
        </w:rPr>
        <w:t>.</w:t>
      </w:r>
    </w:p>
    <w:p w:rsidR="000D1DAB" w:rsidRDefault="000D1DAB" w:rsidP="000D1DAB">
      <w:pPr>
        <w:ind w:right="285"/>
        <w:jc w:val="center"/>
        <w:rPr>
          <w:rFonts w:ascii="Arial" w:hAnsi="Arial"/>
          <w:sz w:val="32"/>
          <w:szCs w:val="40"/>
        </w:rPr>
      </w:pPr>
    </w:p>
    <w:p w:rsidR="000D1DAB" w:rsidRDefault="000D1DAB" w:rsidP="000D1DAB">
      <w:pPr>
        <w:ind w:right="285"/>
        <w:jc w:val="center"/>
        <w:rPr>
          <w:rFonts w:ascii="Arial" w:hAnsi="Arial"/>
          <w:sz w:val="32"/>
          <w:szCs w:val="40"/>
        </w:rPr>
      </w:pPr>
    </w:p>
    <w:p w:rsidR="000D1DAB" w:rsidRDefault="000D1DAB" w:rsidP="000D1DAB">
      <w:pPr>
        <w:ind w:right="285"/>
        <w:jc w:val="center"/>
        <w:rPr>
          <w:rFonts w:ascii="Arial" w:hAnsi="Arial"/>
          <w:sz w:val="32"/>
          <w:szCs w:val="40"/>
        </w:rPr>
      </w:pPr>
    </w:p>
    <w:tbl>
      <w:tblPr>
        <w:tblW w:w="6663" w:type="dxa"/>
        <w:jc w:val="center"/>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0D1DAB" w:rsidRPr="001E3DA6" w:rsidTr="000D1DAB">
        <w:trPr>
          <w:cantSplit/>
          <w:trHeight w:val="420"/>
          <w:jc w:val="center"/>
        </w:trPr>
        <w:tc>
          <w:tcPr>
            <w:tcW w:w="1276" w:type="dxa"/>
            <w:vMerge w:val="restart"/>
            <w:tcBorders>
              <w:top w:val="single" w:sz="12" w:space="0" w:color="auto"/>
              <w:left w:val="single" w:sz="12" w:space="0" w:color="auto"/>
              <w:bottom w:val="nil"/>
              <w:right w:val="nil"/>
            </w:tcBorders>
            <w:vAlign w:val="bottom"/>
          </w:tcPr>
          <w:p w:rsidR="000D1DAB" w:rsidRPr="00AD5DD6" w:rsidRDefault="000D1DAB" w:rsidP="000F40B7">
            <w:pPr>
              <w:rPr>
                <w:rFonts w:ascii="Arial" w:hAnsi="Arial"/>
                <w:sz w:val="20"/>
              </w:rPr>
            </w:pPr>
            <w:r w:rsidRPr="00AD5DD6">
              <w:rPr>
                <w:rFonts w:ascii="Arial" w:hAnsi="Arial"/>
                <w:sz w:val="18"/>
              </w:rPr>
              <w:lastRenderedPageBreak/>
              <w:br w:type="page"/>
            </w:r>
            <w:r>
              <w:rPr>
                <w:noProof/>
              </w:rPr>
              <w:drawing>
                <wp:inline distT="0" distB="0" distL="0" distR="0" wp14:anchorId="1BCE72EF" wp14:editId="5A1BEC0D">
                  <wp:extent cx="784860" cy="866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4860" cy="866775"/>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rsidR="000D1DAB" w:rsidRPr="0048703C" w:rsidRDefault="000D1DAB" w:rsidP="000F40B7">
            <w:pPr>
              <w:pStyle w:val="ime"/>
              <w:spacing w:before="0" w:after="0"/>
              <w:ind w:left="57" w:right="57"/>
              <w:rPr>
                <w:rFonts w:ascii="Arial" w:hAnsi="Arial"/>
                <w:spacing w:val="-8"/>
                <w:sz w:val="20"/>
              </w:rPr>
            </w:pPr>
            <w:r w:rsidRPr="0048703C">
              <w:rPr>
                <w:rFonts w:ascii="Arial" w:hAnsi="Arial"/>
                <w:spacing w:val="-8"/>
                <w:sz w:val="20"/>
              </w:rPr>
              <w:t xml:space="preserve">UNIVERZITET U NOVOM SADU </w:t>
            </w:r>
          </w:p>
          <w:p w:rsidR="000D1DAB" w:rsidRPr="00C3725F" w:rsidRDefault="000D1DAB" w:rsidP="000F40B7">
            <w:pPr>
              <w:pStyle w:val="ime"/>
              <w:spacing w:before="0" w:after="0"/>
              <w:ind w:left="57" w:right="57"/>
              <w:rPr>
                <w:rFonts w:ascii="Arial" w:hAnsi="Arial"/>
                <w:spacing w:val="-8"/>
                <w:sz w:val="20"/>
              </w:rPr>
            </w:pPr>
            <w:r w:rsidRPr="00C3725F">
              <w:rPr>
                <w:rFonts w:ascii="Arial" w:hAnsi="Arial"/>
                <w:b/>
                <w:spacing w:val="-8"/>
                <w:sz w:val="20"/>
              </w:rPr>
              <w:t>FAKULTET TEHNIČKIH NAUKA</w:t>
            </w:r>
          </w:p>
          <w:p w:rsidR="000D1DAB" w:rsidRPr="00F871DC" w:rsidRDefault="000D1DAB" w:rsidP="000F40B7">
            <w:pPr>
              <w:pStyle w:val="ime"/>
              <w:spacing w:before="0" w:after="0"/>
              <w:ind w:left="142" w:right="142"/>
              <w:rPr>
                <w:rFonts w:ascii="Arial" w:hAnsi="Arial"/>
                <w:sz w:val="14"/>
                <w:szCs w:val="14"/>
              </w:rPr>
            </w:pPr>
            <w:r w:rsidRPr="00997638">
              <w:rPr>
                <w:rFonts w:ascii="Arial" w:hAnsi="Arial"/>
                <w:spacing w:val="26"/>
                <w:sz w:val="14"/>
                <w:szCs w:val="14"/>
              </w:rPr>
              <w:t>21000 NOVI SAD, Trg Dositeja Obradovića 6</w:t>
            </w:r>
          </w:p>
        </w:tc>
        <w:tc>
          <w:tcPr>
            <w:tcW w:w="993" w:type="dxa"/>
            <w:tcBorders>
              <w:top w:val="single" w:sz="12" w:space="0" w:color="auto"/>
              <w:left w:val="nil"/>
              <w:right w:val="single" w:sz="12" w:space="0" w:color="auto"/>
            </w:tcBorders>
            <w:vAlign w:val="center"/>
          </w:tcPr>
          <w:p w:rsidR="000D1DAB" w:rsidRPr="00F4693E" w:rsidRDefault="000D1DAB" w:rsidP="000F40B7">
            <w:pPr>
              <w:rPr>
                <w:rFonts w:ascii="Arial" w:hAnsi="Arial"/>
                <w:sz w:val="16"/>
                <w:szCs w:val="16"/>
              </w:rPr>
            </w:pPr>
            <w:r w:rsidRPr="008C38CE">
              <w:rPr>
                <w:rFonts w:ascii="Arial" w:hAnsi="Arial"/>
                <w:sz w:val="20"/>
                <w:szCs w:val="20"/>
              </w:rPr>
              <w:t>Datum</w:t>
            </w:r>
            <w:r w:rsidRPr="00F4693E">
              <w:rPr>
                <w:rFonts w:ascii="Arial" w:hAnsi="Arial"/>
                <w:sz w:val="16"/>
                <w:szCs w:val="16"/>
              </w:rPr>
              <w:t>:</w:t>
            </w:r>
          </w:p>
        </w:tc>
      </w:tr>
      <w:tr w:rsidR="000D1DAB" w:rsidRPr="001E3DA6" w:rsidTr="000D1DAB">
        <w:trPr>
          <w:cantSplit/>
          <w:trHeight w:val="330"/>
          <w:jc w:val="center"/>
        </w:trPr>
        <w:tc>
          <w:tcPr>
            <w:tcW w:w="1276" w:type="dxa"/>
            <w:vMerge/>
            <w:tcBorders>
              <w:top w:val="single" w:sz="12" w:space="0" w:color="auto"/>
              <w:left w:val="single" w:sz="12" w:space="0" w:color="auto"/>
              <w:bottom w:val="nil"/>
              <w:right w:val="nil"/>
            </w:tcBorders>
            <w:vAlign w:val="center"/>
          </w:tcPr>
          <w:p w:rsidR="000D1DAB" w:rsidRPr="001E3DA6" w:rsidRDefault="000D1DAB" w:rsidP="000F40B7">
            <w:pPr>
              <w:jc w:val="center"/>
              <w:rPr>
                <w:rFonts w:ascii="Arial" w:hAnsi="Arial"/>
                <w:sz w:val="18"/>
              </w:rPr>
            </w:pPr>
          </w:p>
        </w:tc>
        <w:tc>
          <w:tcPr>
            <w:tcW w:w="4394" w:type="dxa"/>
            <w:vMerge/>
            <w:tcBorders>
              <w:left w:val="single" w:sz="12" w:space="0" w:color="auto"/>
              <w:bottom w:val="single" w:sz="4" w:space="0" w:color="auto"/>
              <w:right w:val="single" w:sz="12" w:space="0" w:color="auto"/>
            </w:tcBorders>
            <w:vAlign w:val="center"/>
          </w:tcPr>
          <w:p w:rsidR="000D1DAB" w:rsidRPr="001E3DA6" w:rsidRDefault="000D1DAB" w:rsidP="000F40B7">
            <w:pPr>
              <w:pStyle w:val="ime"/>
              <w:spacing w:before="0" w:after="0"/>
              <w:ind w:left="142" w:right="142"/>
              <w:rPr>
                <w:rFonts w:ascii="Arial" w:hAnsi="Arial"/>
                <w:spacing w:val="-8"/>
                <w:sz w:val="20"/>
              </w:rPr>
            </w:pPr>
          </w:p>
        </w:tc>
        <w:tc>
          <w:tcPr>
            <w:tcW w:w="993" w:type="dxa"/>
            <w:tcBorders>
              <w:top w:val="single" w:sz="4" w:space="0" w:color="auto"/>
              <w:left w:val="nil"/>
              <w:right w:val="single" w:sz="12" w:space="0" w:color="auto"/>
            </w:tcBorders>
            <w:vAlign w:val="center"/>
          </w:tcPr>
          <w:p w:rsidR="000D1DAB" w:rsidRPr="001E3DA6" w:rsidRDefault="000D1DAB" w:rsidP="000F40B7">
            <w:pPr>
              <w:rPr>
                <w:rFonts w:ascii="Arial" w:hAnsi="Arial"/>
                <w:sz w:val="16"/>
                <w:szCs w:val="16"/>
              </w:rPr>
            </w:pPr>
          </w:p>
        </w:tc>
      </w:tr>
      <w:tr w:rsidR="000D1DAB" w:rsidRPr="001E3DA6" w:rsidTr="000D1DAB">
        <w:trPr>
          <w:cantSplit/>
          <w:trHeight w:val="345"/>
          <w:jc w:val="center"/>
        </w:trPr>
        <w:tc>
          <w:tcPr>
            <w:tcW w:w="1276" w:type="dxa"/>
            <w:vMerge/>
            <w:tcBorders>
              <w:top w:val="nil"/>
              <w:left w:val="single" w:sz="12" w:space="0" w:color="auto"/>
              <w:bottom w:val="nil"/>
              <w:right w:val="nil"/>
            </w:tcBorders>
            <w:vAlign w:val="center"/>
          </w:tcPr>
          <w:p w:rsidR="000D1DAB" w:rsidRPr="001E3DA6" w:rsidRDefault="000D1DAB" w:rsidP="000F40B7">
            <w:pPr>
              <w:ind w:left="142" w:right="142"/>
              <w:jc w:val="center"/>
              <w:rPr>
                <w:rFonts w:ascii="Arial" w:hAnsi="Arial"/>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rsidR="000D1DAB" w:rsidRPr="001E3DA6" w:rsidRDefault="000D1DAB" w:rsidP="000F40B7">
            <w:pPr>
              <w:pStyle w:val="ime"/>
              <w:spacing w:before="0" w:after="0"/>
              <w:ind w:left="142" w:right="142"/>
              <w:rPr>
                <w:rFonts w:ascii="Arial" w:hAnsi="Arial"/>
                <w:b/>
                <w:spacing w:val="-4"/>
                <w:sz w:val="24"/>
                <w:szCs w:val="24"/>
              </w:rPr>
            </w:pPr>
            <w:r w:rsidRPr="001E3DA6">
              <w:rPr>
                <w:rFonts w:ascii="Arial" w:hAnsi="Arial"/>
                <w:b/>
                <w:spacing w:val="-4"/>
                <w:sz w:val="24"/>
                <w:szCs w:val="24"/>
              </w:rPr>
              <w:t>ZADATAK ZA IZRADU DIPLOMSKOG (BACHELOR) RADA</w:t>
            </w:r>
          </w:p>
        </w:tc>
        <w:tc>
          <w:tcPr>
            <w:tcW w:w="993" w:type="dxa"/>
            <w:tcBorders>
              <w:top w:val="single" w:sz="12" w:space="0" w:color="auto"/>
              <w:left w:val="nil"/>
              <w:bottom w:val="single" w:sz="8" w:space="0" w:color="auto"/>
              <w:right w:val="single" w:sz="12" w:space="0" w:color="auto"/>
            </w:tcBorders>
            <w:vAlign w:val="center"/>
          </w:tcPr>
          <w:p w:rsidR="000D1DAB" w:rsidRPr="001E3DA6" w:rsidRDefault="000D1DAB" w:rsidP="000F40B7">
            <w:pPr>
              <w:pStyle w:val="Tabela"/>
              <w:spacing w:before="0" w:after="0"/>
              <w:ind w:firstLine="0"/>
              <w:jc w:val="both"/>
              <w:rPr>
                <w:rFonts w:ascii="Arial" w:hAnsi="Arial"/>
                <w:sz w:val="20"/>
              </w:rPr>
            </w:pPr>
            <w:r w:rsidRPr="001E3DA6">
              <w:rPr>
                <w:rFonts w:ascii="Arial" w:hAnsi="Arial"/>
                <w:sz w:val="20"/>
              </w:rPr>
              <w:t>List:</w:t>
            </w:r>
          </w:p>
        </w:tc>
      </w:tr>
      <w:tr w:rsidR="000D1DAB" w:rsidRPr="001E3DA6" w:rsidTr="000D1DAB">
        <w:trPr>
          <w:cantSplit/>
          <w:trHeight w:val="60"/>
          <w:jc w:val="center"/>
        </w:trPr>
        <w:tc>
          <w:tcPr>
            <w:tcW w:w="1276" w:type="dxa"/>
            <w:vMerge/>
            <w:tcBorders>
              <w:top w:val="nil"/>
              <w:left w:val="single" w:sz="12" w:space="0" w:color="auto"/>
              <w:bottom w:val="single" w:sz="12" w:space="0" w:color="auto"/>
              <w:right w:val="nil"/>
            </w:tcBorders>
            <w:vAlign w:val="center"/>
          </w:tcPr>
          <w:p w:rsidR="000D1DAB" w:rsidRPr="001E3DA6" w:rsidRDefault="000D1DAB" w:rsidP="000F40B7">
            <w:pPr>
              <w:ind w:left="142" w:right="142"/>
              <w:jc w:val="center"/>
              <w:rPr>
                <w:rFonts w:ascii="Arial" w:hAnsi="Arial"/>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rsidR="000D1DAB" w:rsidRPr="001E3DA6" w:rsidRDefault="000D1DAB" w:rsidP="000F40B7">
            <w:pPr>
              <w:pStyle w:val="ime"/>
              <w:spacing w:before="0" w:after="0"/>
              <w:ind w:left="142" w:right="142"/>
              <w:rPr>
                <w:rFonts w:ascii="Arial" w:hAnsi="Arial"/>
                <w:spacing w:val="-4"/>
                <w:sz w:val="28"/>
              </w:rPr>
            </w:pPr>
          </w:p>
        </w:tc>
        <w:tc>
          <w:tcPr>
            <w:tcW w:w="993" w:type="dxa"/>
            <w:tcBorders>
              <w:top w:val="single" w:sz="8" w:space="0" w:color="auto"/>
              <w:left w:val="nil"/>
              <w:bottom w:val="single" w:sz="12" w:space="0" w:color="auto"/>
              <w:right w:val="single" w:sz="12" w:space="0" w:color="auto"/>
            </w:tcBorders>
            <w:vAlign w:val="center"/>
          </w:tcPr>
          <w:p w:rsidR="000D1DAB" w:rsidRPr="001E3DA6" w:rsidRDefault="000D1DAB" w:rsidP="000F40B7">
            <w:pPr>
              <w:pStyle w:val="Tabela"/>
              <w:spacing w:before="0" w:after="0"/>
              <w:jc w:val="center"/>
              <w:rPr>
                <w:rFonts w:ascii="Arial" w:hAnsi="Arial"/>
                <w:sz w:val="20"/>
              </w:rPr>
            </w:pPr>
            <w:r w:rsidRPr="001E3DA6">
              <w:rPr>
                <w:rFonts w:ascii="Arial" w:hAnsi="Arial"/>
                <w:sz w:val="20"/>
              </w:rPr>
              <w:t>1/1</w:t>
            </w:r>
          </w:p>
        </w:tc>
      </w:tr>
    </w:tbl>
    <w:p w:rsidR="000D1DAB" w:rsidRPr="001E3DA6" w:rsidRDefault="000D1DAB" w:rsidP="000D1DAB">
      <w:pPr>
        <w:pStyle w:val="tab"/>
        <w:spacing w:before="0" w:after="0"/>
        <w:ind w:right="112"/>
        <w:jc w:val="center"/>
        <w:rPr>
          <w:rFonts w:ascii="Arial" w:hAnsi="Arial"/>
          <w:i/>
        </w:rPr>
      </w:pPr>
      <w:r w:rsidRPr="001E3DA6">
        <w:rPr>
          <w:rFonts w:ascii="Arial" w:hAnsi="Arial"/>
          <w:i/>
        </w:rPr>
        <w:t>(Podatke unosi predmetni nastavnik - mentor)</w:t>
      </w:r>
    </w:p>
    <w:tbl>
      <w:tblPr>
        <w:tblW w:w="6663" w:type="dxa"/>
        <w:jc w:val="center"/>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0D1DAB" w:rsidRPr="001E3DA6" w:rsidTr="000D1DAB">
        <w:trPr>
          <w:cantSplit/>
          <w:trHeight w:val="474"/>
          <w:tblHeader/>
          <w:jc w:val="center"/>
        </w:trPr>
        <w:tc>
          <w:tcPr>
            <w:tcW w:w="1985" w:type="dxa"/>
            <w:vAlign w:val="center"/>
          </w:tcPr>
          <w:p w:rsidR="000D1DAB" w:rsidRPr="001E3DA6" w:rsidRDefault="000D1DAB" w:rsidP="000F40B7">
            <w:pPr>
              <w:jc w:val="right"/>
              <w:rPr>
                <w:rFonts w:ascii="Arial" w:hAnsi="Arial"/>
                <w:spacing w:val="-4"/>
                <w:sz w:val="18"/>
                <w:szCs w:val="18"/>
              </w:rPr>
            </w:pPr>
            <w:r w:rsidRPr="001E3DA6">
              <w:rPr>
                <w:rFonts w:ascii="Arial" w:hAnsi="Arial"/>
                <w:spacing w:val="-4"/>
                <w:sz w:val="18"/>
                <w:szCs w:val="18"/>
              </w:rPr>
              <w:t>Vrsta studija:</w:t>
            </w:r>
          </w:p>
        </w:tc>
        <w:tc>
          <w:tcPr>
            <w:tcW w:w="4678" w:type="dxa"/>
            <w:vAlign w:val="center"/>
          </w:tcPr>
          <w:p w:rsidR="000D1DAB" w:rsidRPr="00AD5DD6" w:rsidRDefault="000D1DAB" w:rsidP="000F40B7">
            <w:pPr>
              <w:rPr>
                <w:rFonts w:ascii="Arial" w:hAnsi="Arial"/>
                <w:spacing w:val="-4"/>
                <w:sz w:val="26"/>
              </w:rPr>
            </w:pPr>
            <w:r w:rsidRPr="001E3DA6">
              <w:fldChar w:fldCharType="begin">
                <w:ffData>
                  <w:name w:val="Check1"/>
                  <w:enabled/>
                  <w:calcOnExit/>
                  <w:checkBox>
                    <w:sizeAuto/>
                    <w:default w:val="0"/>
                  </w:checkBox>
                </w:ffData>
              </w:fldChar>
            </w:r>
            <w:r w:rsidRPr="001E3DA6">
              <w:instrText xml:space="preserve"> FORMCHECKBOX </w:instrText>
            </w:r>
            <w:r w:rsidRPr="001E3DA6">
              <w:fldChar w:fldCharType="end"/>
            </w:r>
            <w:r w:rsidRPr="00AD5DD6">
              <w:t xml:space="preserve"> </w:t>
            </w:r>
            <w:r w:rsidRPr="00AD5DD6">
              <w:rPr>
                <w:rFonts w:ascii="Arial" w:hAnsi="Arial" w:cs="Arial"/>
                <w:b/>
                <w:sz w:val="18"/>
                <w:szCs w:val="18"/>
              </w:rPr>
              <w:t>Osnovne akademske studije</w:t>
            </w:r>
          </w:p>
        </w:tc>
      </w:tr>
      <w:tr w:rsidR="000D1DAB" w:rsidRPr="001E3DA6" w:rsidTr="000D1DAB">
        <w:trPr>
          <w:cantSplit/>
          <w:trHeight w:val="474"/>
          <w:tblHeader/>
          <w:jc w:val="center"/>
        </w:trPr>
        <w:tc>
          <w:tcPr>
            <w:tcW w:w="1985" w:type="dxa"/>
            <w:vAlign w:val="center"/>
          </w:tcPr>
          <w:p w:rsidR="000D1DAB" w:rsidRPr="001E3DA6" w:rsidRDefault="000D1DAB" w:rsidP="000F40B7">
            <w:pPr>
              <w:jc w:val="right"/>
              <w:rPr>
                <w:rFonts w:ascii="Arial" w:hAnsi="Arial"/>
                <w:spacing w:val="-4"/>
                <w:sz w:val="18"/>
                <w:szCs w:val="18"/>
              </w:rPr>
            </w:pPr>
            <w:r w:rsidRPr="001E3DA6">
              <w:rPr>
                <w:rFonts w:ascii="Arial" w:hAnsi="Arial"/>
                <w:spacing w:val="-4"/>
                <w:sz w:val="18"/>
                <w:szCs w:val="18"/>
              </w:rPr>
              <w:t>Studijski program:</w:t>
            </w:r>
          </w:p>
        </w:tc>
        <w:tc>
          <w:tcPr>
            <w:tcW w:w="4678" w:type="dxa"/>
            <w:vAlign w:val="center"/>
          </w:tcPr>
          <w:p w:rsidR="000D1DAB" w:rsidRPr="001E3DA6" w:rsidRDefault="000D1DAB" w:rsidP="000F40B7">
            <w:pPr>
              <w:rPr>
                <w:rFonts w:ascii="Arial" w:hAnsi="Arial"/>
                <w:b/>
                <w:spacing w:val="-4"/>
                <w:sz w:val="18"/>
                <w:szCs w:val="18"/>
              </w:rPr>
            </w:pPr>
            <w:r w:rsidRPr="001E3DA6">
              <w:rPr>
                <w:rFonts w:ascii="Arial" w:hAnsi="Arial"/>
                <w:b/>
                <w:spacing w:val="-4"/>
                <w:sz w:val="18"/>
                <w:szCs w:val="18"/>
              </w:rPr>
              <w:t>Softversko inženjerstvo i informacione tehnologije</w:t>
            </w:r>
          </w:p>
        </w:tc>
      </w:tr>
      <w:tr w:rsidR="000D1DAB" w:rsidRPr="001E3DA6" w:rsidTr="000D1DAB">
        <w:trPr>
          <w:cantSplit/>
          <w:trHeight w:hRule="exact" w:val="618"/>
          <w:tblHeader/>
          <w:jc w:val="center"/>
        </w:trPr>
        <w:tc>
          <w:tcPr>
            <w:tcW w:w="1985" w:type="dxa"/>
            <w:vAlign w:val="center"/>
          </w:tcPr>
          <w:p w:rsidR="000D1DAB" w:rsidRPr="001E3DA6" w:rsidRDefault="000D1DAB" w:rsidP="000F40B7">
            <w:pPr>
              <w:jc w:val="right"/>
              <w:rPr>
                <w:rFonts w:ascii="Arial" w:hAnsi="Arial"/>
                <w:spacing w:val="-4"/>
                <w:sz w:val="18"/>
                <w:szCs w:val="18"/>
              </w:rPr>
            </w:pPr>
            <w:r w:rsidRPr="001E3DA6">
              <w:rPr>
                <w:rFonts w:ascii="Arial" w:hAnsi="Arial"/>
                <w:spacing w:val="-4"/>
                <w:sz w:val="18"/>
                <w:szCs w:val="18"/>
              </w:rPr>
              <w:t>Rukovodilac  studijskog programa:</w:t>
            </w:r>
          </w:p>
        </w:tc>
        <w:tc>
          <w:tcPr>
            <w:tcW w:w="4678" w:type="dxa"/>
            <w:vAlign w:val="center"/>
          </w:tcPr>
          <w:p w:rsidR="000D1DAB" w:rsidRPr="001E3DA6" w:rsidRDefault="000D1DAB" w:rsidP="00002C54">
            <w:pPr>
              <w:rPr>
                <w:rFonts w:ascii="Arial" w:hAnsi="Arial"/>
                <w:b/>
                <w:spacing w:val="-4"/>
                <w:sz w:val="18"/>
                <w:szCs w:val="18"/>
              </w:rPr>
            </w:pPr>
            <w:r w:rsidRPr="001E3DA6">
              <w:rPr>
                <w:rFonts w:ascii="Arial" w:hAnsi="Arial"/>
                <w:b/>
                <w:spacing w:val="-4"/>
                <w:sz w:val="18"/>
                <w:szCs w:val="18"/>
              </w:rPr>
              <w:t xml:space="preserve">prof. dr </w:t>
            </w:r>
            <w:r w:rsidR="00002C54">
              <w:rPr>
                <w:rFonts w:ascii="Arial" w:hAnsi="Arial"/>
                <w:b/>
                <w:spacing w:val="-4"/>
                <w:sz w:val="18"/>
                <w:szCs w:val="18"/>
              </w:rPr>
              <w:t>Miroslav Zarić</w:t>
            </w:r>
          </w:p>
        </w:tc>
      </w:tr>
    </w:tbl>
    <w:p w:rsidR="000D1DAB" w:rsidRPr="001E3DA6" w:rsidRDefault="000D1DAB" w:rsidP="000D1DAB">
      <w:pPr>
        <w:pStyle w:val="tab"/>
        <w:spacing w:before="0" w:after="0"/>
        <w:rPr>
          <w:rFonts w:ascii="Arial" w:hAnsi="Arial"/>
          <w:sz w:val="12"/>
        </w:rPr>
      </w:pPr>
    </w:p>
    <w:tbl>
      <w:tblPr>
        <w:tblW w:w="6663" w:type="dxa"/>
        <w:jc w:val="center"/>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410"/>
        <w:gridCol w:w="1417"/>
        <w:gridCol w:w="1418"/>
      </w:tblGrid>
      <w:tr w:rsidR="000D1DAB" w:rsidRPr="001E3DA6" w:rsidTr="000D1DAB">
        <w:trPr>
          <w:cantSplit/>
          <w:trHeight w:hRule="exact" w:val="267"/>
          <w:jc w:val="center"/>
        </w:trPr>
        <w:tc>
          <w:tcPr>
            <w:tcW w:w="1418" w:type="dxa"/>
            <w:vAlign w:val="center"/>
          </w:tcPr>
          <w:p w:rsidR="000D1DAB" w:rsidRPr="001E3DA6" w:rsidRDefault="000D1DAB" w:rsidP="000F40B7">
            <w:pPr>
              <w:rPr>
                <w:rFonts w:ascii="Arial" w:hAnsi="Arial"/>
                <w:sz w:val="20"/>
              </w:rPr>
            </w:pPr>
            <w:r w:rsidRPr="001E3DA6">
              <w:rPr>
                <w:rFonts w:ascii="Arial" w:hAnsi="Arial"/>
                <w:sz w:val="20"/>
              </w:rPr>
              <w:t>Student:</w:t>
            </w:r>
          </w:p>
        </w:tc>
        <w:tc>
          <w:tcPr>
            <w:tcW w:w="2410" w:type="dxa"/>
            <w:vAlign w:val="center"/>
          </w:tcPr>
          <w:p w:rsidR="000D1DAB" w:rsidRPr="001E3DA6" w:rsidRDefault="000D1DAB" w:rsidP="000F40B7">
            <w:pPr>
              <w:rPr>
                <w:rFonts w:ascii="Arial" w:hAnsi="Arial"/>
                <w:b/>
                <w:sz w:val="20"/>
              </w:rPr>
            </w:pPr>
            <w:r>
              <w:rPr>
                <w:rFonts w:ascii="Arial" w:hAnsi="Arial"/>
                <w:b/>
                <w:sz w:val="20"/>
              </w:rPr>
              <w:t>Marko Stanić</w:t>
            </w:r>
          </w:p>
        </w:tc>
        <w:tc>
          <w:tcPr>
            <w:tcW w:w="1417" w:type="dxa"/>
            <w:vAlign w:val="center"/>
          </w:tcPr>
          <w:p w:rsidR="000D1DAB" w:rsidRPr="001E3DA6" w:rsidRDefault="000D1DAB" w:rsidP="000F40B7">
            <w:pPr>
              <w:rPr>
                <w:rFonts w:ascii="Arial" w:hAnsi="Arial"/>
                <w:sz w:val="20"/>
              </w:rPr>
            </w:pPr>
            <w:r w:rsidRPr="001E3DA6">
              <w:rPr>
                <w:rFonts w:ascii="Arial" w:hAnsi="Arial"/>
                <w:sz w:val="20"/>
              </w:rPr>
              <w:t>Broj indeksa:</w:t>
            </w:r>
          </w:p>
        </w:tc>
        <w:tc>
          <w:tcPr>
            <w:tcW w:w="1418" w:type="dxa"/>
            <w:vAlign w:val="center"/>
          </w:tcPr>
          <w:p w:rsidR="000D1DAB" w:rsidRPr="001E3DA6" w:rsidRDefault="000D1DAB" w:rsidP="000F40B7">
            <w:pPr>
              <w:rPr>
                <w:rFonts w:ascii="Arial" w:hAnsi="Arial"/>
                <w:b/>
                <w:sz w:val="20"/>
              </w:rPr>
            </w:pPr>
            <w:r>
              <w:rPr>
                <w:rFonts w:ascii="Arial" w:hAnsi="Arial"/>
                <w:b/>
                <w:sz w:val="20"/>
              </w:rPr>
              <w:t>SW 32/2016</w:t>
            </w:r>
          </w:p>
        </w:tc>
      </w:tr>
      <w:tr w:rsidR="000D1DAB" w:rsidRPr="001E3DA6" w:rsidTr="000D1DAB">
        <w:trPr>
          <w:cantSplit/>
          <w:trHeight w:hRule="exact" w:val="267"/>
          <w:jc w:val="center"/>
        </w:trPr>
        <w:tc>
          <w:tcPr>
            <w:tcW w:w="1418" w:type="dxa"/>
            <w:tcBorders>
              <w:bottom w:val="nil"/>
            </w:tcBorders>
            <w:vAlign w:val="center"/>
          </w:tcPr>
          <w:p w:rsidR="000D1DAB" w:rsidRPr="001E3DA6" w:rsidRDefault="000D1DAB" w:rsidP="000F40B7">
            <w:pPr>
              <w:rPr>
                <w:rFonts w:ascii="Arial" w:hAnsi="Arial"/>
                <w:sz w:val="20"/>
              </w:rPr>
            </w:pPr>
            <w:r w:rsidRPr="001E3DA6">
              <w:rPr>
                <w:rFonts w:ascii="Arial" w:hAnsi="Arial"/>
                <w:sz w:val="20"/>
              </w:rPr>
              <w:t>Oblast:</w:t>
            </w:r>
          </w:p>
        </w:tc>
        <w:tc>
          <w:tcPr>
            <w:tcW w:w="5245" w:type="dxa"/>
            <w:gridSpan w:val="3"/>
            <w:tcBorders>
              <w:bottom w:val="nil"/>
            </w:tcBorders>
            <w:vAlign w:val="center"/>
          </w:tcPr>
          <w:p w:rsidR="000D1DAB" w:rsidRPr="001E3DA6" w:rsidRDefault="000D1DAB" w:rsidP="000F40B7">
            <w:pPr>
              <w:rPr>
                <w:rFonts w:ascii="Arial" w:hAnsi="Arial"/>
                <w:b/>
                <w:sz w:val="20"/>
              </w:rPr>
            </w:pPr>
            <w:r w:rsidRPr="001E3DA6">
              <w:rPr>
                <w:rFonts w:ascii="Arial" w:hAnsi="Arial"/>
                <w:b/>
                <w:sz w:val="20"/>
              </w:rPr>
              <w:t>Sistemi bazirani na znanju</w:t>
            </w:r>
          </w:p>
        </w:tc>
      </w:tr>
      <w:tr w:rsidR="000D1DAB" w:rsidRPr="001E3DA6" w:rsidTr="000D1DAB">
        <w:trPr>
          <w:cantSplit/>
          <w:trHeight w:hRule="exact" w:val="287"/>
          <w:jc w:val="center"/>
        </w:trPr>
        <w:tc>
          <w:tcPr>
            <w:tcW w:w="1418" w:type="dxa"/>
            <w:tcBorders>
              <w:top w:val="single" w:sz="4" w:space="0" w:color="auto"/>
              <w:bottom w:val="single" w:sz="12" w:space="0" w:color="auto"/>
            </w:tcBorders>
            <w:vAlign w:val="center"/>
          </w:tcPr>
          <w:p w:rsidR="000D1DAB" w:rsidRPr="001E3DA6" w:rsidRDefault="000D1DAB" w:rsidP="000F40B7">
            <w:pPr>
              <w:rPr>
                <w:rFonts w:ascii="Arial" w:hAnsi="Arial"/>
                <w:sz w:val="20"/>
              </w:rPr>
            </w:pPr>
            <w:r w:rsidRPr="001E3DA6">
              <w:rPr>
                <w:rFonts w:ascii="Arial" w:hAnsi="Arial"/>
                <w:sz w:val="20"/>
              </w:rPr>
              <w:t>Mentor:</w:t>
            </w:r>
          </w:p>
        </w:tc>
        <w:tc>
          <w:tcPr>
            <w:tcW w:w="5245" w:type="dxa"/>
            <w:gridSpan w:val="3"/>
            <w:tcBorders>
              <w:top w:val="single" w:sz="4" w:space="0" w:color="auto"/>
              <w:bottom w:val="single" w:sz="12" w:space="0" w:color="auto"/>
            </w:tcBorders>
            <w:vAlign w:val="center"/>
          </w:tcPr>
          <w:p w:rsidR="000D1DAB" w:rsidRPr="001E3DA6" w:rsidRDefault="000D1DAB" w:rsidP="000F40B7">
            <w:pPr>
              <w:rPr>
                <w:rFonts w:ascii="Arial" w:hAnsi="Arial"/>
                <w:b/>
                <w:sz w:val="20"/>
              </w:rPr>
            </w:pPr>
            <w:r w:rsidRPr="001E3DA6">
              <w:rPr>
                <w:rFonts w:ascii="Arial" w:hAnsi="Arial"/>
                <w:b/>
                <w:sz w:val="20"/>
              </w:rPr>
              <w:t>prof. dr Siniša Nikolić</w:t>
            </w:r>
          </w:p>
        </w:tc>
      </w:tr>
      <w:tr w:rsidR="000D1DAB" w:rsidRPr="001E3DA6" w:rsidTr="000D1DAB">
        <w:trPr>
          <w:cantSplit/>
          <w:trHeight w:hRule="exact" w:val="1427"/>
          <w:jc w:val="center"/>
        </w:trPr>
        <w:tc>
          <w:tcPr>
            <w:tcW w:w="6663" w:type="dxa"/>
            <w:gridSpan w:val="4"/>
            <w:tcBorders>
              <w:top w:val="single" w:sz="12" w:space="0" w:color="auto"/>
              <w:bottom w:val="single" w:sz="12" w:space="0" w:color="auto"/>
            </w:tcBorders>
            <w:shd w:val="pct5" w:color="auto" w:fill="auto"/>
            <w:vAlign w:val="center"/>
          </w:tcPr>
          <w:p w:rsidR="000D1DAB" w:rsidRPr="001E3DA6" w:rsidRDefault="000D1DAB" w:rsidP="000F40B7">
            <w:pPr>
              <w:pStyle w:val="tab"/>
              <w:spacing w:before="0" w:after="0"/>
              <w:ind w:left="34" w:right="-108"/>
              <w:jc w:val="left"/>
              <w:rPr>
                <w:rFonts w:ascii="Arial" w:hAnsi="Arial"/>
                <w:sz w:val="18"/>
                <w:szCs w:val="18"/>
              </w:rPr>
            </w:pPr>
            <w:r w:rsidRPr="001E3DA6">
              <w:rPr>
                <w:rFonts w:ascii="Arial" w:hAnsi="Arial"/>
                <w:sz w:val="18"/>
                <w:szCs w:val="18"/>
              </w:rPr>
              <w:t>NA OSNOVU PODNETE PRIJAVE, PRILOŽENE DOKUMENTACIJE I ODREDBI STATUTA FAKULTETA IZDAJE SE ZADATAK ZA DIPLOMSKI RAD, SA SLEDEĆIM ELEMENTIMA:</w:t>
            </w:r>
          </w:p>
          <w:p w:rsidR="000D1DAB" w:rsidRPr="001E3DA6" w:rsidRDefault="000D1DAB" w:rsidP="000D1DAB">
            <w:pPr>
              <w:numPr>
                <w:ilvl w:val="0"/>
                <w:numId w:val="12"/>
              </w:numPr>
              <w:spacing w:after="0" w:line="240" w:lineRule="auto"/>
              <w:jc w:val="both"/>
              <w:rPr>
                <w:rFonts w:ascii="Arial" w:hAnsi="Arial"/>
                <w:sz w:val="16"/>
                <w:szCs w:val="16"/>
              </w:rPr>
            </w:pPr>
            <w:r w:rsidRPr="001E3DA6">
              <w:rPr>
                <w:rFonts w:ascii="Arial" w:hAnsi="Arial"/>
                <w:sz w:val="16"/>
                <w:szCs w:val="16"/>
              </w:rPr>
              <w:t>problem – tema rada;</w:t>
            </w:r>
          </w:p>
          <w:p w:rsidR="000D1DAB" w:rsidRPr="001E3DA6" w:rsidRDefault="000D1DAB" w:rsidP="000D1DAB">
            <w:pPr>
              <w:numPr>
                <w:ilvl w:val="0"/>
                <w:numId w:val="12"/>
              </w:numPr>
              <w:spacing w:after="0" w:line="240" w:lineRule="auto"/>
              <w:jc w:val="both"/>
              <w:rPr>
                <w:rFonts w:ascii="Arial" w:hAnsi="Arial"/>
                <w:sz w:val="16"/>
                <w:szCs w:val="16"/>
              </w:rPr>
            </w:pPr>
            <w:r w:rsidRPr="001E3DA6">
              <w:rPr>
                <w:rFonts w:ascii="Arial" w:hAnsi="Arial"/>
                <w:sz w:val="16"/>
                <w:szCs w:val="16"/>
              </w:rPr>
              <w:t>način rešavanja problema i način praktične provere rezultata rada, ako je takva provera neophodna;</w:t>
            </w:r>
          </w:p>
          <w:p w:rsidR="000D1DAB" w:rsidRPr="001E3DA6" w:rsidRDefault="000D1DAB" w:rsidP="000D1DAB">
            <w:pPr>
              <w:numPr>
                <w:ilvl w:val="0"/>
                <w:numId w:val="12"/>
              </w:numPr>
              <w:spacing w:after="0" w:line="240" w:lineRule="auto"/>
              <w:jc w:val="both"/>
              <w:rPr>
                <w:rFonts w:ascii="Arial" w:hAnsi="Arial"/>
                <w:sz w:val="16"/>
                <w:szCs w:val="16"/>
              </w:rPr>
            </w:pPr>
            <w:r w:rsidRPr="001E3DA6">
              <w:rPr>
                <w:rFonts w:ascii="Arial" w:hAnsi="Arial"/>
                <w:sz w:val="16"/>
                <w:szCs w:val="16"/>
              </w:rPr>
              <w:t>literatura</w:t>
            </w:r>
          </w:p>
          <w:p w:rsidR="000D1DAB" w:rsidRPr="001E3DA6" w:rsidRDefault="000D1DAB" w:rsidP="000F40B7">
            <w:pPr>
              <w:pStyle w:val="tab"/>
              <w:spacing w:before="0" w:after="0"/>
              <w:ind w:left="34" w:right="-108"/>
              <w:jc w:val="center"/>
              <w:rPr>
                <w:rFonts w:ascii="Arial" w:hAnsi="Arial"/>
              </w:rPr>
            </w:pPr>
          </w:p>
          <w:p w:rsidR="000D1DAB" w:rsidRPr="001E3DA6" w:rsidRDefault="000D1DAB" w:rsidP="000F40B7">
            <w:pPr>
              <w:pStyle w:val="tab"/>
              <w:spacing w:before="0" w:after="0"/>
              <w:ind w:left="34" w:right="-108"/>
              <w:jc w:val="center"/>
              <w:rPr>
                <w:rFonts w:ascii="Arial" w:hAnsi="Arial"/>
              </w:rPr>
            </w:pPr>
          </w:p>
          <w:p w:rsidR="000D1DAB" w:rsidRPr="001E3DA6" w:rsidRDefault="000D1DAB" w:rsidP="000F40B7">
            <w:pPr>
              <w:pStyle w:val="tab"/>
              <w:spacing w:before="0" w:after="0"/>
              <w:ind w:left="34" w:right="-108"/>
              <w:jc w:val="center"/>
              <w:rPr>
                <w:rFonts w:ascii="Arial" w:hAnsi="Arial"/>
              </w:rPr>
            </w:pPr>
          </w:p>
        </w:tc>
      </w:tr>
    </w:tbl>
    <w:p w:rsidR="000D1DAB" w:rsidRPr="00D15004" w:rsidRDefault="000D1DAB" w:rsidP="000D1DAB">
      <w:pPr>
        <w:pStyle w:val="tab"/>
        <w:tabs>
          <w:tab w:val="left" w:pos="6237"/>
        </w:tabs>
        <w:spacing w:before="0" w:after="0"/>
        <w:jc w:val="left"/>
        <w:rPr>
          <w:rFonts w:ascii="Arial" w:hAnsi="Arial"/>
          <w:b/>
          <w:spacing w:val="-4"/>
        </w:rPr>
      </w:pPr>
      <w:r w:rsidRPr="00D15004">
        <w:rPr>
          <w:rFonts w:ascii="Arial" w:hAnsi="Arial"/>
          <w:b/>
          <w:spacing w:val="-4"/>
        </w:rPr>
        <w:t>NASLOV DIPLOMSKOG (BACHELOR) RADA:</w:t>
      </w:r>
    </w:p>
    <w:tbl>
      <w:tblPr>
        <w:tblW w:w="6663" w:type="dxa"/>
        <w:jc w:val="center"/>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0D1DAB" w:rsidRPr="001E3DA6" w:rsidTr="000D1DAB">
        <w:trPr>
          <w:cantSplit/>
          <w:trHeight w:hRule="exact" w:val="601"/>
          <w:jc w:val="center"/>
        </w:trPr>
        <w:tc>
          <w:tcPr>
            <w:tcW w:w="6663" w:type="dxa"/>
            <w:tcBorders>
              <w:top w:val="single" w:sz="12" w:space="0" w:color="auto"/>
              <w:bottom w:val="single" w:sz="12" w:space="0" w:color="auto"/>
            </w:tcBorders>
            <w:vAlign w:val="center"/>
          </w:tcPr>
          <w:p w:rsidR="000D1DAB" w:rsidRPr="00C3725F" w:rsidRDefault="000D1DAB" w:rsidP="000F40B7">
            <w:pPr>
              <w:pStyle w:val="tab"/>
              <w:spacing w:before="0" w:after="0"/>
              <w:jc w:val="center"/>
              <w:rPr>
                <w:rFonts w:ascii="Arial" w:hAnsi="Arial"/>
                <w:sz w:val="18"/>
                <w:szCs w:val="18"/>
              </w:rPr>
            </w:pPr>
          </w:p>
        </w:tc>
      </w:tr>
    </w:tbl>
    <w:p w:rsidR="000D1DAB" w:rsidRPr="00AD5DD6" w:rsidRDefault="000D1DAB" w:rsidP="000D1DAB">
      <w:pPr>
        <w:pStyle w:val="tab"/>
        <w:tabs>
          <w:tab w:val="left" w:pos="6237"/>
        </w:tabs>
        <w:spacing w:before="0" w:after="0"/>
        <w:jc w:val="left"/>
        <w:rPr>
          <w:rFonts w:ascii="Arial" w:hAnsi="Arial"/>
          <w:b/>
          <w:spacing w:val="-4"/>
        </w:rPr>
      </w:pPr>
      <w:r w:rsidRPr="00AD5DD6">
        <w:rPr>
          <w:rFonts w:ascii="Arial" w:hAnsi="Arial"/>
          <w:b/>
          <w:spacing w:val="-4"/>
        </w:rPr>
        <w:t>TEKST ZADATKA:</w:t>
      </w:r>
    </w:p>
    <w:tbl>
      <w:tblPr>
        <w:tblW w:w="6663" w:type="dxa"/>
        <w:jc w:val="center"/>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0D1DAB" w:rsidRPr="001E3DA6" w:rsidTr="000D1DAB">
        <w:trPr>
          <w:cantSplit/>
          <w:trHeight w:hRule="exact" w:val="1325"/>
          <w:jc w:val="center"/>
        </w:trPr>
        <w:tc>
          <w:tcPr>
            <w:tcW w:w="6663" w:type="dxa"/>
            <w:tcBorders>
              <w:top w:val="single" w:sz="12" w:space="0" w:color="auto"/>
              <w:bottom w:val="single" w:sz="12" w:space="0" w:color="auto"/>
            </w:tcBorders>
          </w:tcPr>
          <w:p w:rsidR="000D1DAB" w:rsidRPr="008C38CE" w:rsidRDefault="000D1DAB" w:rsidP="000F40B7">
            <w:pPr>
              <w:pStyle w:val="tab"/>
              <w:spacing w:before="0" w:after="0"/>
              <w:ind w:firstLine="0"/>
              <w:rPr>
                <w:rFonts w:ascii="Arial" w:hAnsi="Arial"/>
                <w:sz w:val="18"/>
                <w:szCs w:val="18"/>
              </w:rPr>
            </w:pPr>
          </w:p>
        </w:tc>
      </w:tr>
    </w:tbl>
    <w:p w:rsidR="000D1DAB" w:rsidRPr="0048703C" w:rsidRDefault="000D1DAB" w:rsidP="000D1DAB">
      <w:pPr>
        <w:rPr>
          <w:rFonts w:ascii="Arial" w:hAnsi="Arial"/>
          <w:sz w:val="12"/>
        </w:rPr>
      </w:pPr>
    </w:p>
    <w:tbl>
      <w:tblPr>
        <w:tblW w:w="6663" w:type="dxa"/>
        <w:jc w:val="center"/>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0D1DAB" w:rsidRPr="001E3DA6" w:rsidTr="000D1DAB">
        <w:trPr>
          <w:cantSplit/>
          <w:trHeight w:hRule="exact" w:val="350"/>
          <w:jc w:val="center"/>
        </w:trPr>
        <w:tc>
          <w:tcPr>
            <w:tcW w:w="3261" w:type="dxa"/>
            <w:tcBorders>
              <w:top w:val="single" w:sz="12" w:space="0" w:color="auto"/>
              <w:bottom w:val="single" w:sz="4" w:space="0" w:color="auto"/>
            </w:tcBorders>
            <w:vAlign w:val="center"/>
          </w:tcPr>
          <w:p w:rsidR="000D1DAB" w:rsidRPr="00F4693E" w:rsidRDefault="000D1DAB" w:rsidP="000F40B7">
            <w:pPr>
              <w:rPr>
                <w:rFonts w:ascii="Arial" w:hAnsi="Arial"/>
                <w:sz w:val="20"/>
              </w:rPr>
            </w:pPr>
            <w:r w:rsidRPr="00F4693E">
              <w:rPr>
                <w:rFonts w:ascii="Arial" w:hAnsi="Arial"/>
                <w:sz w:val="20"/>
              </w:rPr>
              <w:t>Rukovodilac studijskog programa:</w:t>
            </w:r>
          </w:p>
        </w:tc>
        <w:tc>
          <w:tcPr>
            <w:tcW w:w="3402" w:type="dxa"/>
            <w:tcBorders>
              <w:top w:val="single" w:sz="12" w:space="0" w:color="auto"/>
              <w:bottom w:val="single" w:sz="4" w:space="0" w:color="auto"/>
            </w:tcBorders>
            <w:vAlign w:val="center"/>
          </w:tcPr>
          <w:p w:rsidR="000D1DAB" w:rsidRPr="000D63CF" w:rsidRDefault="000D1DAB" w:rsidP="000F40B7">
            <w:pPr>
              <w:rPr>
                <w:rFonts w:ascii="Arial" w:hAnsi="Arial"/>
                <w:sz w:val="20"/>
              </w:rPr>
            </w:pPr>
            <w:r w:rsidRPr="000D63CF">
              <w:rPr>
                <w:rFonts w:ascii="Arial" w:hAnsi="Arial"/>
                <w:sz w:val="20"/>
              </w:rPr>
              <w:t>Mentor rada:</w:t>
            </w:r>
          </w:p>
        </w:tc>
      </w:tr>
      <w:tr w:rsidR="000D1DAB" w:rsidRPr="001E3DA6" w:rsidTr="000D1DAB">
        <w:trPr>
          <w:cantSplit/>
          <w:trHeight w:hRule="exact" w:val="325"/>
          <w:jc w:val="center"/>
        </w:trPr>
        <w:tc>
          <w:tcPr>
            <w:tcW w:w="3261" w:type="dxa"/>
            <w:tcBorders>
              <w:top w:val="single" w:sz="4" w:space="0" w:color="auto"/>
              <w:bottom w:val="single" w:sz="12" w:space="0" w:color="auto"/>
            </w:tcBorders>
          </w:tcPr>
          <w:p w:rsidR="000D1DAB" w:rsidRPr="001E3DA6" w:rsidRDefault="000D1DAB" w:rsidP="000F40B7">
            <w:pPr>
              <w:rPr>
                <w:rFonts w:ascii="Arial" w:hAnsi="Arial"/>
                <w:sz w:val="20"/>
              </w:rPr>
            </w:pPr>
          </w:p>
        </w:tc>
        <w:tc>
          <w:tcPr>
            <w:tcW w:w="3402" w:type="dxa"/>
            <w:tcBorders>
              <w:top w:val="single" w:sz="4" w:space="0" w:color="auto"/>
              <w:bottom w:val="single" w:sz="12" w:space="0" w:color="auto"/>
            </w:tcBorders>
          </w:tcPr>
          <w:p w:rsidR="000D1DAB" w:rsidRPr="001E3DA6" w:rsidRDefault="000D1DAB" w:rsidP="000F40B7">
            <w:pPr>
              <w:rPr>
                <w:rFonts w:ascii="Arial" w:hAnsi="Arial"/>
                <w:sz w:val="20"/>
              </w:rPr>
            </w:pPr>
          </w:p>
        </w:tc>
      </w:tr>
    </w:tbl>
    <w:p w:rsidR="000D1DAB" w:rsidRPr="001E3DA6" w:rsidRDefault="000D1DAB" w:rsidP="000D1DAB">
      <w:pPr>
        <w:rPr>
          <w:rFonts w:ascii="Arial" w:hAnsi="Arial"/>
          <w:sz w:val="16"/>
        </w:rPr>
      </w:pPr>
    </w:p>
    <w:tbl>
      <w:tblPr>
        <w:tblW w:w="6663" w:type="dxa"/>
        <w:jc w:val="center"/>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0D1DAB" w:rsidRPr="0031405F" w:rsidTr="000D1DAB">
        <w:trPr>
          <w:cantSplit/>
          <w:trHeight w:hRule="exact" w:val="400"/>
          <w:jc w:val="center"/>
        </w:trPr>
        <w:tc>
          <w:tcPr>
            <w:tcW w:w="6663" w:type="dxa"/>
            <w:vAlign w:val="center"/>
          </w:tcPr>
          <w:p w:rsidR="000D1DAB" w:rsidRPr="00AD5DD6" w:rsidRDefault="000D1DAB" w:rsidP="000F40B7">
            <w:pPr>
              <w:ind w:left="-57" w:right="-57"/>
              <w:rPr>
                <w:rFonts w:ascii="Arial" w:hAnsi="Arial"/>
                <w:sz w:val="16"/>
                <w:szCs w:val="16"/>
              </w:rPr>
            </w:pPr>
            <w:r w:rsidRPr="00AD5DD6">
              <w:rPr>
                <w:rFonts w:ascii="Arial" w:hAnsi="Arial"/>
                <w:sz w:val="20"/>
                <w:szCs w:val="20"/>
              </w:rPr>
              <w:t>Primerak za:</w:t>
            </w:r>
            <w:r w:rsidRPr="00AD5DD6">
              <w:rPr>
                <w:rFonts w:ascii="Arial" w:hAnsi="Arial"/>
                <w:sz w:val="16"/>
                <w:szCs w:val="16"/>
              </w:rPr>
              <w:t xml:space="preserve">  </w:t>
            </w:r>
            <w:r w:rsidRPr="001E3DA6">
              <w:rPr>
                <w:rFonts w:ascii="Arial" w:hAnsi="Arial"/>
              </w:rPr>
              <w:fldChar w:fldCharType="begin">
                <w:ffData>
                  <w:name w:val="Check3"/>
                  <w:enabled/>
                  <w:calcOnExit w:val="0"/>
                  <w:checkBox>
                    <w:sizeAuto/>
                    <w:default w:val="0"/>
                  </w:checkBox>
                </w:ffData>
              </w:fldChar>
            </w:r>
            <w:r w:rsidRPr="0031405F">
              <w:rPr>
                <w:rFonts w:ascii="Arial" w:hAnsi="Arial"/>
              </w:rPr>
              <w:instrText xml:space="preserve"> FORMCHECKBOX </w:instrText>
            </w:r>
            <w:r w:rsidRPr="001E3DA6">
              <w:rPr>
                <w:rFonts w:ascii="Arial" w:hAnsi="Arial"/>
              </w:rPr>
            </w:r>
            <w:r w:rsidRPr="001E3DA6">
              <w:rPr>
                <w:rFonts w:ascii="Arial" w:hAnsi="Arial"/>
              </w:rPr>
              <w:fldChar w:fldCharType="end"/>
            </w:r>
            <w:r w:rsidRPr="00AD5DD6">
              <w:t xml:space="preserve"> </w:t>
            </w:r>
            <w:r w:rsidRPr="00AD5DD6">
              <w:rPr>
                <w:rFonts w:ascii="Arial" w:hAnsi="Arial"/>
                <w:sz w:val="20"/>
              </w:rPr>
              <w:t xml:space="preserve">-  Studenta;   </w:t>
            </w:r>
            <w:r w:rsidRPr="001E3DA6">
              <w:rPr>
                <w:rFonts w:ascii="Arial" w:hAnsi="Arial"/>
              </w:rPr>
              <w:fldChar w:fldCharType="begin">
                <w:ffData>
                  <w:name w:val="Check3"/>
                  <w:enabled/>
                  <w:calcOnExit w:val="0"/>
                  <w:checkBox>
                    <w:sizeAuto/>
                    <w:default w:val="0"/>
                  </w:checkBox>
                </w:ffData>
              </w:fldChar>
            </w:r>
            <w:r w:rsidRPr="0031405F">
              <w:rPr>
                <w:rFonts w:ascii="Arial" w:hAnsi="Arial"/>
              </w:rPr>
              <w:instrText xml:space="preserve"> FORMCHECKBOX </w:instrText>
            </w:r>
            <w:r w:rsidRPr="001E3DA6">
              <w:rPr>
                <w:rFonts w:ascii="Arial" w:hAnsi="Arial"/>
              </w:rPr>
            </w:r>
            <w:r w:rsidRPr="001E3DA6">
              <w:rPr>
                <w:rFonts w:ascii="Arial" w:hAnsi="Arial"/>
              </w:rPr>
              <w:fldChar w:fldCharType="end"/>
            </w:r>
            <w:r w:rsidRPr="00AD5DD6">
              <w:rPr>
                <w:rFonts w:ascii="Arial" w:hAnsi="Arial"/>
                <w:sz w:val="20"/>
              </w:rPr>
              <w:t xml:space="preserve"> - Mentora</w:t>
            </w:r>
          </w:p>
        </w:tc>
      </w:tr>
    </w:tbl>
    <w:p w:rsidR="00071C95" w:rsidRDefault="00071C95" w:rsidP="000D1DAB">
      <w:pPr>
        <w:ind w:right="285"/>
        <w:jc w:val="center"/>
      </w:pPr>
    </w:p>
    <w:p w:rsidR="009C6637" w:rsidRDefault="009C6637" w:rsidP="000D1DAB">
      <w:pPr>
        <w:ind w:right="285"/>
        <w:jc w:val="center"/>
        <w:rPr>
          <w:ins w:id="0" w:author="Marko" w:date="2020-09-09T13:44:00Z"/>
        </w:rPr>
        <w:sectPr w:rsidR="009C6637" w:rsidSect="00E55331">
          <w:pgSz w:w="10319" w:h="14571" w:code="13"/>
          <w:pgMar w:top="1440" w:right="1440" w:bottom="1440" w:left="1440" w:header="708" w:footer="708" w:gutter="0"/>
          <w:cols w:space="708"/>
          <w:docGrid w:linePitch="360"/>
        </w:sectPr>
      </w:pPr>
    </w:p>
    <w:p w:rsidR="00071C95" w:rsidRDefault="00071C95" w:rsidP="000D1DAB">
      <w:pPr>
        <w:ind w:right="285"/>
        <w:jc w:val="center"/>
      </w:pPr>
    </w:p>
    <w:sdt>
      <w:sdtPr>
        <w:rPr>
          <w:rFonts w:asciiTheme="minorHAnsi" w:eastAsiaTheme="minorHAnsi" w:hAnsiTheme="minorHAnsi" w:cstheme="minorBidi"/>
          <w:b w:val="0"/>
          <w:bCs w:val="0"/>
          <w:color w:val="auto"/>
          <w:sz w:val="22"/>
          <w:szCs w:val="22"/>
          <w:lang w:eastAsia="en-US"/>
        </w:rPr>
        <w:id w:val="-770235037"/>
        <w:docPartObj>
          <w:docPartGallery w:val="Table of Contents"/>
          <w:docPartUnique/>
        </w:docPartObj>
      </w:sdtPr>
      <w:sdtEndPr>
        <w:rPr>
          <w:noProof/>
        </w:rPr>
      </w:sdtEndPr>
      <w:sdtContent>
        <w:p w:rsidR="00071C95" w:rsidRDefault="00071C95">
          <w:pPr>
            <w:pStyle w:val="TOCHeading"/>
          </w:pPr>
          <w:r>
            <w:t>Sadržaj</w:t>
          </w:r>
        </w:p>
        <w:p w:rsidR="00540D69" w:rsidRDefault="00071C95">
          <w:pPr>
            <w:pStyle w:val="TOC1"/>
            <w:tabs>
              <w:tab w:val="left" w:pos="440"/>
              <w:tab w:val="right" w:leader="dot" w:pos="7429"/>
            </w:tabs>
            <w:rPr>
              <w:rFonts w:eastAsiaTheme="minorEastAsia"/>
              <w:noProof/>
            </w:rPr>
          </w:pPr>
          <w:r>
            <w:fldChar w:fldCharType="begin"/>
          </w:r>
          <w:r>
            <w:instrText xml:space="preserve"> TOC \o "1-3" \h \z \u </w:instrText>
          </w:r>
          <w:r>
            <w:fldChar w:fldCharType="separate"/>
          </w:r>
          <w:hyperlink w:anchor="_Toc50546222" w:history="1">
            <w:r w:rsidR="00540D69" w:rsidRPr="007B0BBF">
              <w:rPr>
                <w:rStyle w:val="Hyperlink"/>
                <w:noProof/>
              </w:rPr>
              <w:t>1.</w:t>
            </w:r>
            <w:r w:rsidR="00540D69">
              <w:rPr>
                <w:rFonts w:eastAsiaTheme="minorEastAsia"/>
                <w:noProof/>
              </w:rPr>
              <w:tab/>
            </w:r>
            <w:r w:rsidR="00540D69" w:rsidRPr="007B0BBF">
              <w:rPr>
                <w:rStyle w:val="Hyperlink"/>
                <w:noProof/>
              </w:rPr>
              <w:t>Uvod</w:t>
            </w:r>
            <w:r w:rsidR="00540D69">
              <w:rPr>
                <w:noProof/>
                <w:webHidden/>
              </w:rPr>
              <w:tab/>
            </w:r>
            <w:r w:rsidR="00540D69">
              <w:rPr>
                <w:noProof/>
                <w:webHidden/>
              </w:rPr>
              <w:fldChar w:fldCharType="begin"/>
            </w:r>
            <w:r w:rsidR="00540D69">
              <w:rPr>
                <w:noProof/>
                <w:webHidden/>
              </w:rPr>
              <w:instrText xml:space="preserve"> PAGEREF _Toc50546222 \h </w:instrText>
            </w:r>
            <w:r w:rsidR="00540D69">
              <w:rPr>
                <w:noProof/>
                <w:webHidden/>
              </w:rPr>
            </w:r>
            <w:r w:rsidR="00540D69">
              <w:rPr>
                <w:noProof/>
                <w:webHidden/>
              </w:rPr>
              <w:fldChar w:fldCharType="separate"/>
            </w:r>
            <w:r w:rsidR="00540D69">
              <w:rPr>
                <w:noProof/>
                <w:webHidden/>
              </w:rPr>
              <w:t>4</w:t>
            </w:r>
            <w:r w:rsidR="00540D69">
              <w:rPr>
                <w:noProof/>
                <w:webHidden/>
              </w:rPr>
              <w:fldChar w:fldCharType="end"/>
            </w:r>
          </w:hyperlink>
        </w:p>
        <w:p w:rsidR="00540D69" w:rsidRDefault="000D701B">
          <w:pPr>
            <w:pStyle w:val="TOC1"/>
            <w:tabs>
              <w:tab w:val="left" w:pos="440"/>
              <w:tab w:val="right" w:leader="dot" w:pos="7429"/>
            </w:tabs>
            <w:rPr>
              <w:rFonts w:eastAsiaTheme="minorEastAsia"/>
              <w:noProof/>
            </w:rPr>
          </w:pPr>
          <w:hyperlink w:anchor="_Toc50546223" w:history="1">
            <w:r w:rsidR="00540D69" w:rsidRPr="007B0BBF">
              <w:rPr>
                <w:rStyle w:val="Hyperlink"/>
                <w:noProof/>
                <w:lang w:val="sr-Latn-RS"/>
              </w:rPr>
              <w:t>2.</w:t>
            </w:r>
            <w:r w:rsidR="00540D69">
              <w:rPr>
                <w:rFonts w:eastAsiaTheme="minorEastAsia"/>
                <w:noProof/>
              </w:rPr>
              <w:tab/>
            </w:r>
            <w:r w:rsidR="00540D69" w:rsidRPr="007B0BBF">
              <w:rPr>
                <w:rStyle w:val="Hyperlink"/>
                <w:noProof/>
                <w:lang w:val="sr-Latn-RS"/>
              </w:rPr>
              <w:t>Stanje u oblasti</w:t>
            </w:r>
            <w:r w:rsidR="00540D69">
              <w:rPr>
                <w:noProof/>
                <w:webHidden/>
              </w:rPr>
              <w:tab/>
            </w:r>
            <w:r w:rsidR="00540D69">
              <w:rPr>
                <w:noProof/>
                <w:webHidden/>
              </w:rPr>
              <w:fldChar w:fldCharType="begin"/>
            </w:r>
            <w:r w:rsidR="00540D69">
              <w:rPr>
                <w:noProof/>
                <w:webHidden/>
              </w:rPr>
              <w:instrText xml:space="preserve"> PAGEREF _Toc50546223 \h </w:instrText>
            </w:r>
            <w:r w:rsidR="00540D69">
              <w:rPr>
                <w:noProof/>
                <w:webHidden/>
              </w:rPr>
            </w:r>
            <w:r w:rsidR="00540D69">
              <w:rPr>
                <w:noProof/>
                <w:webHidden/>
              </w:rPr>
              <w:fldChar w:fldCharType="separate"/>
            </w:r>
            <w:r w:rsidR="00540D69">
              <w:rPr>
                <w:noProof/>
                <w:webHidden/>
              </w:rPr>
              <w:t>5</w:t>
            </w:r>
            <w:r w:rsidR="00540D69">
              <w:rPr>
                <w:noProof/>
                <w:webHidden/>
              </w:rPr>
              <w:fldChar w:fldCharType="end"/>
            </w:r>
          </w:hyperlink>
        </w:p>
        <w:p w:rsidR="00540D69" w:rsidRDefault="000D701B">
          <w:pPr>
            <w:pStyle w:val="TOC2"/>
            <w:tabs>
              <w:tab w:val="right" w:leader="dot" w:pos="7429"/>
            </w:tabs>
            <w:rPr>
              <w:rFonts w:eastAsiaTheme="minorEastAsia"/>
              <w:noProof/>
            </w:rPr>
          </w:pPr>
          <w:hyperlink w:anchor="_Toc50546224" w:history="1">
            <w:r w:rsidR="00540D69" w:rsidRPr="007B0BBF">
              <w:rPr>
                <w:rStyle w:val="Hyperlink"/>
                <w:noProof/>
                <w:lang w:val="sr-Latn-RS"/>
              </w:rPr>
              <w:t>2.1 MyFitnessPal</w:t>
            </w:r>
            <w:r w:rsidR="00540D69">
              <w:rPr>
                <w:noProof/>
                <w:webHidden/>
              </w:rPr>
              <w:tab/>
            </w:r>
            <w:r w:rsidR="00540D69">
              <w:rPr>
                <w:noProof/>
                <w:webHidden/>
              </w:rPr>
              <w:fldChar w:fldCharType="begin"/>
            </w:r>
            <w:r w:rsidR="00540D69">
              <w:rPr>
                <w:noProof/>
                <w:webHidden/>
              </w:rPr>
              <w:instrText xml:space="preserve"> PAGEREF _Toc50546224 \h </w:instrText>
            </w:r>
            <w:r w:rsidR="00540D69">
              <w:rPr>
                <w:noProof/>
                <w:webHidden/>
              </w:rPr>
            </w:r>
            <w:r w:rsidR="00540D69">
              <w:rPr>
                <w:noProof/>
                <w:webHidden/>
              </w:rPr>
              <w:fldChar w:fldCharType="separate"/>
            </w:r>
            <w:r w:rsidR="00540D69">
              <w:rPr>
                <w:noProof/>
                <w:webHidden/>
              </w:rPr>
              <w:t>5</w:t>
            </w:r>
            <w:r w:rsidR="00540D69">
              <w:rPr>
                <w:noProof/>
                <w:webHidden/>
              </w:rPr>
              <w:fldChar w:fldCharType="end"/>
            </w:r>
          </w:hyperlink>
        </w:p>
        <w:p w:rsidR="00540D69" w:rsidRDefault="000D701B">
          <w:pPr>
            <w:pStyle w:val="TOC2"/>
            <w:tabs>
              <w:tab w:val="right" w:leader="dot" w:pos="7429"/>
            </w:tabs>
            <w:rPr>
              <w:rFonts w:eastAsiaTheme="minorEastAsia"/>
              <w:noProof/>
            </w:rPr>
          </w:pPr>
          <w:hyperlink w:anchor="_Toc50546225" w:history="1">
            <w:r w:rsidR="00540D69" w:rsidRPr="007B0BBF">
              <w:rPr>
                <w:rStyle w:val="Hyperlink"/>
                <w:noProof/>
                <w:lang w:val="sr-Latn-RS"/>
              </w:rPr>
              <w:t>2.2 Cronometer</w:t>
            </w:r>
            <w:r w:rsidR="00540D69">
              <w:rPr>
                <w:noProof/>
                <w:webHidden/>
              </w:rPr>
              <w:tab/>
            </w:r>
            <w:r w:rsidR="00540D69">
              <w:rPr>
                <w:noProof/>
                <w:webHidden/>
              </w:rPr>
              <w:fldChar w:fldCharType="begin"/>
            </w:r>
            <w:r w:rsidR="00540D69">
              <w:rPr>
                <w:noProof/>
                <w:webHidden/>
              </w:rPr>
              <w:instrText xml:space="preserve"> PAGEREF _Toc50546225 \h </w:instrText>
            </w:r>
            <w:r w:rsidR="00540D69">
              <w:rPr>
                <w:noProof/>
                <w:webHidden/>
              </w:rPr>
            </w:r>
            <w:r w:rsidR="00540D69">
              <w:rPr>
                <w:noProof/>
                <w:webHidden/>
              </w:rPr>
              <w:fldChar w:fldCharType="separate"/>
            </w:r>
            <w:r w:rsidR="00540D69">
              <w:rPr>
                <w:noProof/>
                <w:webHidden/>
              </w:rPr>
              <w:t>6</w:t>
            </w:r>
            <w:r w:rsidR="00540D69">
              <w:rPr>
                <w:noProof/>
                <w:webHidden/>
              </w:rPr>
              <w:fldChar w:fldCharType="end"/>
            </w:r>
          </w:hyperlink>
        </w:p>
        <w:p w:rsidR="00540D69" w:rsidRDefault="000D701B">
          <w:pPr>
            <w:pStyle w:val="TOC2"/>
            <w:tabs>
              <w:tab w:val="right" w:leader="dot" w:pos="7429"/>
            </w:tabs>
            <w:rPr>
              <w:rFonts w:eastAsiaTheme="minorEastAsia"/>
              <w:noProof/>
            </w:rPr>
          </w:pPr>
          <w:hyperlink w:anchor="_Toc50546226" w:history="1">
            <w:r w:rsidR="00540D69" w:rsidRPr="007B0BBF">
              <w:rPr>
                <w:rStyle w:val="Hyperlink"/>
                <w:noProof/>
                <w:lang w:val="sr-Latn-RS"/>
              </w:rPr>
              <w:t>2.3 Diskusija</w:t>
            </w:r>
            <w:r w:rsidR="00540D69">
              <w:rPr>
                <w:noProof/>
                <w:webHidden/>
              </w:rPr>
              <w:tab/>
            </w:r>
            <w:r w:rsidR="00540D69">
              <w:rPr>
                <w:noProof/>
                <w:webHidden/>
              </w:rPr>
              <w:fldChar w:fldCharType="begin"/>
            </w:r>
            <w:r w:rsidR="00540D69">
              <w:rPr>
                <w:noProof/>
                <w:webHidden/>
              </w:rPr>
              <w:instrText xml:space="preserve"> PAGEREF _Toc50546226 \h </w:instrText>
            </w:r>
            <w:r w:rsidR="00540D69">
              <w:rPr>
                <w:noProof/>
                <w:webHidden/>
              </w:rPr>
            </w:r>
            <w:r w:rsidR="00540D69">
              <w:rPr>
                <w:noProof/>
                <w:webHidden/>
              </w:rPr>
              <w:fldChar w:fldCharType="separate"/>
            </w:r>
            <w:r w:rsidR="00540D69">
              <w:rPr>
                <w:noProof/>
                <w:webHidden/>
              </w:rPr>
              <w:t>7</w:t>
            </w:r>
            <w:r w:rsidR="00540D69">
              <w:rPr>
                <w:noProof/>
                <w:webHidden/>
              </w:rPr>
              <w:fldChar w:fldCharType="end"/>
            </w:r>
          </w:hyperlink>
        </w:p>
        <w:p w:rsidR="00540D69" w:rsidRDefault="000D701B">
          <w:pPr>
            <w:pStyle w:val="TOC1"/>
            <w:tabs>
              <w:tab w:val="left" w:pos="440"/>
              <w:tab w:val="right" w:leader="dot" w:pos="7429"/>
            </w:tabs>
            <w:rPr>
              <w:rFonts w:eastAsiaTheme="minorEastAsia"/>
              <w:noProof/>
            </w:rPr>
          </w:pPr>
          <w:hyperlink w:anchor="_Toc50546227" w:history="1">
            <w:r w:rsidR="00540D69" w:rsidRPr="007B0BBF">
              <w:rPr>
                <w:rStyle w:val="Hyperlink"/>
                <w:noProof/>
                <w:lang w:val="sr-Latn-RS"/>
              </w:rPr>
              <w:t>3.</w:t>
            </w:r>
            <w:r w:rsidR="00540D69">
              <w:rPr>
                <w:rFonts w:eastAsiaTheme="minorEastAsia"/>
                <w:noProof/>
              </w:rPr>
              <w:tab/>
            </w:r>
            <w:r w:rsidR="00540D69" w:rsidRPr="007B0BBF">
              <w:rPr>
                <w:rStyle w:val="Hyperlink"/>
                <w:noProof/>
                <w:lang w:val="sr-Latn-RS"/>
              </w:rPr>
              <w:t>Tehnologije</w:t>
            </w:r>
            <w:r w:rsidR="00540D69">
              <w:rPr>
                <w:noProof/>
                <w:webHidden/>
              </w:rPr>
              <w:tab/>
            </w:r>
            <w:r w:rsidR="00540D69">
              <w:rPr>
                <w:noProof/>
                <w:webHidden/>
              </w:rPr>
              <w:fldChar w:fldCharType="begin"/>
            </w:r>
            <w:r w:rsidR="00540D69">
              <w:rPr>
                <w:noProof/>
                <w:webHidden/>
              </w:rPr>
              <w:instrText xml:space="preserve"> PAGEREF _Toc50546227 \h </w:instrText>
            </w:r>
            <w:r w:rsidR="00540D69">
              <w:rPr>
                <w:noProof/>
                <w:webHidden/>
              </w:rPr>
            </w:r>
            <w:r w:rsidR="00540D69">
              <w:rPr>
                <w:noProof/>
                <w:webHidden/>
              </w:rPr>
              <w:fldChar w:fldCharType="separate"/>
            </w:r>
            <w:r w:rsidR="00540D69">
              <w:rPr>
                <w:noProof/>
                <w:webHidden/>
              </w:rPr>
              <w:t>9</w:t>
            </w:r>
            <w:r w:rsidR="00540D69">
              <w:rPr>
                <w:noProof/>
                <w:webHidden/>
              </w:rPr>
              <w:fldChar w:fldCharType="end"/>
            </w:r>
          </w:hyperlink>
        </w:p>
        <w:p w:rsidR="00540D69" w:rsidRDefault="000D701B">
          <w:pPr>
            <w:pStyle w:val="TOC2"/>
            <w:tabs>
              <w:tab w:val="right" w:leader="dot" w:pos="7429"/>
            </w:tabs>
            <w:rPr>
              <w:rFonts w:eastAsiaTheme="minorEastAsia"/>
              <w:noProof/>
            </w:rPr>
          </w:pPr>
          <w:hyperlink w:anchor="_Toc50546228" w:history="1">
            <w:r w:rsidR="00540D69" w:rsidRPr="007B0BBF">
              <w:rPr>
                <w:rStyle w:val="Hyperlink"/>
                <w:noProof/>
                <w:lang w:val="sr-Latn-RS"/>
              </w:rPr>
              <w:t>3.1 React i React Native</w:t>
            </w:r>
            <w:r w:rsidR="00540D69">
              <w:rPr>
                <w:noProof/>
                <w:webHidden/>
              </w:rPr>
              <w:tab/>
            </w:r>
            <w:r w:rsidR="00540D69">
              <w:rPr>
                <w:noProof/>
                <w:webHidden/>
              </w:rPr>
              <w:fldChar w:fldCharType="begin"/>
            </w:r>
            <w:r w:rsidR="00540D69">
              <w:rPr>
                <w:noProof/>
                <w:webHidden/>
              </w:rPr>
              <w:instrText xml:space="preserve"> PAGEREF _Toc50546228 \h </w:instrText>
            </w:r>
            <w:r w:rsidR="00540D69">
              <w:rPr>
                <w:noProof/>
                <w:webHidden/>
              </w:rPr>
            </w:r>
            <w:r w:rsidR="00540D69">
              <w:rPr>
                <w:noProof/>
                <w:webHidden/>
              </w:rPr>
              <w:fldChar w:fldCharType="separate"/>
            </w:r>
            <w:r w:rsidR="00540D69">
              <w:rPr>
                <w:noProof/>
                <w:webHidden/>
              </w:rPr>
              <w:t>9</w:t>
            </w:r>
            <w:r w:rsidR="00540D69">
              <w:rPr>
                <w:noProof/>
                <w:webHidden/>
              </w:rPr>
              <w:fldChar w:fldCharType="end"/>
            </w:r>
          </w:hyperlink>
        </w:p>
        <w:p w:rsidR="00540D69" w:rsidRDefault="000D701B">
          <w:pPr>
            <w:pStyle w:val="TOC2"/>
            <w:tabs>
              <w:tab w:val="right" w:leader="dot" w:pos="7429"/>
            </w:tabs>
            <w:rPr>
              <w:rFonts w:eastAsiaTheme="minorEastAsia"/>
              <w:noProof/>
            </w:rPr>
          </w:pPr>
          <w:hyperlink w:anchor="_Toc50546229" w:history="1">
            <w:r w:rsidR="00540D69" w:rsidRPr="007B0BBF">
              <w:rPr>
                <w:rStyle w:val="Hyperlink"/>
                <w:noProof/>
              </w:rPr>
              <w:t>3.2 Spring</w:t>
            </w:r>
            <w:r w:rsidR="00540D69">
              <w:rPr>
                <w:noProof/>
                <w:webHidden/>
              </w:rPr>
              <w:tab/>
            </w:r>
            <w:r w:rsidR="00540D69">
              <w:rPr>
                <w:noProof/>
                <w:webHidden/>
              </w:rPr>
              <w:fldChar w:fldCharType="begin"/>
            </w:r>
            <w:r w:rsidR="00540D69">
              <w:rPr>
                <w:noProof/>
                <w:webHidden/>
              </w:rPr>
              <w:instrText xml:space="preserve"> PAGEREF _Toc50546229 \h </w:instrText>
            </w:r>
            <w:r w:rsidR="00540D69">
              <w:rPr>
                <w:noProof/>
                <w:webHidden/>
              </w:rPr>
            </w:r>
            <w:r w:rsidR="00540D69">
              <w:rPr>
                <w:noProof/>
                <w:webHidden/>
              </w:rPr>
              <w:fldChar w:fldCharType="separate"/>
            </w:r>
            <w:r w:rsidR="00540D69">
              <w:rPr>
                <w:noProof/>
                <w:webHidden/>
              </w:rPr>
              <w:t>10</w:t>
            </w:r>
            <w:r w:rsidR="00540D69">
              <w:rPr>
                <w:noProof/>
                <w:webHidden/>
              </w:rPr>
              <w:fldChar w:fldCharType="end"/>
            </w:r>
          </w:hyperlink>
        </w:p>
        <w:p w:rsidR="00540D69" w:rsidRDefault="000D701B">
          <w:pPr>
            <w:pStyle w:val="TOC2"/>
            <w:tabs>
              <w:tab w:val="right" w:leader="dot" w:pos="7429"/>
            </w:tabs>
            <w:rPr>
              <w:rFonts w:eastAsiaTheme="minorEastAsia"/>
              <w:noProof/>
            </w:rPr>
          </w:pPr>
          <w:hyperlink w:anchor="_Toc50546230" w:history="1">
            <w:r w:rsidR="00540D69" w:rsidRPr="007B0BBF">
              <w:rPr>
                <w:rStyle w:val="Hyperlink"/>
                <w:noProof/>
                <w:lang w:val="sr-Latn-RS"/>
              </w:rPr>
              <w:t>3.3 REST</w:t>
            </w:r>
            <w:r w:rsidR="00540D69">
              <w:rPr>
                <w:noProof/>
                <w:webHidden/>
              </w:rPr>
              <w:tab/>
            </w:r>
            <w:r w:rsidR="00540D69">
              <w:rPr>
                <w:noProof/>
                <w:webHidden/>
              </w:rPr>
              <w:fldChar w:fldCharType="begin"/>
            </w:r>
            <w:r w:rsidR="00540D69">
              <w:rPr>
                <w:noProof/>
                <w:webHidden/>
              </w:rPr>
              <w:instrText xml:space="preserve"> PAGEREF _Toc50546230 \h </w:instrText>
            </w:r>
            <w:r w:rsidR="00540D69">
              <w:rPr>
                <w:noProof/>
                <w:webHidden/>
              </w:rPr>
            </w:r>
            <w:r w:rsidR="00540D69">
              <w:rPr>
                <w:noProof/>
                <w:webHidden/>
              </w:rPr>
              <w:fldChar w:fldCharType="separate"/>
            </w:r>
            <w:r w:rsidR="00540D69">
              <w:rPr>
                <w:noProof/>
                <w:webHidden/>
              </w:rPr>
              <w:t>12</w:t>
            </w:r>
            <w:r w:rsidR="00540D69">
              <w:rPr>
                <w:noProof/>
                <w:webHidden/>
              </w:rPr>
              <w:fldChar w:fldCharType="end"/>
            </w:r>
          </w:hyperlink>
        </w:p>
        <w:p w:rsidR="00540D69" w:rsidRDefault="000D701B">
          <w:pPr>
            <w:pStyle w:val="TOC2"/>
            <w:tabs>
              <w:tab w:val="right" w:leader="dot" w:pos="7429"/>
            </w:tabs>
            <w:rPr>
              <w:rFonts w:eastAsiaTheme="minorEastAsia"/>
              <w:noProof/>
            </w:rPr>
          </w:pPr>
          <w:hyperlink w:anchor="_Toc50546231" w:history="1">
            <w:r w:rsidR="00540D69" w:rsidRPr="007B0BBF">
              <w:rPr>
                <w:rStyle w:val="Hyperlink"/>
                <w:noProof/>
                <w:lang w:val="sr-Latn-RS"/>
              </w:rPr>
              <w:t>3.4 Drools</w:t>
            </w:r>
            <w:r w:rsidR="00540D69">
              <w:rPr>
                <w:noProof/>
                <w:webHidden/>
              </w:rPr>
              <w:tab/>
            </w:r>
            <w:r w:rsidR="00540D69">
              <w:rPr>
                <w:noProof/>
                <w:webHidden/>
              </w:rPr>
              <w:fldChar w:fldCharType="begin"/>
            </w:r>
            <w:r w:rsidR="00540D69">
              <w:rPr>
                <w:noProof/>
                <w:webHidden/>
              </w:rPr>
              <w:instrText xml:space="preserve"> PAGEREF _Toc50546231 \h </w:instrText>
            </w:r>
            <w:r w:rsidR="00540D69">
              <w:rPr>
                <w:noProof/>
                <w:webHidden/>
              </w:rPr>
            </w:r>
            <w:r w:rsidR="00540D69">
              <w:rPr>
                <w:noProof/>
                <w:webHidden/>
              </w:rPr>
              <w:fldChar w:fldCharType="separate"/>
            </w:r>
            <w:r w:rsidR="00540D69">
              <w:rPr>
                <w:noProof/>
                <w:webHidden/>
              </w:rPr>
              <w:t>12</w:t>
            </w:r>
            <w:r w:rsidR="00540D69">
              <w:rPr>
                <w:noProof/>
                <w:webHidden/>
              </w:rPr>
              <w:fldChar w:fldCharType="end"/>
            </w:r>
          </w:hyperlink>
        </w:p>
        <w:p w:rsidR="00540D69" w:rsidRDefault="000D701B">
          <w:pPr>
            <w:pStyle w:val="TOC1"/>
            <w:tabs>
              <w:tab w:val="left" w:pos="440"/>
              <w:tab w:val="right" w:leader="dot" w:pos="7429"/>
            </w:tabs>
            <w:rPr>
              <w:rFonts w:eastAsiaTheme="minorEastAsia"/>
              <w:noProof/>
            </w:rPr>
          </w:pPr>
          <w:hyperlink w:anchor="_Toc50546232" w:history="1">
            <w:r w:rsidR="00540D69" w:rsidRPr="007B0BBF">
              <w:rPr>
                <w:rStyle w:val="Hyperlink"/>
                <w:noProof/>
                <w:lang w:val="sr-Latn-RS"/>
              </w:rPr>
              <w:t>4.</w:t>
            </w:r>
            <w:r w:rsidR="00540D69">
              <w:rPr>
                <w:rFonts w:eastAsiaTheme="minorEastAsia"/>
                <w:noProof/>
              </w:rPr>
              <w:tab/>
            </w:r>
            <w:r w:rsidR="00540D69" w:rsidRPr="007B0BBF">
              <w:rPr>
                <w:rStyle w:val="Hyperlink"/>
                <w:noProof/>
                <w:lang w:val="sr-Latn-RS"/>
              </w:rPr>
              <w:t>Specifikacija sistema</w:t>
            </w:r>
            <w:r w:rsidR="00540D69">
              <w:rPr>
                <w:noProof/>
                <w:webHidden/>
              </w:rPr>
              <w:tab/>
            </w:r>
            <w:r w:rsidR="00540D69">
              <w:rPr>
                <w:noProof/>
                <w:webHidden/>
              </w:rPr>
              <w:fldChar w:fldCharType="begin"/>
            </w:r>
            <w:r w:rsidR="00540D69">
              <w:rPr>
                <w:noProof/>
                <w:webHidden/>
              </w:rPr>
              <w:instrText xml:space="preserve"> PAGEREF _Toc50546232 \h </w:instrText>
            </w:r>
            <w:r w:rsidR="00540D69">
              <w:rPr>
                <w:noProof/>
                <w:webHidden/>
              </w:rPr>
            </w:r>
            <w:r w:rsidR="00540D69">
              <w:rPr>
                <w:noProof/>
                <w:webHidden/>
              </w:rPr>
              <w:fldChar w:fldCharType="separate"/>
            </w:r>
            <w:r w:rsidR="00540D69">
              <w:rPr>
                <w:noProof/>
                <w:webHidden/>
              </w:rPr>
              <w:t>14</w:t>
            </w:r>
            <w:r w:rsidR="00540D69">
              <w:rPr>
                <w:noProof/>
                <w:webHidden/>
              </w:rPr>
              <w:fldChar w:fldCharType="end"/>
            </w:r>
          </w:hyperlink>
        </w:p>
        <w:p w:rsidR="00540D69" w:rsidRDefault="000D701B">
          <w:pPr>
            <w:pStyle w:val="TOC2"/>
            <w:tabs>
              <w:tab w:val="right" w:leader="dot" w:pos="7429"/>
            </w:tabs>
            <w:rPr>
              <w:rFonts w:eastAsiaTheme="minorEastAsia"/>
              <w:noProof/>
            </w:rPr>
          </w:pPr>
          <w:hyperlink w:anchor="_Toc50546233" w:history="1">
            <w:r w:rsidR="00540D69" w:rsidRPr="007B0BBF">
              <w:rPr>
                <w:rStyle w:val="Hyperlink"/>
                <w:noProof/>
                <w:lang w:val="sr-Latn-RS"/>
              </w:rPr>
              <w:t>4.1 Dijagram klasa</w:t>
            </w:r>
            <w:r w:rsidR="00540D69">
              <w:rPr>
                <w:noProof/>
                <w:webHidden/>
              </w:rPr>
              <w:tab/>
            </w:r>
            <w:r w:rsidR="00540D69">
              <w:rPr>
                <w:noProof/>
                <w:webHidden/>
              </w:rPr>
              <w:fldChar w:fldCharType="begin"/>
            </w:r>
            <w:r w:rsidR="00540D69">
              <w:rPr>
                <w:noProof/>
                <w:webHidden/>
              </w:rPr>
              <w:instrText xml:space="preserve"> PAGEREF _Toc50546233 \h </w:instrText>
            </w:r>
            <w:r w:rsidR="00540D69">
              <w:rPr>
                <w:noProof/>
                <w:webHidden/>
              </w:rPr>
            </w:r>
            <w:r w:rsidR="00540D69">
              <w:rPr>
                <w:noProof/>
                <w:webHidden/>
              </w:rPr>
              <w:fldChar w:fldCharType="separate"/>
            </w:r>
            <w:r w:rsidR="00540D69">
              <w:rPr>
                <w:noProof/>
                <w:webHidden/>
              </w:rPr>
              <w:t>14</w:t>
            </w:r>
            <w:r w:rsidR="00540D69">
              <w:rPr>
                <w:noProof/>
                <w:webHidden/>
              </w:rPr>
              <w:fldChar w:fldCharType="end"/>
            </w:r>
          </w:hyperlink>
        </w:p>
        <w:p w:rsidR="00540D69" w:rsidRDefault="000D701B">
          <w:pPr>
            <w:pStyle w:val="TOC2"/>
            <w:tabs>
              <w:tab w:val="right" w:leader="dot" w:pos="7429"/>
            </w:tabs>
            <w:rPr>
              <w:rFonts w:eastAsiaTheme="minorEastAsia"/>
              <w:noProof/>
            </w:rPr>
          </w:pPr>
          <w:hyperlink w:anchor="_Toc50546234" w:history="1">
            <w:r w:rsidR="00540D69" w:rsidRPr="007B0BBF">
              <w:rPr>
                <w:rStyle w:val="Hyperlink"/>
                <w:noProof/>
                <w:lang w:val="sr-Latn-RS"/>
              </w:rPr>
              <w:t>4.2 Dijagram slučajeva korišćenja</w:t>
            </w:r>
            <w:r w:rsidR="00540D69">
              <w:rPr>
                <w:noProof/>
                <w:webHidden/>
              </w:rPr>
              <w:tab/>
            </w:r>
            <w:r w:rsidR="00540D69">
              <w:rPr>
                <w:noProof/>
                <w:webHidden/>
              </w:rPr>
              <w:fldChar w:fldCharType="begin"/>
            </w:r>
            <w:r w:rsidR="00540D69">
              <w:rPr>
                <w:noProof/>
                <w:webHidden/>
              </w:rPr>
              <w:instrText xml:space="preserve"> PAGEREF _Toc50546234 \h </w:instrText>
            </w:r>
            <w:r w:rsidR="00540D69">
              <w:rPr>
                <w:noProof/>
                <w:webHidden/>
              </w:rPr>
            </w:r>
            <w:r w:rsidR="00540D69">
              <w:rPr>
                <w:noProof/>
                <w:webHidden/>
              </w:rPr>
              <w:fldChar w:fldCharType="separate"/>
            </w:r>
            <w:r w:rsidR="00540D69">
              <w:rPr>
                <w:noProof/>
                <w:webHidden/>
              </w:rPr>
              <w:t>16</w:t>
            </w:r>
            <w:r w:rsidR="00540D69">
              <w:rPr>
                <w:noProof/>
                <w:webHidden/>
              </w:rPr>
              <w:fldChar w:fldCharType="end"/>
            </w:r>
          </w:hyperlink>
        </w:p>
        <w:p w:rsidR="00540D69" w:rsidRDefault="000D701B">
          <w:pPr>
            <w:pStyle w:val="TOC1"/>
            <w:tabs>
              <w:tab w:val="left" w:pos="440"/>
              <w:tab w:val="right" w:leader="dot" w:pos="7429"/>
            </w:tabs>
            <w:rPr>
              <w:rFonts w:eastAsiaTheme="minorEastAsia"/>
              <w:noProof/>
            </w:rPr>
          </w:pPr>
          <w:hyperlink w:anchor="_Toc50546235" w:history="1">
            <w:r w:rsidR="00540D69" w:rsidRPr="007B0BBF">
              <w:rPr>
                <w:rStyle w:val="Hyperlink"/>
                <w:noProof/>
                <w:lang w:val="sr-Latn-RS"/>
              </w:rPr>
              <w:t>5.</w:t>
            </w:r>
            <w:r w:rsidR="00540D69">
              <w:rPr>
                <w:rFonts w:eastAsiaTheme="minorEastAsia"/>
                <w:noProof/>
              </w:rPr>
              <w:tab/>
            </w:r>
            <w:r w:rsidR="00540D69" w:rsidRPr="007B0BBF">
              <w:rPr>
                <w:rStyle w:val="Hyperlink"/>
                <w:noProof/>
                <w:lang w:val="sr-Latn-RS"/>
              </w:rPr>
              <w:t>Implementacija</w:t>
            </w:r>
            <w:r w:rsidR="00540D69">
              <w:rPr>
                <w:noProof/>
                <w:webHidden/>
              </w:rPr>
              <w:tab/>
            </w:r>
            <w:r w:rsidR="00540D69">
              <w:rPr>
                <w:noProof/>
                <w:webHidden/>
              </w:rPr>
              <w:fldChar w:fldCharType="begin"/>
            </w:r>
            <w:r w:rsidR="00540D69">
              <w:rPr>
                <w:noProof/>
                <w:webHidden/>
              </w:rPr>
              <w:instrText xml:space="preserve"> PAGEREF _Toc50546235 \h </w:instrText>
            </w:r>
            <w:r w:rsidR="00540D69">
              <w:rPr>
                <w:noProof/>
                <w:webHidden/>
              </w:rPr>
            </w:r>
            <w:r w:rsidR="00540D69">
              <w:rPr>
                <w:noProof/>
                <w:webHidden/>
              </w:rPr>
              <w:fldChar w:fldCharType="separate"/>
            </w:r>
            <w:r w:rsidR="00540D69">
              <w:rPr>
                <w:noProof/>
                <w:webHidden/>
              </w:rPr>
              <w:t>19</w:t>
            </w:r>
            <w:r w:rsidR="00540D69">
              <w:rPr>
                <w:noProof/>
                <w:webHidden/>
              </w:rPr>
              <w:fldChar w:fldCharType="end"/>
            </w:r>
          </w:hyperlink>
        </w:p>
        <w:p w:rsidR="00540D69" w:rsidRDefault="000D701B">
          <w:pPr>
            <w:pStyle w:val="TOC2"/>
            <w:tabs>
              <w:tab w:val="right" w:leader="dot" w:pos="7429"/>
            </w:tabs>
            <w:rPr>
              <w:rFonts w:eastAsiaTheme="minorEastAsia"/>
              <w:noProof/>
            </w:rPr>
          </w:pPr>
          <w:hyperlink w:anchor="_Toc50546236" w:history="1">
            <w:r w:rsidR="00540D69" w:rsidRPr="007B0BBF">
              <w:rPr>
                <w:rStyle w:val="Hyperlink"/>
                <w:noProof/>
                <w:lang w:val="sr-Latn-RS"/>
              </w:rPr>
              <w:t>5.1 Serverska aplikacija</w:t>
            </w:r>
            <w:r w:rsidR="00540D69">
              <w:rPr>
                <w:noProof/>
                <w:webHidden/>
              </w:rPr>
              <w:tab/>
            </w:r>
            <w:r w:rsidR="00540D69">
              <w:rPr>
                <w:noProof/>
                <w:webHidden/>
              </w:rPr>
              <w:fldChar w:fldCharType="begin"/>
            </w:r>
            <w:r w:rsidR="00540D69">
              <w:rPr>
                <w:noProof/>
                <w:webHidden/>
              </w:rPr>
              <w:instrText xml:space="preserve"> PAGEREF _Toc50546236 \h </w:instrText>
            </w:r>
            <w:r w:rsidR="00540D69">
              <w:rPr>
                <w:noProof/>
                <w:webHidden/>
              </w:rPr>
            </w:r>
            <w:r w:rsidR="00540D69">
              <w:rPr>
                <w:noProof/>
                <w:webHidden/>
              </w:rPr>
              <w:fldChar w:fldCharType="separate"/>
            </w:r>
            <w:r w:rsidR="00540D69">
              <w:rPr>
                <w:noProof/>
                <w:webHidden/>
              </w:rPr>
              <w:t>19</w:t>
            </w:r>
            <w:r w:rsidR="00540D69">
              <w:rPr>
                <w:noProof/>
                <w:webHidden/>
              </w:rPr>
              <w:fldChar w:fldCharType="end"/>
            </w:r>
          </w:hyperlink>
        </w:p>
        <w:p w:rsidR="00540D69" w:rsidRDefault="000D701B">
          <w:pPr>
            <w:pStyle w:val="TOC2"/>
            <w:tabs>
              <w:tab w:val="right" w:leader="dot" w:pos="7429"/>
            </w:tabs>
            <w:rPr>
              <w:rFonts w:eastAsiaTheme="minorEastAsia"/>
              <w:noProof/>
            </w:rPr>
          </w:pPr>
          <w:hyperlink w:anchor="_Toc50546237" w:history="1">
            <w:r w:rsidR="00540D69" w:rsidRPr="007B0BBF">
              <w:rPr>
                <w:rStyle w:val="Hyperlink"/>
                <w:noProof/>
                <w:lang w:val="sr-Latn-RS"/>
              </w:rPr>
              <w:t>5.2 Drools aplikacija</w:t>
            </w:r>
            <w:r w:rsidR="00540D69">
              <w:rPr>
                <w:noProof/>
                <w:webHidden/>
              </w:rPr>
              <w:tab/>
            </w:r>
            <w:r w:rsidR="00540D69">
              <w:rPr>
                <w:noProof/>
                <w:webHidden/>
              </w:rPr>
              <w:fldChar w:fldCharType="begin"/>
            </w:r>
            <w:r w:rsidR="00540D69">
              <w:rPr>
                <w:noProof/>
                <w:webHidden/>
              </w:rPr>
              <w:instrText xml:space="preserve"> PAGEREF _Toc50546237 \h </w:instrText>
            </w:r>
            <w:r w:rsidR="00540D69">
              <w:rPr>
                <w:noProof/>
                <w:webHidden/>
              </w:rPr>
            </w:r>
            <w:r w:rsidR="00540D69">
              <w:rPr>
                <w:noProof/>
                <w:webHidden/>
              </w:rPr>
              <w:fldChar w:fldCharType="separate"/>
            </w:r>
            <w:r w:rsidR="00540D69">
              <w:rPr>
                <w:noProof/>
                <w:webHidden/>
              </w:rPr>
              <w:t>22</w:t>
            </w:r>
            <w:r w:rsidR="00540D69">
              <w:rPr>
                <w:noProof/>
                <w:webHidden/>
              </w:rPr>
              <w:fldChar w:fldCharType="end"/>
            </w:r>
          </w:hyperlink>
        </w:p>
        <w:p w:rsidR="00540D69" w:rsidRDefault="000D701B">
          <w:pPr>
            <w:pStyle w:val="TOC2"/>
            <w:tabs>
              <w:tab w:val="right" w:leader="dot" w:pos="7429"/>
            </w:tabs>
            <w:rPr>
              <w:rFonts w:eastAsiaTheme="minorEastAsia"/>
              <w:noProof/>
            </w:rPr>
          </w:pPr>
          <w:hyperlink w:anchor="_Toc50546238" w:history="1">
            <w:r w:rsidR="00540D69" w:rsidRPr="007B0BBF">
              <w:rPr>
                <w:rStyle w:val="Hyperlink"/>
                <w:noProof/>
                <w:lang w:val="sr-Latn-RS"/>
              </w:rPr>
              <w:t>5.3 Administratorska aplikacija</w:t>
            </w:r>
            <w:r w:rsidR="00540D69">
              <w:rPr>
                <w:noProof/>
                <w:webHidden/>
              </w:rPr>
              <w:tab/>
            </w:r>
            <w:r w:rsidR="00540D69">
              <w:rPr>
                <w:noProof/>
                <w:webHidden/>
              </w:rPr>
              <w:fldChar w:fldCharType="begin"/>
            </w:r>
            <w:r w:rsidR="00540D69">
              <w:rPr>
                <w:noProof/>
                <w:webHidden/>
              </w:rPr>
              <w:instrText xml:space="preserve"> PAGEREF _Toc50546238 \h </w:instrText>
            </w:r>
            <w:r w:rsidR="00540D69">
              <w:rPr>
                <w:noProof/>
                <w:webHidden/>
              </w:rPr>
            </w:r>
            <w:r w:rsidR="00540D69">
              <w:rPr>
                <w:noProof/>
                <w:webHidden/>
              </w:rPr>
              <w:fldChar w:fldCharType="separate"/>
            </w:r>
            <w:r w:rsidR="00540D69">
              <w:rPr>
                <w:noProof/>
                <w:webHidden/>
              </w:rPr>
              <w:t>30</w:t>
            </w:r>
            <w:r w:rsidR="00540D69">
              <w:rPr>
                <w:noProof/>
                <w:webHidden/>
              </w:rPr>
              <w:fldChar w:fldCharType="end"/>
            </w:r>
          </w:hyperlink>
        </w:p>
        <w:p w:rsidR="00540D69" w:rsidRDefault="000D701B">
          <w:pPr>
            <w:pStyle w:val="TOC2"/>
            <w:tabs>
              <w:tab w:val="right" w:leader="dot" w:pos="7429"/>
            </w:tabs>
            <w:rPr>
              <w:rFonts w:eastAsiaTheme="minorEastAsia"/>
              <w:noProof/>
            </w:rPr>
          </w:pPr>
          <w:hyperlink w:anchor="_Toc50546239" w:history="1">
            <w:r w:rsidR="00540D69" w:rsidRPr="007B0BBF">
              <w:rPr>
                <w:rStyle w:val="Hyperlink"/>
                <w:noProof/>
                <w:lang w:val="sr-Latn-RS"/>
              </w:rPr>
              <w:t>5.4 Mobilna aplikacija</w:t>
            </w:r>
            <w:r w:rsidR="00540D69">
              <w:rPr>
                <w:noProof/>
                <w:webHidden/>
              </w:rPr>
              <w:tab/>
            </w:r>
            <w:r w:rsidR="00540D69">
              <w:rPr>
                <w:noProof/>
                <w:webHidden/>
              </w:rPr>
              <w:fldChar w:fldCharType="begin"/>
            </w:r>
            <w:r w:rsidR="00540D69">
              <w:rPr>
                <w:noProof/>
                <w:webHidden/>
              </w:rPr>
              <w:instrText xml:space="preserve"> PAGEREF _Toc50546239 \h </w:instrText>
            </w:r>
            <w:r w:rsidR="00540D69">
              <w:rPr>
                <w:noProof/>
                <w:webHidden/>
              </w:rPr>
            </w:r>
            <w:r w:rsidR="00540D69">
              <w:rPr>
                <w:noProof/>
                <w:webHidden/>
              </w:rPr>
              <w:fldChar w:fldCharType="separate"/>
            </w:r>
            <w:r w:rsidR="00540D69">
              <w:rPr>
                <w:noProof/>
                <w:webHidden/>
              </w:rPr>
              <w:t>30</w:t>
            </w:r>
            <w:r w:rsidR="00540D69">
              <w:rPr>
                <w:noProof/>
                <w:webHidden/>
              </w:rPr>
              <w:fldChar w:fldCharType="end"/>
            </w:r>
          </w:hyperlink>
        </w:p>
        <w:p w:rsidR="00540D69" w:rsidRDefault="000D701B">
          <w:pPr>
            <w:pStyle w:val="TOC1"/>
            <w:tabs>
              <w:tab w:val="left" w:pos="440"/>
              <w:tab w:val="right" w:leader="dot" w:pos="7429"/>
            </w:tabs>
            <w:rPr>
              <w:rFonts w:eastAsiaTheme="minorEastAsia"/>
              <w:noProof/>
            </w:rPr>
          </w:pPr>
          <w:hyperlink w:anchor="_Toc50546240" w:history="1">
            <w:r w:rsidR="00540D69" w:rsidRPr="007B0BBF">
              <w:rPr>
                <w:rStyle w:val="Hyperlink"/>
                <w:noProof/>
                <w:lang w:val="sr-Latn-RS"/>
              </w:rPr>
              <w:t>6.</w:t>
            </w:r>
            <w:r w:rsidR="00540D69">
              <w:rPr>
                <w:rFonts w:eastAsiaTheme="minorEastAsia"/>
                <w:noProof/>
              </w:rPr>
              <w:tab/>
            </w:r>
            <w:r w:rsidR="00540D69" w:rsidRPr="007B0BBF">
              <w:rPr>
                <w:rStyle w:val="Hyperlink"/>
                <w:noProof/>
                <w:lang w:val="sr-Latn-RS"/>
              </w:rPr>
              <w:t>Prikaz implementiranog rešenja</w:t>
            </w:r>
            <w:r w:rsidR="00540D69">
              <w:rPr>
                <w:noProof/>
                <w:webHidden/>
              </w:rPr>
              <w:tab/>
            </w:r>
            <w:r w:rsidR="00540D69">
              <w:rPr>
                <w:noProof/>
                <w:webHidden/>
              </w:rPr>
              <w:fldChar w:fldCharType="begin"/>
            </w:r>
            <w:r w:rsidR="00540D69">
              <w:rPr>
                <w:noProof/>
                <w:webHidden/>
              </w:rPr>
              <w:instrText xml:space="preserve"> PAGEREF _Toc50546240 \h </w:instrText>
            </w:r>
            <w:r w:rsidR="00540D69">
              <w:rPr>
                <w:noProof/>
                <w:webHidden/>
              </w:rPr>
            </w:r>
            <w:r w:rsidR="00540D69">
              <w:rPr>
                <w:noProof/>
                <w:webHidden/>
              </w:rPr>
              <w:fldChar w:fldCharType="separate"/>
            </w:r>
            <w:r w:rsidR="00540D69">
              <w:rPr>
                <w:noProof/>
                <w:webHidden/>
              </w:rPr>
              <w:t>31</w:t>
            </w:r>
            <w:r w:rsidR="00540D69">
              <w:rPr>
                <w:noProof/>
                <w:webHidden/>
              </w:rPr>
              <w:fldChar w:fldCharType="end"/>
            </w:r>
          </w:hyperlink>
        </w:p>
        <w:p w:rsidR="00540D69" w:rsidRDefault="000D701B">
          <w:pPr>
            <w:pStyle w:val="TOC2"/>
            <w:tabs>
              <w:tab w:val="right" w:leader="dot" w:pos="7429"/>
            </w:tabs>
            <w:rPr>
              <w:rFonts w:eastAsiaTheme="minorEastAsia"/>
              <w:noProof/>
            </w:rPr>
          </w:pPr>
          <w:hyperlink w:anchor="_Toc50546241" w:history="1">
            <w:r w:rsidR="00540D69" w:rsidRPr="007B0BBF">
              <w:rPr>
                <w:rStyle w:val="Hyperlink"/>
                <w:noProof/>
                <w:lang w:val="sr-Latn-RS"/>
              </w:rPr>
              <w:t>6.1 Administratorska aplikacija</w:t>
            </w:r>
            <w:r w:rsidR="00540D69">
              <w:rPr>
                <w:noProof/>
                <w:webHidden/>
              </w:rPr>
              <w:tab/>
            </w:r>
            <w:r w:rsidR="00540D69">
              <w:rPr>
                <w:noProof/>
                <w:webHidden/>
              </w:rPr>
              <w:fldChar w:fldCharType="begin"/>
            </w:r>
            <w:r w:rsidR="00540D69">
              <w:rPr>
                <w:noProof/>
                <w:webHidden/>
              </w:rPr>
              <w:instrText xml:space="preserve"> PAGEREF _Toc50546241 \h </w:instrText>
            </w:r>
            <w:r w:rsidR="00540D69">
              <w:rPr>
                <w:noProof/>
                <w:webHidden/>
              </w:rPr>
            </w:r>
            <w:r w:rsidR="00540D69">
              <w:rPr>
                <w:noProof/>
                <w:webHidden/>
              </w:rPr>
              <w:fldChar w:fldCharType="separate"/>
            </w:r>
            <w:r w:rsidR="00540D69">
              <w:rPr>
                <w:noProof/>
                <w:webHidden/>
              </w:rPr>
              <w:t>31</w:t>
            </w:r>
            <w:r w:rsidR="00540D69">
              <w:rPr>
                <w:noProof/>
                <w:webHidden/>
              </w:rPr>
              <w:fldChar w:fldCharType="end"/>
            </w:r>
          </w:hyperlink>
        </w:p>
        <w:p w:rsidR="00540D69" w:rsidRDefault="000D701B">
          <w:pPr>
            <w:pStyle w:val="TOC2"/>
            <w:tabs>
              <w:tab w:val="right" w:leader="dot" w:pos="7429"/>
            </w:tabs>
            <w:rPr>
              <w:rFonts w:eastAsiaTheme="minorEastAsia"/>
              <w:noProof/>
            </w:rPr>
          </w:pPr>
          <w:hyperlink w:anchor="_Toc50546242" w:history="1">
            <w:r w:rsidR="00540D69" w:rsidRPr="007B0BBF">
              <w:rPr>
                <w:rStyle w:val="Hyperlink"/>
                <w:noProof/>
                <w:lang w:val="sr-Latn-RS"/>
              </w:rPr>
              <w:t>6.2 Mobilna aplikacija</w:t>
            </w:r>
            <w:r w:rsidR="00540D69">
              <w:rPr>
                <w:noProof/>
                <w:webHidden/>
              </w:rPr>
              <w:tab/>
            </w:r>
            <w:r w:rsidR="00540D69">
              <w:rPr>
                <w:noProof/>
                <w:webHidden/>
              </w:rPr>
              <w:fldChar w:fldCharType="begin"/>
            </w:r>
            <w:r w:rsidR="00540D69">
              <w:rPr>
                <w:noProof/>
                <w:webHidden/>
              </w:rPr>
              <w:instrText xml:space="preserve"> PAGEREF _Toc50546242 \h </w:instrText>
            </w:r>
            <w:r w:rsidR="00540D69">
              <w:rPr>
                <w:noProof/>
                <w:webHidden/>
              </w:rPr>
            </w:r>
            <w:r w:rsidR="00540D69">
              <w:rPr>
                <w:noProof/>
                <w:webHidden/>
              </w:rPr>
              <w:fldChar w:fldCharType="separate"/>
            </w:r>
            <w:r w:rsidR="00540D69">
              <w:rPr>
                <w:noProof/>
                <w:webHidden/>
              </w:rPr>
              <w:t>32</w:t>
            </w:r>
            <w:r w:rsidR="00540D69">
              <w:rPr>
                <w:noProof/>
                <w:webHidden/>
              </w:rPr>
              <w:fldChar w:fldCharType="end"/>
            </w:r>
          </w:hyperlink>
        </w:p>
        <w:p w:rsidR="00540D69" w:rsidRDefault="000D701B">
          <w:pPr>
            <w:pStyle w:val="TOC1"/>
            <w:tabs>
              <w:tab w:val="left" w:pos="440"/>
              <w:tab w:val="right" w:leader="dot" w:pos="7429"/>
            </w:tabs>
            <w:rPr>
              <w:rFonts w:eastAsiaTheme="minorEastAsia"/>
              <w:noProof/>
            </w:rPr>
          </w:pPr>
          <w:hyperlink w:anchor="_Toc50546243" w:history="1">
            <w:r w:rsidR="00540D69" w:rsidRPr="007B0BBF">
              <w:rPr>
                <w:rStyle w:val="Hyperlink"/>
                <w:noProof/>
                <w:lang w:val="sr-Latn-RS"/>
              </w:rPr>
              <w:t>7.</w:t>
            </w:r>
            <w:r w:rsidR="00540D69">
              <w:rPr>
                <w:rFonts w:eastAsiaTheme="minorEastAsia"/>
                <w:noProof/>
              </w:rPr>
              <w:tab/>
            </w:r>
            <w:r w:rsidR="00540D69" w:rsidRPr="007B0BBF">
              <w:rPr>
                <w:rStyle w:val="Hyperlink"/>
                <w:noProof/>
                <w:lang w:val="sr-Latn-RS"/>
              </w:rPr>
              <w:t>Zaključak</w:t>
            </w:r>
            <w:r w:rsidR="00540D69">
              <w:rPr>
                <w:noProof/>
                <w:webHidden/>
              </w:rPr>
              <w:tab/>
            </w:r>
            <w:r w:rsidR="00540D69">
              <w:rPr>
                <w:noProof/>
                <w:webHidden/>
              </w:rPr>
              <w:fldChar w:fldCharType="begin"/>
            </w:r>
            <w:r w:rsidR="00540D69">
              <w:rPr>
                <w:noProof/>
                <w:webHidden/>
              </w:rPr>
              <w:instrText xml:space="preserve"> PAGEREF _Toc50546243 \h </w:instrText>
            </w:r>
            <w:r w:rsidR="00540D69">
              <w:rPr>
                <w:noProof/>
                <w:webHidden/>
              </w:rPr>
            </w:r>
            <w:r w:rsidR="00540D69">
              <w:rPr>
                <w:noProof/>
                <w:webHidden/>
              </w:rPr>
              <w:fldChar w:fldCharType="separate"/>
            </w:r>
            <w:r w:rsidR="00540D69">
              <w:rPr>
                <w:noProof/>
                <w:webHidden/>
              </w:rPr>
              <w:t>36</w:t>
            </w:r>
            <w:r w:rsidR="00540D69">
              <w:rPr>
                <w:noProof/>
                <w:webHidden/>
              </w:rPr>
              <w:fldChar w:fldCharType="end"/>
            </w:r>
          </w:hyperlink>
        </w:p>
        <w:p w:rsidR="00540D69" w:rsidRDefault="000D701B">
          <w:pPr>
            <w:pStyle w:val="TOC1"/>
            <w:tabs>
              <w:tab w:val="right" w:leader="dot" w:pos="7429"/>
            </w:tabs>
            <w:rPr>
              <w:rFonts w:eastAsiaTheme="minorEastAsia"/>
              <w:noProof/>
            </w:rPr>
          </w:pPr>
          <w:hyperlink w:anchor="_Toc50546244" w:history="1">
            <w:r w:rsidR="00540D69" w:rsidRPr="007B0BBF">
              <w:rPr>
                <w:rStyle w:val="Hyperlink"/>
                <w:noProof/>
                <w:lang w:val="sr-Latn-RS"/>
              </w:rPr>
              <w:t>Literatura</w:t>
            </w:r>
            <w:r w:rsidR="00540D69">
              <w:rPr>
                <w:noProof/>
                <w:webHidden/>
              </w:rPr>
              <w:tab/>
            </w:r>
            <w:r w:rsidR="00540D69">
              <w:rPr>
                <w:noProof/>
                <w:webHidden/>
              </w:rPr>
              <w:fldChar w:fldCharType="begin"/>
            </w:r>
            <w:r w:rsidR="00540D69">
              <w:rPr>
                <w:noProof/>
                <w:webHidden/>
              </w:rPr>
              <w:instrText xml:space="preserve"> PAGEREF _Toc50546244 \h </w:instrText>
            </w:r>
            <w:r w:rsidR="00540D69">
              <w:rPr>
                <w:noProof/>
                <w:webHidden/>
              </w:rPr>
            </w:r>
            <w:r w:rsidR="00540D69">
              <w:rPr>
                <w:noProof/>
                <w:webHidden/>
              </w:rPr>
              <w:fldChar w:fldCharType="separate"/>
            </w:r>
            <w:r w:rsidR="00540D69">
              <w:rPr>
                <w:noProof/>
                <w:webHidden/>
              </w:rPr>
              <w:t>37</w:t>
            </w:r>
            <w:r w:rsidR="00540D69">
              <w:rPr>
                <w:noProof/>
                <w:webHidden/>
              </w:rPr>
              <w:fldChar w:fldCharType="end"/>
            </w:r>
          </w:hyperlink>
        </w:p>
        <w:p w:rsidR="00071C95" w:rsidRDefault="00071C95">
          <w:r>
            <w:rPr>
              <w:b/>
              <w:bCs/>
              <w:noProof/>
            </w:rPr>
            <w:fldChar w:fldCharType="end"/>
          </w:r>
        </w:p>
      </w:sdtContent>
    </w:sdt>
    <w:p w:rsidR="00067F83" w:rsidRDefault="00067F83" w:rsidP="000D1DAB">
      <w:pPr>
        <w:ind w:right="285"/>
        <w:jc w:val="center"/>
        <w:rPr>
          <w:ins w:id="1" w:author="Marko" w:date="2020-09-09T13:32:00Z"/>
        </w:rPr>
        <w:sectPr w:rsidR="00067F83" w:rsidSect="009C6637">
          <w:type w:val="continuous"/>
          <w:pgSz w:w="10319" w:h="14571" w:code="13"/>
          <w:pgMar w:top="1440" w:right="1440" w:bottom="1440" w:left="1440" w:header="708" w:footer="708" w:gutter="0"/>
          <w:cols w:space="708"/>
          <w:docGrid w:linePitch="360"/>
        </w:sectPr>
      </w:pPr>
    </w:p>
    <w:p w:rsidR="000D1DAB" w:rsidRPr="000D1DAB" w:rsidRDefault="000D1DAB" w:rsidP="000D1DAB">
      <w:pPr>
        <w:ind w:right="285"/>
        <w:jc w:val="center"/>
        <w:rPr>
          <w:rFonts w:ascii="Arial" w:hAnsi="Arial"/>
          <w:sz w:val="32"/>
          <w:szCs w:val="40"/>
        </w:rPr>
      </w:pPr>
      <w:r>
        <w:lastRenderedPageBreak/>
        <w:br w:type="page"/>
      </w:r>
    </w:p>
    <w:p w:rsidR="00E90BB5" w:rsidRDefault="005E7FE4" w:rsidP="00FB291B">
      <w:pPr>
        <w:pStyle w:val="Heading1"/>
        <w:numPr>
          <w:ilvl w:val="0"/>
          <w:numId w:val="1"/>
        </w:numPr>
      </w:pPr>
      <w:bookmarkStart w:id="2" w:name="_Toc50546222"/>
      <w:r>
        <w:lastRenderedPageBreak/>
        <w:t>Uvod</w:t>
      </w:r>
      <w:bookmarkEnd w:id="2"/>
    </w:p>
    <w:p w:rsidR="002B741E" w:rsidRDefault="00C40980" w:rsidP="002B741E">
      <w:pPr>
        <w:spacing w:after="0"/>
        <w:ind w:firstLine="360"/>
        <w:jc w:val="both"/>
        <w:rPr>
          <w:lang w:val="sr-Latn-RS"/>
        </w:rPr>
      </w:pPr>
      <w:r>
        <w:rPr>
          <w:lang w:val="sr-Latn-RS"/>
        </w:rPr>
        <w:t>Ishrana je potreba svakog čoveka, a to je proces gde ljudsko biće putem konzumacije hrane unosi sve potrebne elemente, materije u organizam da bi njegovo telo kompletno funkcionisalo, kao i da bi zadovoljio glad i svoja čula. Ishrana savremenog čoveka je veoma loša, najnezdravija u istoriji čovečanstva, iako tehnologija, nauka i medicina napreduju iz dana u dan.</w:t>
      </w:r>
      <w:r w:rsidR="002B741E">
        <w:rPr>
          <w:lang w:val="sr-Latn-RS"/>
        </w:rPr>
        <w:t xml:space="preserve"> Potrebna su novija rešenja koja će ljudima obezbediti bolju edukaciju i promenu loših navika vezanih za ishranu.</w:t>
      </w:r>
    </w:p>
    <w:p w:rsidR="005E7FE4" w:rsidRPr="00974ED9" w:rsidDel="00BD102C" w:rsidRDefault="00FB291B" w:rsidP="00A46042">
      <w:pPr>
        <w:ind w:firstLine="357"/>
        <w:jc w:val="both"/>
        <w:rPr>
          <w:del w:id="3" w:author="Simona Nikolic" w:date="2020-09-16T16:18:00Z"/>
          <w:rPrChange w:id="4" w:author="Simona Nikolic" w:date="2020-09-16T16:08:00Z">
            <w:rPr>
              <w:del w:id="5" w:author="Simona Nikolic" w:date="2020-09-16T16:18:00Z"/>
              <w:lang w:val="sr-Latn-RS"/>
            </w:rPr>
          </w:rPrChange>
        </w:rPr>
      </w:pPr>
      <w:r>
        <w:rPr>
          <w:lang w:val="sr-Latn-RS"/>
        </w:rPr>
        <w:t xml:space="preserve">Sistemi bazirani na znanju mogu biti ključno rešenje za automatizaciju </w:t>
      </w:r>
      <w:r w:rsidR="00E55331">
        <w:rPr>
          <w:lang w:val="sr-Latn-RS"/>
        </w:rPr>
        <w:t>nekih</w:t>
      </w:r>
      <w:r>
        <w:rPr>
          <w:lang w:val="sr-Latn-RS"/>
        </w:rPr>
        <w:t xml:space="preserve"> procesa. </w:t>
      </w:r>
      <w:r w:rsidR="00FB5267">
        <w:rPr>
          <w:lang w:val="sr-Latn-RS"/>
        </w:rPr>
        <w:t>Ovi sistemi simulir</w:t>
      </w:r>
      <w:r w:rsidR="008509C2">
        <w:rPr>
          <w:lang w:val="sr-Latn-RS"/>
        </w:rPr>
        <w:t>aju ljudsko rezonovanje u određ</w:t>
      </w:r>
      <w:r w:rsidR="00FB5267">
        <w:rPr>
          <w:lang w:val="sr-Latn-RS"/>
        </w:rPr>
        <w:t xml:space="preserve">enom domenu. Jedan tip sistema baziranih na znaju su ekspertski sistemi. Dizajnirani su za rešavanje problema pomoću znanja eksperta, najčešće reprezentovanog preko </w:t>
      </w:r>
      <w:r w:rsidR="00FB5267" w:rsidRPr="00E55331">
        <w:rPr>
          <w:i/>
          <w:lang w:val="sr-Latn-RS"/>
        </w:rPr>
        <w:t>if-then</w:t>
      </w:r>
      <w:r w:rsidR="00FB5267">
        <w:rPr>
          <w:lang w:val="sr-Latn-RS"/>
        </w:rPr>
        <w:t xml:space="preserve"> pravila umesto kroz konvencionalno rešenje u programskom kodu</w:t>
      </w:r>
      <w:r w:rsidR="002B741E">
        <w:rPr>
          <w:lang w:val="sr-Latn-RS"/>
        </w:rPr>
        <w:t xml:space="preserve"> </w:t>
      </w:r>
      <w:r w:rsidR="002B741E">
        <w:t>[</w:t>
      </w:r>
      <w:commentRangeStart w:id="6"/>
      <w:r w:rsidR="002B741E">
        <w:fldChar w:fldCharType="begin"/>
      </w:r>
      <w:r w:rsidR="002B741E">
        <w:instrText xml:space="preserve"> HYPERLINK  \l "_Literatura_1" </w:instrText>
      </w:r>
      <w:r w:rsidR="002B741E">
        <w:fldChar w:fldCharType="separate"/>
      </w:r>
      <w:r w:rsidR="002B741E" w:rsidRPr="002B741E">
        <w:rPr>
          <w:rStyle w:val="Hyperlink"/>
        </w:rPr>
        <w:t>1</w:t>
      </w:r>
      <w:r w:rsidR="002B741E">
        <w:fldChar w:fldCharType="end"/>
      </w:r>
      <w:commentRangeEnd w:id="6"/>
      <w:r w:rsidR="00EB2A45">
        <w:rPr>
          <w:rStyle w:val="CommentReference"/>
        </w:rPr>
        <w:commentReference w:id="6"/>
      </w:r>
      <w:r w:rsidR="002B741E">
        <w:t>]</w:t>
      </w:r>
      <w:r w:rsidR="00FB5267">
        <w:rPr>
          <w:lang w:val="sr-Latn-RS"/>
        </w:rPr>
        <w:t>.</w:t>
      </w:r>
      <w:r w:rsidR="00AB4335">
        <w:rPr>
          <w:lang w:val="sr-Latn-RS"/>
        </w:rPr>
        <w:t xml:space="preserve"> Koriste se kada je domen problema uzak, jasan i dobro definisan, kada znanje možemo predstaviti činjenicama i pravilima nad njima i ako je izlaz iz sistema moguće obrazložiti</w:t>
      </w:r>
      <w:r w:rsidR="00DA19E9">
        <w:rPr>
          <w:lang w:val="sr-Latn-RS"/>
        </w:rPr>
        <w:t xml:space="preserve"> [</w:t>
      </w:r>
      <w:hyperlink w:anchor="_Literatura_1" w:history="1">
        <w:r w:rsidR="00DA19E9" w:rsidRPr="00DA19E9">
          <w:rPr>
            <w:rStyle w:val="Hyperlink"/>
            <w:lang w:val="sr-Latn-RS"/>
          </w:rPr>
          <w:t>2</w:t>
        </w:r>
      </w:hyperlink>
      <w:r w:rsidR="00DA19E9">
        <w:rPr>
          <w:lang w:val="sr-Latn-RS"/>
        </w:rPr>
        <w:t>]</w:t>
      </w:r>
      <w:r w:rsidR="00AB4335">
        <w:rPr>
          <w:lang w:val="sr-Latn-RS"/>
        </w:rPr>
        <w:t>.</w:t>
      </w:r>
      <w:r w:rsidR="005E7FE4">
        <w:rPr>
          <w:lang w:val="sr-Latn-RS"/>
        </w:rPr>
        <w:t xml:space="preserve"> Za razliku od veštačke inteligencije i mašinskog učenja akcije su odre</w:t>
      </w:r>
      <w:r w:rsidR="00E726E8">
        <w:rPr>
          <w:lang w:val="sr-Latn-RS"/>
        </w:rPr>
        <w:t>đ</w:t>
      </w:r>
      <w:r w:rsidR="005E7FE4">
        <w:rPr>
          <w:lang w:val="sr-Latn-RS"/>
        </w:rPr>
        <w:t>ene pravilima koje je napisao čovek (ekspert)</w:t>
      </w:r>
      <w:r w:rsidR="00DA19E9">
        <w:rPr>
          <w:lang w:val="sr-Latn-RS"/>
        </w:rPr>
        <w:t xml:space="preserve"> [</w:t>
      </w:r>
      <w:hyperlink w:anchor="_Literatura_1" w:history="1">
        <w:r w:rsidR="00DA19E9" w:rsidRPr="00DA19E9">
          <w:rPr>
            <w:rStyle w:val="Hyperlink"/>
            <w:lang w:val="sr-Latn-RS"/>
          </w:rPr>
          <w:t>3, 4</w:t>
        </w:r>
      </w:hyperlink>
      <w:r w:rsidR="00DA19E9">
        <w:rPr>
          <w:lang w:val="sr-Latn-RS"/>
        </w:rPr>
        <w:t>]</w:t>
      </w:r>
      <w:r w:rsidR="005E7FE4">
        <w:rPr>
          <w:lang w:val="sr-Latn-RS"/>
        </w:rPr>
        <w:t xml:space="preserve">. </w:t>
      </w:r>
      <w:ins w:id="7" w:author="Simona Nikolic" w:date="2020-09-16T16:15:00Z">
        <w:r w:rsidR="00BD102C">
          <w:rPr>
            <w:lang w:val="sr-Latn-RS"/>
          </w:rPr>
          <w:t>P</w:t>
        </w:r>
        <w:commentRangeStart w:id="8"/>
        <w:r w:rsidR="00BD102C">
          <w:rPr>
            <w:lang w:val="sr-Latn-RS"/>
          </w:rPr>
          <w:t xml:space="preserve">rimeri sistema </w:t>
        </w:r>
      </w:ins>
      <w:commentRangeEnd w:id="8"/>
      <w:ins w:id="9" w:author="Simona Nikolic" w:date="2020-09-16T16:19:00Z">
        <w:r w:rsidR="00BA0127">
          <w:rPr>
            <w:rStyle w:val="CommentReference"/>
          </w:rPr>
          <w:commentReference w:id="8"/>
        </w:r>
      </w:ins>
      <w:ins w:id="10" w:author="Simona Nikolic" w:date="2020-09-16T16:15:00Z">
        <w:r w:rsidR="00BD102C">
          <w:rPr>
            <w:lang w:val="sr-Latn-RS"/>
          </w:rPr>
          <w:t>u kojima s</w:t>
        </w:r>
      </w:ins>
      <w:ins w:id="11" w:author="Simona Nikolic" w:date="2020-09-16T16:17:00Z">
        <w:r w:rsidR="00BD102C">
          <w:rPr>
            <w:lang w:val="sr-Latn-RS"/>
          </w:rPr>
          <w:t>u se za</w:t>
        </w:r>
      </w:ins>
      <w:ins w:id="12" w:author="Simona Nikolic" w:date="2020-09-16T16:15:00Z">
        <w:r w:rsidR="00BD102C">
          <w:rPr>
            <w:lang w:val="sr-Latn-RS"/>
          </w:rPr>
          <w:t xml:space="preserve"> </w:t>
        </w:r>
      </w:ins>
      <w:ins w:id="13" w:author="Simona Nikolic" w:date="2020-09-16T16:17:00Z">
        <w:r w:rsidR="00BD102C">
          <w:rPr>
            <w:lang w:val="sr-Latn-RS"/>
          </w:rPr>
          <w:t xml:space="preserve">predstavu </w:t>
        </w:r>
      </w:ins>
      <w:ins w:id="14" w:author="Simona Nikolic" w:date="2020-09-16T16:15:00Z">
        <w:r w:rsidR="00BD102C">
          <w:rPr>
            <w:lang w:val="sr-Latn-RS"/>
          </w:rPr>
          <w:t xml:space="preserve">ekspertsko </w:t>
        </w:r>
      </w:ins>
      <w:ins w:id="15" w:author="Simona Nikolic" w:date="2020-09-16T16:18:00Z">
        <w:r w:rsidR="00BD102C">
          <w:rPr>
            <w:lang w:val="sr-Latn-RS"/>
          </w:rPr>
          <w:t xml:space="preserve">znanja </w:t>
        </w:r>
      </w:ins>
      <w:ins w:id="16" w:author="Simona Nikolic" w:date="2020-09-16T16:17:00Z">
        <w:r w:rsidR="00BD102C">
          <w:rPr>
            <w:lang w:val="sr-Latn-RS"/>
          </w:rPr>
          <w:t>iskoristila f</w:t>
        </w:r>
      </w:ins>
      <w:ins w:id="17" w:author="Simona Nikolic" w:date="2020-09-16T16:16:00Z">
        <w:r w:rsidR="00BD102C">
          <w:rPr>
            <w:lang w:val="sr-Latn-RS"/>
          </w:rPr>
          <w:t>ormaln</w:t>
        </w:r>
      </w:ins>
      <w:ins w:id="18" w:author="Simona Nikolic" w:date="2020-09-16T16:17:00Z">
        <w:r w:rsidR="00BD102C">
          <w:rPr>
            <w:lang w:val="sr-Latn-RS"/>
          </w:rPr>
          <w:t>o definisana</w:t>
        </w:r>
      </w:ins>
      <w:ins w:id="19" w:author="Simona Nikolic" w:date="2020-09-16T16:16:00Z">
        <w:r w:rsidR="00BD102C">
          <w:rPr>
            <w:lang w:val="sr-Latn-RS"/>
          </w:rPr>
          <w:t xml:space="preserve"> pravila može se videti na </w:t>
        </w:r>
      </w:ins>
      <w:ins w:id="20" w:author="Simona Nikolic" w:date="2020-09-16T16:18:00Z">
        <w:r w:rsidR="00BD102C">
          <w:t>[</w:t>
        </w:r>
        <w:commentRangeStart w:id="21"/>
        <w:r w:rsidR="00BD102C">
          <w:t>X</w:t>
        </w:r>
        <w:commentRangeEnd w:id="21"/>
        <w:r w:rsidR="00BD102C">
          <w:rPr>
            <w:rStyle w:val="CommentReference"/>
          </w:rPr>
          <w:commentReference w:id="21"/>
        </w:r>
        <w:r w:rsidR="00BD102C">
          <w:t>,</w:t>
        </w:r>
        <w:commentRangeStart w:id="22"/>
        <w:commentRangeStart w:id="23"/>
        <w:r w:rsidR="00BD102C">
          <w:t>X</w:t>
        </w:r>
        <w:commentRangeEnd w:id="22"/>
        <w:r w:rsidR="00BD102C">
          <w:rPr>
            <w:rStyle w:val="CommentReference"/>
          </w:rPr>
          <w:commentReference w:id="22"/>
        </w:r>
      </w:ins>
      <w:commentRangeEnd w:id="23"/>
      <w:ins w:id="24" w:author="Simona Nikolic" w:date="2020-09-16T16:52:00Z">
        <w:r w:rsidR="00305CA1">
          <w:rPr>
            <w:rStyle w:val="CommentReference"/>
          </w:rPr>
          <w:commentReference w:id="23"/>
        </w:r>
      </w:ins>
      <w:ins w:id="26" w:author="Simona Nikolic" w:date="2020-09-16T16:18:00Z">
        <w:r w:rsidR="00BD102C">
          <w:t>]</w:t>
        </w:r>
      </w:ins>
    </w:p>
    <w:p w:rsidR="005E7FE4" w:rsidRDefault="00C14B29" w:rsidP="00406666">
      <w:pPr>
        <w:spacing w:after="0"/>
        <w:ind w:firstLine="357"/>
        <w:jc w:val="both"/>
        <w:rPr>
          <w:lang w:val="sr-Latn-RS"/>
        </w:rPr>
      </w:pPr>
      <w:r>
        <w:rPr>
          <w:lang w:val="sr-Latn-RS"/>
        </w:rPr>
        <w:t xml:space="preserve">U ovom radu će biti opisan razvoj sistema baziranog na pravilima koji omogućava korisnicima računanje idealnog dnevnog unosa kalorija na osnovu fizičkih karakteristika kao i </w:t>
      </w:r>
      <w:r w:rsidR="001A57D8">
        <w:rPr>
          <w:lang w:val="sr-Latn-RS"/>
        </w:rPr>
        <w:t>praćenje d</w:t>
      </w:r>
      <w:r w:rsidR="0001165B">
        <w:rPr>
          <w:lang w:val="sr-Latn-RS"/>
        </w:rPr>
        <w:t>nevnika ishrane sa preporukama.</w:t>
      </w:r>
      <w:r w:rsidR="000C6BF4">
        <w:rPr>
          <w:lang w:val="sr-Latn-RS"/>
        </w:rPr>
        <w:t xml:space="preserve"> Sistem je</w:t>
      </w:r>
      <w:r w:rsidR="00E726E8">
        <w:rPr>
          <w:lang w:val="sr-Latn-RS"/>
        </w:rPr>
        <w:t xml:space="preserve"> namenjen korisnicima izmeđ</w:t>
      </w:r>
      <w:r w:rsidR="000C6BF4">
        <w:rPr>
          <w:lang w:val="sr-Latn-RS"/>
        </w:rPr>
        <w:t>u 15 i 80 godina.</w:t>
      </w:r>
    </w:p>
    <w:p w:rsidR="0001165B" w:rsidRDefault="0001165B" w:rsidP="00406666">
      <w:pPr>
        <w:spacing w:after="0"/>
        <w:ind w:firstLine="357"/>
        <w:jc w:val="both"/>
        <w:rPr>
          <w:lang w:val="sr-Latn-RS"/>
        </w:rPr>
      </w:pPr>
      <w:r>
        <w:rPr>
          <w:lang w:val="sr-Latn-RS"/>
        </w:rPr>
        <w:t>Motivacija za razvijanje ovakvog sistema je</w:t>
      </w:r>
      <w:r w:rsidR="00971470">
        <w:rPr>
          <w:lang w:val="sr-Latn-RS"/>
        </w:rPr>
        <w:t xml:space="preserve"> povećanje broja</w:t>
      </w:r>
      <w:r>
        <w:rPr>
          <w:lang w:val="sr-Latn-RS"/>
        </w:rPr>
        <w:t xml:space="preserve"> </w:t>
      </w:r>
      <w:r w:rsidR="00971470">
        <w:rPr>
          <w:lang w:val="sr-Latn-RS"/>
        </w:rPr>
        <w:t>bolesti uzrokovanih nezdravom ishranom</w:t>
      </w:r>
      <w:r w:rsidR="000C6BF4">
        <w:rPr>
          <w:lang w:val="sr-Latn-RS"/>
        </w:rPr>
        <w:t>. Prema podacima Svetske zdravstvene organizacije gojaznost je</w:t>
      </w:r>
      <w:r w:rsidR="00EE0683">
        <w:rPr>
          <w:lang w:val="sr-Latn-RS"/>
        </w:rPr>
        <w:t xml:space="preserve"> danas skoro tri puta veća</w:t>
      </w:r>
      <w:r w:rsidR="000C6BF4">
        <w:rPr>
          <w:lang w:val="sr-Latn-RS"/>
        </w:rPr>
        <w:t xml:space="preserve"> nego 1975. godine. U 2016. godini 1,9 milijardi odraslih (osamnaestogodišnjaka i starijih) su imali prekomernu težinu.</w:t>
      </w:r>
      <w:r w:rsidR="00412546">
        <w:rPr>
          <w:lang w:val="sr-Latn-RS"/>
        </w:rPr>
        <w:t xml:space="preserve"> Od njih je 650 miliona gojazno </w:t>
      </w:r>
      <w:r w:rsidR="00EE0683">
        <w:rPr>
          <w:lang w:val="sr-Latn-RS"/>
        </w:rPr>
        <w:t>[</w:t>
      </w:r>
      <w:hyperlink w:anchor="_Literatura" w:history="1">
        <w:r w:rsidR="00FC5C82">
          <w:rPr>
            <w:rStyle w:val="Hyperlink"/>
            <w:lang w:val="sr-Latn-RS"/>
          </w:rPr>
          <w:t>5</w:t>
        </w:r>
      </w:hyperlink>
      <w:r w:rsidR="00EE0683">
        <w:rPr>
          <w:lang w:val="sr-Latn-RS"/>
        </w:rPr>
        <w:t>]</w:t>
      </w:r>
      <w:r w:rsidR="00412546">
        <w:rPr>
          <w:lang w:val="sr-Latn-RS"/>
        </w:rPr>
        <w:t>.</w:t>
      </w:r>
    </w:p>
    <w:p w:rsidR="00971470" w:rsidRPr="0014475C" w:rsidRDefault="00971470" w:rsidP="00406666">
      <w:pPr>
        <w:spacing w:after="0"/>
        <w:ind w:firstLine="357"/>
        <w:jc w:val="both"/>
        <w:rPr>
          <w:lang w:val="sr-Latn-RS"/>
        </w:rPr>
      </w:pPr>
      <w:r>
        <w:rPr>
          <w:lang w:val="sr-Latn-RS"/>
        </w:rPr>
        <w:t xml:space="preserve">Cilj je da se </w:t>
      </w:r>
      <w:r w:rsidR="002176E0">
        <w:rPr>
          <w:lang w:val="sr-Latn-RS"/>
        </w:rPr>
        <w:t>pokuša pomoći korisnicima koji žele da se hrane zdravije i kvalitetnije da promene svoje navike. Treba podići</w:t>
      </w:r>
      <w:r>
        <w:rPr>
          <w:lang w:val="sr-Latn-RS"/>
        </w:rPr>
        <w:t xml:space="preserve"> svest o važnosti pravilne ishrane i da je ljudi prilagode svojim potrebama kroz dnevnik ishrane.</w:t>
      </w:r>
    </w:p>
    <w:p w:rsidR="000C6BF4" w:rsidRDefault="00A917D7" w:rsidP="00406666">
      <w:pPr>
        <w:spacing w:after="0"/>
        <w:ind w:firstLine="357"/>
        <w:jc w:val="both"/>
        <w:rPr>
          <w:lang w:val="sr-Latn-RS"/>
        </w:rPr>
      </w:pPr>
      <w:r>
        <w:rPr>
          <w:lang w:val="sr-Latn-RS"/>
        </w:rPr>
        <w:t>U nastavku rada će biti opisano stanje u oblasti,</w:t>
      </w:r>
      <w:r w:rsidR="007A5637">
        <w:rPr>
          <w:lang w:val="sr-Latn-RS"/>
        </w:rPr>
        <w:t xml:space="preserve"> korišćene tehnologije, detalji implementacije </w:t>
      </w:r>
      <w:r w:rsidR="006C457A">
        <w:rPr>
          <w:lang w:val="sr-Latn-RS"/>
        </w:rPr>
        <w:t>i uputstvo za korišćenje.</w:t>
      </w:r>
    </w:p>
    <w:p w:rsidR="002D07DC" w:rsidRDefault="002D07DC" w:rsidP="006C457A">
      <w:pPr>
        <w:spacing w:after="0"/>
        <w:ind w:firstLine="357"/>
        <w:rPr>
          <w:lang w:val="sr-Latn-RS"/>
        </w:rPr>
      </w:pPr>
    </w:p>
    <w:p w:rsidR="00E55331" w:rsidRDefault="00E55331" w:rsidP="007602EF">
      <w:pPr>
        <w:pStyle w:val="Heading1"/>
        <w:numPr>
          <w:ilvl w:val="0"/>
          <w:numId w:val="1"/>
        </w:numPr>
        <w:rPr>
          <w:lang w:val="sr-Latn-RS"/>
        </w:rPr>
      </w:pPr>
      <w:r>
        <w:rPr>
          <w:lang w:val="sr-Latn-RS"/>
        </w:rPr>
        <w:br w:type="page"/>
      </w:r>
    </w:p>
    <w:p w:rsidR="007602EF" w:rsidRPr="007602EF" w:rsidRDefault="002D07DC" w:rsidP="00FB5517">
      <w:pPr>
        <w:pStyle w:val="Heading1"/>
        <w:numPr>
          <w:ilvl w:val="0"/>
          <w:numId w:val="8"/>
        </w:numPr>
        <w:rPr>
          <w:lang w:val="sr-Latn-RS"/>
        </w:rPr>
      </w:pPr>
      <w:bookmarkStart w:id="27" w:name="_Toc50546223"/>
      <w:r>
        <w:rPr>
          <w:lang w:val="sr-Latn-RS"/>
        </w:rPr>
        <w:lastRenderedPageBreak/>
        <w:t>Stanje u oblasti</w:t>
      </w:r>
      <w:bookmarkEnd w:id="27"/>
    </w:p>
    <w:p w:rsidR="00632C2C" w:rsidRPr="005A3DA4" w:rsidRDefault="003E2F15" w:rsidP="00406666">
      <w:pPr>
        <w:spacing w:after="0"/>
        <w:ind w:firstLine="360"/>
        <w:jc w:val="both"/>
      </w:pPr>
      <w:r>
        <w:rPr>
          <w:lang w:val="sr-Latn-RS"/>
        </w:rPr>
        <w:t>Praćenje ishrane i računanje kalo</w:t>
      </w:r>
      <w:r w:rsidR="00F25A31">
        <w:rPr>
          <w:lang w:val="sr-Latn-RS"/>
        </w:rPr>
        <w:t>rija donosi određene pogodnosti, bez obzira da li je cilj povećanje i</w:t>
      </w:r>
      <w:r w:rsidR="008331F8">
        <w:rPr>
          <w:lang w:val="sr-Latn-RS"/>
        </w:rPr>
        <w:t>li</w:t>
      </w:r>
      <w:r w:rsidR="00F25A31">
        <w:rPr>
          <w:lang w:val="sr-Latn-RS"/>
        </w:rPr>
        <w:t xml:space="preserve"> smanjivanje telesne težine. </w:t>
      </w:r>
      <w:ins w:id="28" w:author="Simona Nikolic" w:date="2020-09-16T15:51:00Z">
        <w:r w:rsidR="00650034">
          <w:rPr>
            <w:lang w:val="sr-Latn-RS"/>
          </w:rPr>
          <w:t xml:space="preserve">Pomenuti aktivnosti doprinose </w:t>
        </w:r>
      </w:ins>
      <w:del w:id="29" w:author="Simona Nikolic" w:date="2020-09-16T15:52:00Z">
        <w:r w:rsidR="00EE4AE8" w:rsidDel="00650034">
          <w:rPr>
            <w:lang w:val="sr-Latn-RS"/>
          </w:rPr>
          <w:delText xml:space="preserve">Pomaže pri </w:delText>
        </w:r>
      </w:del>
      <w:r w:rsidR="00EE4AE8">
        <w:rPr>
          <w:lang w:val="sr-Latn-RS"/>
        </w:rPr>
        <w:t xml:space="preserve">donošenju odluke da se pređe na zdraviju ishranu i samim tim </w:t>
      </w:r>
      <w:ins w:id="30" w:author="Simona Nikolic" w:date="2020-09-16T15:53:00Z">
        <w:r w:rsidR="00650034">
          <w:rPr>
            <w:lang w:val="sr-Latn-RS"/>
          </w:rPr>
          <w:t xml:space="preserve">se </w:t>
        </w:r>
      </w:ins>
      <w:r w:rsidR="00EE4AE8">
        <w:rPr>
          <w:lang w:val="sr-Latn-RS"/>
        </w:rPr>
        <w:t>poveća energija</w:t>
      </w:r>
      <w:ins w:id="31" w:author="Simona Nikolic" w:date="2020-09-16T15:53:00Z">
        <w:r w:rsidR="00650034">
          <w:rPr>
            <w:lang w:val="sr-Latn-RS"/>
          </w:rPr>
          <w:t xml:space="preserve"> organizma</w:t>
        </w:r>
        <w:r w:rsidR="00CD7405">
          <w:rPr>
            <w:lang w:val="sr-Latn-RS"/>
          </w:rPr>
          <w:t xml:space="preserve"> i dostigne </w:t>
        </w:r>
      </w:ins>
      <w:del w:id="32" w:author="Simona Nikolic" w:date="2020-09-16T15:53:00Z">
        <w:r w:rsidR="00EE4AE8" w:rsidDel="00CD7405">
          <w:rPr>
            <w:lang w:val="sr-Latn-RS"/>
          </w:rPr>
          <w:delText xml:space="preserve">, kao i motivacija za dostizanje </w:delText>
        </w:r>
      </w:del>
      <w:del w:id="33" w:author="Simona Nikolic" w:date="2020-09-16T15:54:00Z">
        <w:r w:rsidR="00EE4AE8" w:rsidDel="00CD7405">
          <w:rPr>
            <w:lang w:val="sr-Latn-RS"/>
          </w:rPr>
          <w:delText xml:space="preserve">željene </w:delText>
        </w:r>
      </w:del>
      <w:ins w:id="34" w:author="Simona Nikolic" w:date="2020-09-16T15:54:00Z">
        <w:r w:rsidR="00CD7405">
          <w:rPr>
            <w:lang w:val="sr-Latn-RS"/>
          </w:rPr>
          <w:t xml:space="preserve">željena </w:t>
        </w:r>
      </w:ins>
      <w:del w:id="35" w:author="Simona Nikolic" w:date="2020-09-16T15:54:00Z">
        <w:r w:rsidR="00EE4AE8" w:rsidDel="00CD7405">
          <w:rPr>
            <w:lang w:val="sr-Latn-RS"/>
          </w:rPr>
          <w:delText>težine</w:delText>
        </w:r>
      </w:del>
      <w:ins w:id="36" w:author="Simona Nikolic" w:date="2020-09-16T15:54:00Z">
        <w:r w:rsidR="00CD7405">
          <w:rPr>
            <w:lang w:val="sr-Latn-RS"/>
          </w:rPr>
          <w:t>težina</w:t>
        </w:r>
      </w:ins>
      <w:r w:rsidR="00EE4AE8">
        <w:rPr>
          <w:lang w:val="sr-Latn-RS"/>
        </w:rPr>
        <w:t xml:space="preserve">. </w:t>
      </w:r>
      <w:del w:id="37" w:author="Simona Nikolic" w:date="2020-09-16T15:54:00Z">
        <w:r w:rsidR="00EE4AE8" w:rsidDel="00164056">
          <w:rPr>
            <w:lang w:val="sr-Latn-RS"/>
          </w:rPr>
          <w:delText xml:space="preserve">To </w:delText>
        </w:r>
      </w:del>
      <w:ins w:id="38" w:author="Simona Nikolic" w:date="2020-09-16T15:54:00Z">
        <w:r w:rsidR="00164056">
          <w:rPr>
            <w:lang w:val="sr-Latn-RS"/>
          </w:rPr>
          <w:t xml:space="preserve">Prethodno </w:t>
        </w:r>
      </w:ins>
      <w:r w:rsidR="00EE4AE8">
        <w:rPr>
          <w:lang w:val="sr-Latn-RS"/>
        </w:rPr>
        <w:t xml:space="preserve">će uticati na poboljšanje fizičkog izgleda, što dovodi do povećanja zadovoljstva i </w:t>
      </w:r>
      <w:r w:rsidR="005A3DA4">
        <w:rPr>
          <w:lang w:val="sr-Latn-RS"/>
        </w:rPr>
        <w:t xml:space="preserve">odlučnosti da se nastavi tim putem. </w:t>
      </w:r>
      <w:r w:rsidR="00632C2C">
        <w:rPr>
          <w:lang w:val="sr-Latn-RS"/>
        </w:rPr>
        <w:t xml:space="preserve">Istraživanje pokazuje da ljudi koji prate unos kalorija gube više na težini i imaju veću šansu da ostanu dosledni </w:t>
      </w:r>
      <w:r w:rsidR="00144C57">
        <w:t>[</w:t>
      </w:r>
      <w:hyperlink w:anchor="_Literatura" w:history="1">
        <w:r w:rsidR="00FC5C82">
          <w:rPr>
            <w:rStyle w:val="Hyperlink"/>
          </w:rPr>
          <w:t>6,</w:t>
        </w:r>
        <w:r w:rsidR="00EB2A45">
          <w:rPr>
            <w:rStyle w:val="Hyperlink"/>
          </w:rPr>
          <w:t xml:space="preserve"> </w:t>
        </w:r>
        <w:r w:rsidR="00FC5C82">
          <w:rPr>
            <w:rStyle w:val="Hyperlink"/>
          </w:rPr>
          <w:t>7</w:t>
        </w:r>
      </w:hyperlink>
      <w:r w:rsidR="00632C2C">
        <w:t>]</w:t>
      </w:r>
      <w:r w:rsidR="00632C2C">
        <w:rPr>
          <w:lang w:val="sr-Latn-RS"/>
        </w:rPr>
        <w:t xml:space="preserve">. </w:t>
      </w:r>
    </w:p>
    <w:p w:rsidR="0064380A" w:rsidRDefault="008331F8" w:rsidP="00406666">
      <w:pPr>
        <w:spacing w:after="0"/>
        <w:ind w:firstLine="360"/>
        <w:jc w:val="both"/>
        <w:rPr>
          <w:lang w:val="sr-Latn-RS"/>
        </w:rPr>
      </w:pPr>
      <w:r>
        <w:rPr>
          <w:lang w:val="sr-Latn-RS"/>
        </w:rPr>
        <w:t xml:space="preserve">Svakako da je </w:t>
      </w:r>
      <w:r w:rsidR="00F25A31">
        <w:rPr>
          <w:lang w:val="sr-Latn-RS"/>
        </w:rPr>
        <w:t xml:space="preserve">alat koji će tako nešto </w:t>
      </w:r>
      <w:r w:rsidR="007602EF">
        <w:rPr>
          <w:lang w:val="sr-Latn-RS"/>
        </w:rPr>
        <w:t xml:space="preserve">olakšati </w:t>
      </w:r>
      <w:r w:rsidR="00F25A31">
        <w:rPr>
          <w:lang w:val="sr-Latn-RS"/>
        </w:rPr>
        <w:t xml:space="preserve">pametni telefon, </w:t>
      </w:r>
      <w:r>
        <w:rPr>
          <w:lang w:val="sr-Latn-RS"/>
        </w:rPr>
        <w:t xml:space="preserve">što zbog svoje sveprisutnosti </w:t>
      </w:r>
      <w:r w:rsidR="007602EF">
        <w:rPr>
          <w:lang w:val="sr-Latn-RS"/>
        </w:rPr>
        <w:t xml:space="preserve">tako i zbog </w:t>
      </w:r>
      <w:commentRangeStart w:id="39"/>
      <w:r w:rsidR="007602EF">
        <w:rPr>
          <w:lang w:val="sr-Latn-RS"/>
        </w:rPr>
        <w:t>mogućnosti različitih rešenja</w:t>
      </w:r>
      <w:commentRangeEnd w:id="39"/>
      <w:r w:rsidR="00566490">
        <w:rPr>
          <w:rStyle w:val="CommentReference"/>
        </w:rPr>
        <w:commentReference w:id="39"/>
      </w:r>
      <w:r w:rsidR="00F25A31">
        <w:rPr>
          <w:lang w:val="sr-Latn-RS"/>
        </w:rPr>
        <w:t>.</w:t>
      </w:r>
      <w:r w:rsidR="007602EF">
        <w:rPr>
          <w:lang w:val="sr-Latn-RS"/>
        </w:rPr>
        <w:t xml:space="preserve"> Iz tog razloga će biti razmatrane aplikacije za </w:t>
      </w:r>
      <w:r w:rsidR="007602EF" w:rsidRPr="004D08C3">
        <w:rPr>
          <w:i/>
          <w:lang w:val="sr-Latn-RS"/>
        </w:rPr>
        <w:t>Android</w:t>
      </w:r>
      <w:r w:rsidR="007602EF">
        <w:rPr>
          <w:lang w:val="sr-Latn-RS"/>
        </w:rPr>
        <w:t xml:space="preserve"> i </w:t>
      </w:r>
      <w:r w:rsidR="007602EF" w:rsidRPr="004D08C3">
        <w:rPr>
          <w:i/>
          <w:lang w:val="sr-Latn-RS"/>
        </w:rPr>
        <w:t>iOS</w:t>
      </w:r>
      <w:r w:rsidR="007602EF">
        <w:rPr>
          <w:lang w:val="sr-Latn-RS"/>
        </w:rPr>
        <w:t xml:space="preserve"> uređaje. </w:t>
      </w:r>
      <w:r w:rsidR="005A3DA4">
        <w:rPr>
          <w:lang w:val="sr-Latn-RS"/>
        </w:rPr>
        <w:t>Ovakve aplikacije prvenstveno treba da utiču da se više razmišlja o ishrani</w:t>
      </w:r>
      <w:r w:rsidR="0064380A">
        <w:rPr>
          <w:lang w:val="sr-Latn-RS"/>
        </w:rPr>
        <w:t xml:space="preserve"> i velikom uticaju na zdravlje. </w:t>
      </w:r>
      <w:r w:rsidR="005A3DA4">
        <w:rPr>
          <w:lang w:val="sr-Latn-RS"/>
        </w:rPr>
        <w:t>Omogućavajući planiranje unapred doprineće se boljem usklađivanju dnevnih potreba.</w:t>
      </w:r>
      <w:r w:rsidR="0064380A">
        <w:rPr>
          <w:lang w:val="sr-Latn-RS"/>
        </w:rPr>
        <w:t xml:space="preserve"> </w:t>
      </w:r>
    </w:p>
    <w:p w:rsidR="004A228A" w:rsidRPr="0064380A" w:rsidRDefault="004A228A" w:rsidP="00406666">
      <w:pPr>
        <w:spacing w:after="0"/>
        <w:ind w:firstLine="360"/>
        <w:jc w:val="both"/>
        <w:rPr>
          <w:lang w:val="sr-Latn-RS"/>
        </w:rPr>
      </w:pPr>
      <w:r w:rsidRPr="0064380A">
        <w:rPr>
          <w:lang w:val="sr-Latn-RS"/>
        </w:rPr>
        <w:t>Pored svih dobrih strana, smatra se da ovakav tip aplikacija ponekad može doneti negativno iskustvo sv</w:t>
      </w:r>
      <w:r w:rsidR="001616B1" w:rsidRPr="0064380A">
        <w:rPr>
          <w:lang w:val="sr-Latn-RS"/>
        </w:rPr>
        <w:t>ojim korisnicima. U naučnom radu,</w:t>
      </w:r>
      <w:r w:rsidRPr="0064380A">
        <w:rPr>
          <w:lang w:val="sr-Latn-RS"/>
        </w:rPr>
        <w:t xml:space="preserve"> koji se bavi </w:t>
      </w:r>
      <w:r w:rsidR="001616B1" w:rsidRPr="0064380A">
        <w:rPr>
          <w:lang w:val="sr-Latn-RS"/>
        </w:rPr>
        <w:t>ulogom aplikacija za zdravu ishranu i fitness na formiranje neadkvatne ishrane,</w:t>
      </w:r>
      <w:r w:rsidRPr="0064380A">
        <w:rPr>
          <w:lang w:val="sr-Latn-RS"/>
        </w:rPr>
        <w:t xml:space="preserve"> pokazano je da otpri</w:t>
      </w:r>
      <w:r w:rsidR="001616B1" w:rsidRPr="0064380A">
        <w:rPr>
          <w:lang w:val="sr-Latn-RS"/>
        </w:rPr>
        <w:t>like jedna trećina ispitanika</w:t>
      </w:r>
      <w:r w:rsidRPr="0064380A">
        <w:rPr>
          <w:lang w:val="sr-Latn-RS"/>
        </w:rPr>
        <w:t xml:space="preserve"> prijavila </w:t>
      </w:r>
      <w:r w:rsidR="001616B1" w:rsidRPr="0064380A">
        <w:rPr>
          <w:lang w:val="sr-Latn-RS"/>
        </w:rPr>
        <w:t xml:space="preserve">da su prestali sa korišćenjem aplikacije navodeći da im je bila previše zahtevna i nedostajalo im je motivacije za dugoročno korišćenje </w:t>
      </w:r>
      <w:r w:rsidR="001616B1">
        <w:t>[</w:t>
      </w:r>
      <w:hyperlink w:anchor="_Literatura" w:history="1">
        <w:r w:rsidR="00FC5C82">
          <w:rPr>
            <w:rStyle w:val="Hyperlink"/>
          </w:rPr>
          <w:t>8</w:t>
        </w:r>
      </w:hyperlink>
      <w:r w:rsidR="001616B1">
        <w:t>]</w:t>
      </w:r>
      <w:r w:rsidR="001616B1" w:rsidRPr="0064380A">
        <w:rPr>
          <w:lang w:val="sr-Latn-RS"/>
        </w:rPr>
        <w:t xml:space="preserve">. Ispitanici su objasnili kako je pritisak da se ostvari željeni cilj doveo do negativnog iskustva i ponašanja, kao što je preskakanje obroka. </w:t>
      </w:r>
      <w:r w:rsidR="00621FB6" w:rsidRPr="0064380A">
        <w:rPr>
          <w:lang w:val="sr-Latn-RS"/>
        </w:rPr>
        <w:t>Zbog toga bi trebalo da aplikacija bude što jednostavnija, da ne oduzima previše vremena i da ne omogućava postavljanje nerealnih ciljeva, čije neispunjavanje će dovesti do pomenutih problema.</w:t>
      </w:r>
    </w:p>
    <w:p w:rsidR="002D07DC" w:rsidRDefault="007602EF" w:rsidP="00406666">
      <w:pPr>
        <w:spacing w:after="0"/>
        <w:ind w:firstLine="360"/>
        <w:jc w:val="both"/>
        <w:rPr>
          <w:lang w:val="sr-Latn-RS"/>
        </w:rPr>
      </w:pPr>
      <w:r>
        <w:rPr>
          <w:lang w:val="sr-Latn-RS"/>
        </w:rPr>
        <w:t>U narednom delu će biti prikazane najpopularnije aplikacije i opisane funkionalnosti koje pružaju kao i njihove prednosti i mane.</w:t>
      </w:r>
      <w:r w:rsidR="005D7BC8">
        <w:rPr>
          <w:lang w:val="sr-Latn-RS"/>
        </w:rPr>
        <w:t xml:space="preserve"> Kriterijum za odabir sledećih aplikacija je bio popularnost i broj preuzimanja na </w:t>
      </w:r>
      <w:r w:rsidR="005D7BC8" w:rsidRPr="005D7BC8">
        <w:rPr>
          <w:i/>
          <w:lang w:val="sr-Latn-RS"/>
        </w:rPr>
        <w:t>AppStore</w:t>
      </w:r>
      <w:r w:rsidR="005D7BC8">
        <w:rPr>
          <w:lang w:val="sr-Latn-RS"/>
        </w:rPr>
        <w:t xml:space="preserve"> i </w:t>
      </w:r>
      <w:r w:rsidR="005D7BC8" w:rsidRPr="005D7BC8">
        <w:rPr>
          <w:i/>
          <w:lang w:val="sr-Latn-RS"/>
        </w:rPr>
        <w:t>GooglePlay</w:t>
      </w:r>
      <w:r w:rsidR="005D7BC8">
        <w:rPr>
          <w:lang w:val="sr-Latn-RS"/>
        </w:rPr>
        <w:t xml:space="preserve"> prodavnicama.</w:t>
      </w:r>
    </w:p>
    <w:p w:rsidR="007602EF" w:rsidRDefault="00616392" w:rsidP="00616392">
      <w:pPr>
        <w:pStyle w:val="Heading2"/>
        <w:rPr>
          <w:lang w:val="sr-Latn-RS"/>
        </w:rPr>
      </w:pPr>
      <w:bookmarkStart w:id="40" w:name="_Toc50546224"/>
      <w:r>
        <w:rPr>
          <w:lang w:val="sr-Latn-RS"/>
        </w:rPr>
        <w:t xml:space="preserve">2.1 </w:t>
      </w:r>
      <w:r w:rsidRPr="007F47DD">
        <w:rPr>
          <w:lang w:val="sr-Latn-RS"/>
        </w:rPr>
        <w:t>MyFitnessPal</w:t>
      </w:r>
      <w:bookmarkEnd w:id="40"/>
    </w:p>
    <w:p w:rsidR="0064380A" w:rsidRDefault="001A7947" w:rsidP="00406666">
      <w:pPr>
        <w:spacing w:after="0"/>
        <w:ind w:firstLine="360"/>
        <w:jc w:val="both"/>
        <w:rPr>
          <w:lang w:val="sr-Latn-RS"/>
        </w:rPr>
      </w:pPr>
      <w:r>
        <w:rPr>
          <w:lang w:val="sr-Latn-RS"/>
        </w:rPr>
        <w:t>MyFitnessPal je trenutno jedna od najpopularnijih a</w:t>
      </w:r>
      <w:r w:rsidR="001B7DCF">
        <w:rPr>
          <w:lang w:val="sr-Latn-RS"/>
        </w:rPr>
        <w:t xml:space="preserve">plikacija za računanje kalorija, sponzorisana od strane </w:t>
      </w:r>
      <w:r w:rsidR="001B7DCF" w:rsidRPr="001B7DCF">
        <w:rPr>
          <w:i/>
          <w:lang w:val="sr-Latn-RS"/>
        </w:rPr>
        <w:t>Under Armour</w:t>
      </w:r>
      <w:r w:rsidR="001B7DCF">
        <w:rPr>
          <w:lang w:val="sr-Latn-RS"/>
        </w:rPr>
        <w:t xml:space="preserve">-a. </w:t>
      </w:r>
      <w:r>
        <w:rPr>
          <w:lang w:val="sr-Latn-RS"/>
        </w:rPr>
        <w:t xml:space="preserve">Prati težinu i računa preporučeni dnevni unos kalorija. </w:t>
      </w:r>
      <w:r w:rsidR="001B7DCF">
        <w:rPr>
          <w:lang w:val="sr-Latn-RS"/>
        </w:rPr>
        <w:t>Sadrži i dnevnih ishrane i vežbanja.</w:t>
      </w:r>
      <w:r w:rsidR="00A36870">
        <w:rPr>
          <w:lang w:val="sr-Latn-RS"/>
        </w:rPr>
        <w:t xml:space="preserve"> Registrovanje se može izvršiti koristeći Facebook nalog.</w:t>
      </w:r>
      <w:r w:rsidR="007F47DD">
        <w:rPr>
          <w:lang w:val="sr-Latn-RS"/>
        </w:rPr>
        <w:t xml:space="preserve"> </w:t>
      </w:r>
    </w:p>
    <w:p w:rsidR="006C457A" w:rsidRDefault="00CA0681" w:rsidP="00406666">
      <w:pPr>
        <w:spacing w:after="0"/>
        <w:ind w:firstLine="360"/>
        <w:jc w:val="both"/>
        <w:rPr>
          <w:lang w:val="sr-Latn-RS"/>
        </w:rPr>
      </w:pPr>
      <w:r>
        <w:rPr>
          <w:lang w:val="sr-Latn-RS"/>
        </w:rPr>
        <w:t xml:space="preserve">Na početnoj stranici se može videti preporučeni dnevni unos kalorija, broj unetih kalorija kroz hranu, broj potrošenih kalorija kroz trening i koliko je još </w:t>
      </w:r>
      <w:r>
        <w:rPr>
          <w:lang w:val="sr-Latn-RS"/>
        </w:rPr>
        <w:lastRenderedPageBreak/>
        <w:t>preostalo da se unese kalorija do kraja dana</w:t>
      </w:r>
      <w:r w:rsidR="002F3986">
        <w:rPr>
          <w:lang w:val="sr-Latn-RS"/>
        </w:rPr>
        <w:t xml:space="preserve"> </w:t>
      </w:r>
      <w:r w:rsidR="00DC53FA">
        <w:rPr>
          <w:lang w:val="sr-Latn-RS"/>
        </w:rPr>
        <w:t>(slika 2.1.1)</w:t>
      </w:r>
      <w:r>
        <w:rPr>
          <w:lang w:val="sr-Latn-RS"/>
        </w:rPr>
        <w:t>. Dnevnik ishrane sadrži</w:t>
      </w:r>
      <w:r w:rsidR="00617ACB">
        <w:rPr>
          <w:lang w:val="sr-Latn-RS"/>
        </w:rPr>
        <w:t xml:space="preserve"> unete</w:t>
      </w:r>
      <w:r>
        <w:rPr>
          <w:lang w:val="sr-Latn-RS"/>
        </w:rPr>
        <w:t xml:space="preserve"> </w:t>
      </w:r>
      <w:r w:rsidR="00617ACB">
        <w:rPr>
          <w:lang w:val="sr-Latn-RS"/>
        </w:rPr>
        <w:t>obroke podeljene u četiri grupe: doručak, ručak, večera i užina</w:t>
      </w:r>
      <w:r w:rsidR="00DC53FA">
        <w:rPr>
          <w:lang w:val="sr-Latn-RS"/>
        </w:rPr>
        <w:t xml:space="preserve"> (slika 2.1.2)</w:t>
      </w:r>
      <w:r w:rsidR="00617ACB">
        <w:rPr>
          <w:lang w:val="sr-Latn-RS"/>
        </w:rPr>
        <w:t xml:space="preserve">. Svaki obrok ima naziv, broj kalorija i veličinu porcije. </w:t>
      </w:r>
      <w:r w:rsidR="007F47DD">
        <w:rPr>
          <w:lang w:val="sr-Latn-RS"/>
        </w:rPr>
        <w:t xml:space="preserve">Obroke je moguće dodavati i skeniranjem bar koda na pakovanju. </w:t>
      </w:r>
      <w:r w:rsidR="00F501A0">
        <w:rPr>
          <w:lang w:val="sr-Latn-RS"/>
        </w:rPr>
        <w:t>Recepti se mogu pregledati i podeljeni su u nekoliko kategorija: za jačanje imuniteta, obroci pre treninga, obroci posle treninga, visoko proteinski obroci, vegeterijanski, bez glutena, ispod 500 kalorija...</w:t>
      </w:r>
      <w:r w:rsidR="00DC53FA">
        <w:rPr>
          <w:lang w:val="sr-Latn-RS"/>
        </w:rPr>
        <w:t xml:space="preserve"> (slika 2.1.3).</w:t>
      </w:r>
      <w:r w:rsidR="00F501A0">
        <w:rPr>
          <w:lang w:val="sr-Latn-RS"/>
        </w:rPr>
        <w:t xml:space="preserve"> Moguće je izabrati željeni plan prema preferencijama, dužini trajanja i nivou težine</w:t>
      </w:r>
      <w:r w:rsidR="00DC53FA">
        <w:rPr>
          <w:lang w:val="sr-Latn-RS"/>
        </w:rPr>
        <w:t xml:space="preserve"> (slika 2.1.4)</w:t>
      </w:r>
      <w:r w:rsidR="00F501A0">
        <w:rPr>
          <w:lang w:val="sr-Latn-RS"/>
        </w:rPr>
        <w:t xml:space="preserve">. </w:t>
      </w:r>
      <w:r w:rsidR="007F47DD">
        <w:rPr>
          <w:lang w:val="sr-Latn-RS"/>
        </w:rPr>
        <w:t>Pojedine mogućnosti su dostupne samo u plaćenoj</w:t>
      </w:r>
      <w:r w:rsidR="00DA6A3B">
        <w:rPr>
          <w:lang w:val="sr-Latn-RS"/>
        </w:rPr>
        <w:t xml:space="preserve"> Premium</w:t>
      </w:r>
      <w:r w:rsidR="007F47DD">
        <w:rPr>
          <w:lang w:val="sr-Latn-RS"/>
        </w:rPr>
        <w:t xml:space="preserve"> verziji koja košta 49,99 dolara godišnje.</w:t>
      </w:r>
    </w:p>
    <w:p w:rsidR="00DC53FA" w:rsidRDefault="00DC53FA" w:rsidP="0064380A">
      <w:pPr>
        <w:spacing w:after="0"/>
        <w:ind w:firstLine="360"/>
        <w:rPr>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3"/>
        <w:gridCol w:w="1914"/>
        <w:gridCol w:w="1914"/>
        <w:gridCol w:w="1914"/>
      </w:tblGrid>
      <w:tr w:rsidR="002F3986" w:rsidTr="00DC53FA">
        <w:tc>
          <w:tcPr>
            <w:tcW w:w="2394" w:type="dxa"/>
          </w:tcPr>
          <w:p w:rsidR="002F3986" w:rsidRDefault="002F3986" w:rsidP="0064380A">
            <w:pPr>
              <w:rPr>
                <w:lang w:val="sr-Latn-RS"/>
              </w:rPr>
            </w:pPr>
            <w:r>
              <w:rPr>
                <w:noProof/>
              </w:rPr>
              <w:drawing>
                <wp:inline distT="0" distB="0" distL="0" distR="0" wp14:anchorId="028DC1CA" wp14:editId="135025D2">
                  <wp:extent cx="13716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24-1819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1600" cy="2743200"/>
                          </a:xfrm>
                          <a:prstGeom prst="rect">
                            <a:avLst/>
                          </a:prstGeom>
                        </pic:spPr>
                      </pic:pic>
                    </a:graphicData>
                  </a:graphic>
                </wp:inline>
              </w:drawing>
            </w:r>
          </w:p>
        </w:tc>
        <w:tc>
          <w:tcPr>
            <w:tcW w:w="2394" w:type="dxa"/>
          </w:tcPr>
          <w:p w:rsidR="002F3986" w:rsidRDefault="002F3986" w:rsidP="0064380A">
            <w:pPr>
              <w:rPr>
                <w:lang w:val="sr-Latn-RS"/>
              </w:rPr>
            </w:pPr>
            <w:r>
              <w:rPr>
                <w:noProof/>
              </w:rPr>
              <w:drawing>
                <wp:inline distT="0" distB="0" distL="0" distR="0" wp14:anchorId="04C7AF0E" wp14:editId="7B935452">
                  <wp:extent cx="13716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24-18270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1600" cy="2743200"/>
                          </a:xfrm>
                          <a:prstGeom prst="rect">
                            <a:avLst/>
                          </a:prstGeom>
                        </pic:spPr>
                      </pic:pic>
                    </a:graphicData>
                  </a:graphic>
                </wp:inline>
              </w:drawing>
            </w:r>
          </w:p>
        </w:tc>
        <w:tc>
          <w:tcPr>
            <w:tcW w:w="2394" w:type="dxa"/>
          </w:tcPr>
          <w:p w:rsidR="002F3986" w:rsidRDefault="002F3986" w:rsidP="0064380A">
            <w:pPr>
              <w:rPr>
                <w:lang w:val="sr-Latn-RS"/>
              </w:rPr>
            </w:pPr>
            <w:r>
              <w:rPr>
                <w:noProof/>
              </w:rPr>
              <w:drawing>
                <wp:inline distT="0" distB="0" distL="0" distR="0" wp14:anchorId="5E16BC62" wp14:editId="2945D957">
                  <wp:extent cx="13716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24-18192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1600" cy="2743200"/>
                          </a:xfrm>
                          <a:prstGeom prst="rect">
                            <a:avLst/>
                          </a:prstGeom>
                        </pic:spPr>
                      </pic:pic>
                    </a:graphicData>
                  </a:graphic>
                </wp:inline>
              </w:drawing>
            </w:r>
          </w:p>
        </w:tc>
        <w:tc>
          <w:tcPr>
            <w:tcW w:w="2394" w:type="dxa"/>
          </w:tcPr>
          <w:p w:rsidR="002F3986" w:rsidRDefault="002F3986" w:rsidP="0064380A">
            <w:pPr>
              <w:rPr>
                <w:lang w:val="sr-Latn-RS"/>
              </w:rPr>
            </w:pPr>
            <w:r>
              <w:rPr>
                <w:noProof/>
              </w:rPr>
              <w:drawing>
                <wp:inline distT="0" distB="0" distL="0" distR="0" wp14:anchorId="77AF9AFF" wp14:editId="26DA11EA">
                  <wp:extent cx="13716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24-18192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1600" cy="2743200"/>
                          </a:xfrm>
                          <a:prstGeom prst="rect">
                            <a:avLst/>
                          </a:prstGeom>
                        </pic:spPr>
                      </pic:pic>
                    </a:graphicData>
                  </a:graphic>
                </wp:inline>
              </w:drawing>
            </w:r>
          </w:p>
        </w:tc>
      </w:tr>
      <w:tr w:rsidR="002F3986" w:rsidTr="00DC53FA">
        <w:tc>
          <w:tcPr>
            <w:tcW w:w="2394" w:type="dxa"/>
          </w:tcPr>
          <w:p w:rsidR="002F3986" w:rsidRPr="002F3986" w:rsidRDefault="002F3986" w:rsidP="00DC53FA">
            <w:pPr>
              <w:jc w:val="center"/>
              <w:rPr>
                <w:lang w:val="sr-Latn-RS"/>
              </w:rPr>
            </w:pPr>
            <w:r>
              <w:rPr>
                <w:lang w:val="sr-Latn-RS"/>
              </w:rPr>
              <w:t>Slika</w:t>
            </w:r>
            <w:r w:rsidR="00DC53FA">
              <w:rPr>
                <w:lang w:val="sr-Latn-RS"/>
              </w:rPr>
              <w:t xml:space="preserve"> 2.1.1</w:t>
            </w:r>
            <w:r>
              <w:rPr>
                <w:lang w:val="sr-Latn-RS"/>
              </w:rPr>
              <w:t xml:space="preserve"> Početna stranica</w:t>
            </w:r>
          </w:p>
        </w:tc>
        <w:tc>
          <w:tcPr>
            <w:tcW w:w="2394" w:type="dxa"/>
          </w:tcPr>
          <w:p w:rsidR="002F3986" w:rsidRDefault="002F3986" w:rsidP="00DC53FA">
            <w:pPr>
              <w:jc w:val="center"/>
              <w:rPr>
                <w:lang w:val="sr-Latn-RS"/>
              </w:rPr>
            </w:pPr>
            <w:r>
              <w:rPr>
                <w:lang w:val="sr-Latn-RS"/>
              </w:rPr>
              <w:t>Slika</w:t>
            </w:r>
            <w:r w:rsidR="00DC53FA">
              <w:rPr>
                <w:lang w:val="sr-Latn-RS"/>
              </w:rPr>
              <w:t xml:space="preserve"> 2.1.2</w:t>
            </w:r>
            <w:r>
              <w:rPr>
                <w:lang w:val="sr-Latn-RS"/>
              </w:rPr>
              <w:t xml:space="preserve"> Dnevnik ishrane</w:t>
            </w:r>
          </w:p>
        </w:tc>
        <w:tc>
          <w:tcPr>
            <w:tcW w:w="2394" w:type="dxa"/>
          </w:tcPr>
          <w:p w:rsidR="002F3986" w:rsidRDefault="002F3986" w:rsidP="00DC53FA">
            <w:pPr>
              <w:jc w:val="center"/>
              <w:rPr>
                <w:lang w:val="sr-Latn-RS"/>
              </w:rPr>
            </w:pPr>
            <w:r>
              <w:rPr>
                <w:lang w:val="sr-Latn-RS"/>
              </w:rPr>
              <w:t>Slika</w:t>
            </w:r>
            <w:r w:rsidR="00DC53FA">
              <w:rPr>
                <w:lang w:val="sr-Latn-RS"/>
              </w:rPr>
              <w:t xml:space="preserve"> 2.1.3</w:t>
            </w:r>
            <w:r>
              <w:rPr>
                <w:lang w:val="sr-Latn-RS"/>
              </w:rPr>
              <w:t xml:space="preserve"> Recepti</w:t>
            </w:r>
          </w:p>
        </w:tc>
        <w:tc>
          <w:tcPr>
            <w:tcW w:w="2394" w:type="dxa"/>
          </w:tcPr>
          <w:p w:rsidR="002F3986" w:rsidRDefault="002F3986" w:rsidP="00DC53FA">
            <w:pPr>
              <w:jc w:val="center"/>
              <w:rPr>
                <w:lang w:val="sr-Latn-RS"/>
              </w:rPr>
            </w:pPr>
            <w:r>
              <w:rPr>
                <w:lang w:val="sr-Latn-RS"/>
              </w:rPr>
              <w:t>Slika</w:t>
            </w:r>
            <w:r w:rsidR="00DC53FA">
              <w:rPr>
                <w:lang w:val="sr-Latn-RS"/>
              </w:rPr>
              <w:t xml:space="preserve"> 2.1.4</w:t>
            </w:r>
            <w:r>
              <w:rPr>
                <w:lang w:val="sr-Latn-RS"/>
              </w:rPr>
              <w:t xml:space="preserve"> Planovi</w:t>
            </w:r>
          </w:p>
        </w:tc>
      </w:tr>
    </w:tbl>
    <w:p w:rsidR="002F3986" w:rsidRDefault="002F3986" w:rsidP="0064380A">
      <w:pPr>
        <w:spacing w:after="0"/>
        <w:ind w:firstLine="360"/>
        <w:rPr>
          <w:lang w:val="sr-Latn-RS"/>
        </w:rPr>
      </w:pPr>
    </w:p>
    <w:p w:rsidR="007F47DD" w:rsidRDefault="007F47DD" w:rsidP="007F47DD">
      <w:pPr>
        <w:spacing w:after="0"/>
        <w:rPr>
          <w:lang w:val="sr-Latn-RS"/>
        </w:rPr>
      </w:pPr>
    </w:p>
    <w:p w:rsidR="007F47DD" w:rsidRDefault="007F47DD" w:rsidP="007F47DD">
      <w:pPr>
        <w:pStyle w:val="Heading2"/>
        <w:rPr>
          <w:lang w:val="sr-Latn-RS"/>
        </w:rPr>
      </w:pPr>
      <w:bookmarkStart w:id="41" w:name="_Toc50546225"/>
      <w:r>
        <w:rPr>
          <w:lang w:val="sr-Latn-RS"/>
        </w:rPr>
        <w:t xml:space="preserve">2.2 </w:t>
      </w:r>
      <w:r w:rsidRPr="007F47DD">
        <w:rPr>
          <w:lang w:val="sr-Latn-RS"/>
        </w:rPr>
        <w:t>Cronometer</w:t>
      </w:r>
      <w:bookmarkEnd w:id="41"/>
    </w:p>
    <w:p w:rsidR="0064380A" w:rsidRDefault="00A22448" w:rsidP="00406666">
      <w:pPr>
        <w:spacing w:after="0"/>
        <w:ind w:firstLine="360"/>
        <w:jc w:val="both"/>
        <w:rPr>
          <w:lang w:val="sr-Latn-RS"/>
        </w:rPr>
      </w:pPr>
      <w:r>
        <w:rPr>
          <w:lang w:val="sr-Latn-RS"/>
        </w:rPr>
        <w:t xml:space="preserve">Cronometer nudi sličan skup funkcionalnosti kao i prethodna aplikacija sa nešto drugačijim korisničkim interfejsom. Registracija nije moguća putem </w:t>
      </w:r>
      <w:r w:rsidR="00A36870">
        <w:rPr>
          <w:lang w:val="sr-Latn-RS"/>
        </w:rPr>
        <w:t xml:space="preserve">spoljnih servisa kao što su Gmail ili Facebook. Potrebni podaci za registraciju su pol, datum rodjenja, visina i težina. Korisnik može birati da li želi da održi, poveća ili smanji telesnu težinu. </w:t>
      </w:r>
    </w:p>
    <w:p w:rsidR="007F47DD" w:rsidRDefault="00BB7E81" w:rsidP="00406666">
      <w:pPr>
        <w:spacing w:after="0"/>
        <w:ind w:firstLine="360"/>
        <w:jc w:val="both"/>
        <w:rPr>
          <w:lang w:val="sr-Latn-RS"/>
        </w:rPr>
      </w:pPr>
      <w:r>
        <w:rPr>
          <w:lang w:val="sr-Latn-RS"/>
        </w:rPr>
        <w:t>Na početnoj stranici je dnevnik ishrane</w:t>
      </w:r>
      <w:r w:rsidR="00CF7ACD">
        <w:rPr>
          <w:lang w:val="sr-Latn-RS"/>
        </w:rPr>
        <w:t xml:space="preserve"> (slika 2.2.1)</w:t>
      </w:r>
      <w:r>
        <w:rPr>
          <w:lang w:val="sr-Latn-RS"/>
        </w:rPr>
        <w:t xml:space="preserve"> koji sadrži listu dodatih obroka sa osnovnim informacijama. Korisnik može sam kreirati recepte i dodavati namirnice. Obroci se dodaju skenira</w:t>
      </w:r>
      <w:r w:rsidR="00A43B83">
        <w:rPr>
          <w:lang w:val="sr-Latn-RS"/>
        </w:rPr>
        <w:t xml:space="preserve">njem bar koda ili pretragom po nazivu. </w:t>
      </w:r>
      <w:r w:rsidR="00A43B83">
        <w:rPr>
          <w:lang w:val="sr-Latn-RS"/>
        </w:rPr>
        <w:lastRenderedPageBreak/>
        <w:t>Omogućen je i prikaz izveštaja i grafikona</w:t>
      </w:r>
      <w:r w:rsidR="00CF7ACD">
        <w:rPr>
          <w:lang w:val="sr-Latn-RS"/>
        </w:rPr>
        <w:t xml:space="preserve"> (slika 2.2.2)</w:t>
      </w:r>
      <w:r w:rsidR="00A43B83">
        <w:rPr>
          <w:lang w:val="sr-Latn-RS"/>
        </w:rPr>
        <w:t xml:space="preserve"> na kojima su prikazane informacije o broju unetih kalorija, sa raspodelom makro nutrijenata, po danima. Profil korisnika</w:t>
      </w:r>
      <w:r w:rsidR="00CF7ACD">
        <w:rPr>
          <w:lang w:val="sr-Latn-RS"/>
        </w:rPr>
        <w:t xml:space="preserve"> (slika 2.2.3)</w:t>
      </w:r>
      <w:r w:rsidR="00A43B83">
        <w:rPr>
          <w:lang w:val="sr-Latn-RS"/>
        </w:rPr>
        <w:t xml:space="preserve"> sadrži dodatne podatke kao što su indeks telesne mase,</w:t>
      </w:r>
      <w:r w:rsidR="00DA6A3B">
        <w:rPr>
          <w:lang w:val="sr-Latn-RS"/>
        </w:rPr>
        <w:t xml:space="preserve"> bazalni metabolizam i procenjena vrednost telesne masnoće. Plaćene verzije GOLD i PROFESSIONAL sa cenama od 6,99 i 24,95 dolara mesečno pružaju dodatne funkcionalnosti kao što su predlozi obroka i isključivanje reklama.</w:t>
      </w:r>
    </w:p>
    <w:p w:rsidR="00C478DA" w:rsidRDefault="00C478DA" w:rsidP="0064380A">
      <w:pPr>
        <w:spacing w:after="0"/>
        <w:ind w:firstLine="360"/>
        <w:rPr>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2552"/>
        <w:gridCol w:w="2552"/>
      </w:tblGrid>
      <w:tr w:rsidR="00C478DA" w:rsidTr="00C478DA">
        <w:tc>
          <w:tcPr>
            <w:tcW w:w="3192" w:type="dxa"/>
          </w:tcPr>
          <w:p w:rsidR="00C478DA" w:rsidRDefault="00C478DA" w:rsidP="00C478DA">
            <w:pPr>
              <w:jc w:val="center"/>
              <w:rPr>
                <w:lang w:val="sr-Latn-RS"/>
              </w:rPr>
            </w:pPr>
            <w:r>
              <w:rPr>
                <w:noProof/>
              </w:rPr>
              <w:drawing>
                <wp:inline distT="0" distB="0" distL="0" distR="0" wp14:anchorId="16EDF96E" wp14:editId="4286A603">
                  <wp:extent cx="13716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24-19362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1600" cy="2743200"/>
                          </a:xfrm>
                          <a:prstGeom prst="rect">
                            <a:avLst/>
                          </a:prstGeom>
                        </pic:spPr>
                      </pic:pic>
                    </a:graphicData>
                  </a:graphic>
                </wp:inline>
              </w:drawing>
            </w:r>
          </w:p>
        </w:tc>
        <w:tc>
          <w:tcPr>
            <w:tcW w:w="3192" w:type="dxa"/>
          </w:tcPr>
          <w:p w:rsidR="00C478DA" w:rsidRDefault="00C478DA" w:rsidP="00C478DA">
            <w:pPr>
              <w:jc w:val="center"/>
              <w:rPr>
                <w:lang w:val="sr-Latn-RS"/>
              </w:rPr>
            </w:pPr>
            <w:r>
              <w:rPr>
                <w:noProof/>
              </w:rPr>
              <w:drawing>
                <wp:inline distT="0" distB="0" distL="0" distR="0" wp14:anchorId="429B8BA5" wp14:editId="64490883">
                  <wp:extent cx="13716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25-12221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71600" cy="2743200"/>
                          </a:xfrm>
                          <a:prstGeom prst="rect">
                            <a:avLst/>
                          </a:prstGeom>
                        </pic:spPr>
                      </pic:pic>
                    </a:graphicData>
                  </a:graphic>
                </wp:inline>
              </w:drawing>
            </w:r>
          </w:p>
        </w:tc>
        <w:tc>
          <w:tcPr>
            <w:tcW w:w="3192" w:type="dxa"/>
          </w:tcPr>
          <w:p w:rsidR="00C478DA" w:rsidRDefault="00C478DA" w:rsidP="00C478DA">
            <w:pPr>
              <w:jc w:val="center"/>
              <w:rPr>
                <w:lang w:val="sr-Latn-RS"/>
              </w:rPr>
            </w:pPr>
            <w:r>
              <w:rPr>
                <w:noProof/>
              </w:rPr>
              <w:drawing>
                <wp:inline distT="0" distB="0" distL="0" distR="0" wp14:anchorId="60D8860B" wp14:editId="6D9B48E2">
                  <wp:extent cx="13716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25-12222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1600" cy="2743200"/>
                          </a:xfrm>
                          <a:prstGeom prst="rect">
                            <a:avLst/>
                          </a:prstGeom>
                        </pic:spPr>
                      </pic:pic>
                    </a:graphicData>
                  </a:graphic>
                </wp:inline>
              </w:drawing>
            </w:r>
          </w:p>
        </w:tc>
      </w:tr>
      <w:tr w:rsidR="00C478DA" w:rsidTr="00C478DA">
        <w:tc>
          <w:tcPr>
            <w:tcW w:w="3192" w:type="dxa"/>
          </w:tcPr>
          <w:p w:rsidR="00C478DA" w:rsidRDefault="00C478DA" w:rsidP="00C478DA">
            <w:pPr>
              <w:jc w:val="center"/>
              <w:rPr>
                <w:lang w:val="sr-Latn-RS"/>
              </w:rPr>
            </w:pPr>
            <w:r>
              <w:rPr>
                <w:lang w:val="sr-Latn-RS"/>
              </w:rPr>
              <w:t>Slika 2.2.1 Dnevnik ishrane</w:t>
            </w:r>
          </w:p>
        </w:tc>
        <w:tc>
          <w:tcPr>
            <w:tcW w:w="3192" w:type="dxa"/>
          </w:tcPr>
          <w:p w:rsidR="00C478DA" w:rsidRDefault="00C478DA" w:rsidP="00C478DA">
            <w:pPr>
              <w:jc w:val="center"/>
              <w:rPr>
                <w:lang w:val="sr-Latn-RS"/>
              </w:rPr>
            </w:pPr>
            <w:r>
              <w:rPr>
                <w:lang w:val="sr-Latn-RS"/>
              </w:rPr>
              <w:t>Slika 2.2.2 Grafikoni i izveštaji</w:t>
            </w:r>
          </w:p>
        </w:tc>
        <w:tc>
          <w:tcPr>
            <w:tcW w:w="3192" w:type="dxa"/>
          </w:tcPr>
          <w:p w:rsidR="00C478DA" w:rsidRDefault="00C478DA" w:rsidP="00C478DA">
            <w:pPr>
              <w:jc w:val="center"/>
              <w:rPr>
                <w:lang w:val="sr-Latn-RS"/>
              </w:rPr>
            </w:pPr>
            <w:r>
              <w:rPr>
                <w:lang w:val="sr-Latn-RS"/>
              </w:rPr>
              <w:t>Slika 2.2.3 Profil korisnika</w:t>
            </w:r>
          </w:p>
        </w:tc>
      </w:tr>
    </w:tbl>
    <w:p w:rsidR="00DC53FA" w:rsidRDefault="00DC53FA" w:rsidP="0064380A">
      <w:pPr>
        <w:spacing w:after="0"/>
        <w:ind w:firstLine="360"/>
        <w:rPr>
          <w:lang w:val="sr-Latn-RS"/>
        </w:rPr>
      </w:pPr>
    </w:p>
    <w:p w:rsidR="002176E0" w:rsidRDefault="002176E0" w:rsidP="00974ED9">
      <w:pPr>
        <w:pStyle w:val="Heading2"/>
        <w:rPr>
          <w:lang w:val="sr-Latn-RS"/>
        </w:rPr>
      </w:pPr>
      <w:bookmarkStart w:id="42" w:name="_Toc50546226"/>
      <w:r>
        <w:rPr>
          <w:lang w:val="sr-Latn-RS"/>
        </w:rPr>
        <w:t>2.3 Diskusija</w:t>
      </w:r>
      <w:bookmarkEnd w:id="42"/>
    </w:p>
    <w:p w:rsidR="002F2968" w:rsidRDefault="0014475C" w:rsidP="00974ED9">
      <w:pPr>
        <w:spacing w:after="0"/>
        <w:ind w:firstLine="357"/>
        <w:jc w:val="both"/>
        <w:rPr>
          <w:lang w:val="sr-Latn-RS"/>
        </w:rPr>
      </w:pPr>
      <w:r>
        <w:rPr>
          <w:lang w:val="sr-Latn-RS"/>
        </w:rPr>
        <w:t>Analizom</w:t>
      </w:r>
      <w:r w:rsidR="002176E0">
        <w:rPr>
          <w:lang w:val="sr-Latn-RS"/>
        </w:rPr>
        <w:t xml:space="preserve"> sličnih rešenja i </w:t>
      </w:r>
      <w:r>
        <w:rPr>
          <w:lang w:val="sr-Latn-RS"/>
        </w:rPr>
        <w:t xml:space="preserve">pregledom </w:t>
      </w:r>
      <w:r w:rsidR="002176E0">
        <w:rPr>
          <w:lang w:val="sr-Latn-RS"/>
        </w:rPr>
        <w:t>sadržaja</w:t>
      </w:r>
      <w:r w:rsidR="0016623C">
        <w:rPr>
          <w:lang w:val="sr-Latn-RS"/>
        </w:rPr>
        <w:t xml:space="preserve"> opisanih aplikacija može se zaključiti šta je od funkcionalnosti potrebno za adekvatno korišćenje.</w:t>
      </w:r>
      <w:r w:rsidR="002176E0">
        <w:rPr>
          <w:lang w:val="sr-Latn-RS"/>
        </w:rPr>
        <w:t xml:space="preserve"> </w:t>
      </w:r>
      <w:r w:rsidR="002F2968">
        <w:rPr>
          <w:lang w:val="sr-Latn-RS"/>
        </w:rPr>
        <w:t>U nastavku će se sagledati pozitivne karakteristike i neki nedostaci jedne u odnosu na drugu aplikaciju.</w:t>
      </w:r>
    </w:p>
    <w:p w:rsidR="002F2968" w:rsidRPr="0014475C" w:rsidRDefault="002F2968" w:rsidP="00974ED9">
      <w:pPr>
        <w:spacing w:after="0"/>
        <w:ind w:firstLine="357"/>
        <w:jc w:val="both"/>
        <w:rPr>
          <w:lang w:val="sr-Latn-RS"/>
        </w:rPr>
      </w:pPr>
      <w:r>
        <w:rPr>
          <w:lang w:val="sr-Latn-RS"/>
        </w:rPr>
        <w:t xml:space="preserve">Broj koji predstavlja ukupan unos dnevnih kalorija i koliko je još neophodno uneti kalorija do kraja dana se nalazi na početnom ekranu obe aplikacije. Grafički prikaz kod Cronometer-a u formi </w:t>
      </w:r>
      <w:r w:rsidR="004658E2">
        <w:rPr>
          <w:lang w:val="sr-Latn-RS"/>
        </w:rPr>
        <w:t>kružnog dijagrama je čitljiviji jer se vizuelno može primetiti koji je procenat unetih kalorija. MyFitnessPal na početnom ekranu sadrži samo brojeve a da bi se došlo do dijagrama nephodno je proći više koraka kroz navigaciju. Prikaz unetih obroka sadrži podatke kao što su naziv obroka količina kalorija i broj porcija. MyFitnessPal odvaja unete obroke u grupe: doručak, ručak, večera i užina. Takođe pruža doda</w:t>
      </w:r>
      <w:r w:rsidR="0035122E">
        <w:rPr>
          <w:lang w:val="sr-Latn-RS"/>
        </w:rPr>
        <w:t xml:space="preserve">tne informacije na primer ukoliko obrok sadrži </w:t>
      </w:r>
      <w:r w:rsidR="0035122E">
        <w:rPr>
          <w:lang w:val="sr-Latn-RS"/>
        </w:rPr>
        <w:lastRenderedPageBreak/>
        <w:t xml:space="preserve">visok nivo šećera, ispod naziva će se prikazati maksimalan dnevni unos šećera. Cronometer ima mogućnost preporuke obroka ali samo u plaćenoj Gold verziji. Takođe je mana što ne postoji probni period za plaćenu verziju, dok MyFitnessPal ima probni period od 30 dana. </w:t>
      </w:r>
      <w:r w:rsidR="00E72B2F">
        <w:rPr>
          <w:lang w:val="sr-Latn-RS"/>
        </w:rPr>
        <w:t>Obe aplikacije imaju prikaz dijagrama na kom se može pratiti telesna težina kroz vreme. Prednost MyFitnessPal aplikacije u odnosu na Cronometer su i obaveštenja ukoliko korisnik zaboravi da unese obrok.</w:t>
      </w:r>
    </w:p>
    <w:p w:rsidR="00E55331" w:rsidRDefault="00E55331" w:rsidP="00FB5517">
      <w:pPr>
        <w:pStyle w:val="Heading1"/>
        <w:numPr>
          <w:ilvl w:val="0"/>
          <w:numId w:val="8"/>
        </w:numPr>
        <w:rPr>
          <w:lang w:val="sr-Latn-RS"/>
        </w:rPr>
      </w:pPr>
      <w:r>
        <w:rPr>
          <w:lang w:val="sr-Latn-RS"/>
        </w:rPr>
        <w:br w:type="page"/>
      </w:r>
    </w:p>
    <w:p w:rsidR="006C457A" w:rsidRDefault="006C457A" w:rsidP="00A0162A">
      <w:pPr>
        <w:pStyle w:val="Heading1"/>
        <w:numPr>
          <w:ilvl w:val="0"/>
          <w:numId w:val="7"/>
        </w:numPr>
        <w:rPr>
          <w:lang w:val="sr-Latn-RS"/>
        </w:rPr>
      </w:pPr>
      <w:bookmarkStart w:id="43" w:name="_Tehnologije"/>
      <w:bookmarkStart w:id="44" w:name="_Toc50546227"/>
      <w:bookmarkEnd w:id="43"/>
      <w:r>
        <w:rPr>
          <w:lang w:val="sr-Latn-RS"/>
        </w:rPr>
        <w:lastRenderedPageBreak/>
        <w:t>Tehnologije</w:t>
      </w:r>
      <w:bookmarkEnd w:id="44"/>
    </w:p>
    <w:p w:rsidR="00412546" w:rsidRPr="00412546" w:rsidRDefault="00412546" w:rsidP="00406666">
      <w:pPr>
        <w:ind w:firstLine="360"/>
        <w:jc w:val="both"/>
        <w:rPr>
          <w:lang w:val="sr-Latn-RS"/>
        </w:rPr>
      </w:pPr>
      <w:r>
        <w:rPr>
          <w:lang w:val="sr-Latn-RS"/>
        </w:rPr>
        <w:t>Sistem se sastoji od klijentske strane, serverske strane, baze podataka, sistema baziranog na pravilima i eks</w:t>
      </w:r>
      <w:r w:rsidR="00980F55">
        <w:rPr>
          <w:lang w:val="sr-Latn-RS"/>
        </w:rPr>
        <w:t>ternog API-ja spoonacular.com [</w:t>
      </w:r>
      <w:hyperlink w:anchor="_Literatura" w:history="1">
        <w:r w:rsidR="00FC5C82">
          <w:rPr>
            <w:rStyle w:val="Hyperlink"/>
            <w:lang w:val="sr-Latn-RS"/>
          </w:rPr>
          <w:t>9</w:t>
        </w:r>
      </w:hyperlink>
      <w:r>
        <w:rPr>
          <w:lang w:val="sr-Latn-RS"/>
        </w:rPr>
        <w:t>]</w:t>
      </w:r>
      <w:r w:rsidR="00253F42">
        <w:rPr>
          <w:lang w:val="sr-Latn-RS"/>
        </w:rPr>
        <w:t xml:space="preserve"> (slika</w:t>
      </w:r>
      <w:r w:rsidR="00210E28">
        <w:rPr>
          <w:lang w:val="sr-Latn-RS"/>
        </w:rPr>
        <w:t xml:space="preserve"> 5.1</w:t>
      </w:r>
      <w:r w:rsidR="00253F42">
        <w:rPr>
          <w:lang w:val="sr-Latn-RS"/>
        </w:rPr>
        <w:t xml:space="preserve">). </w:t>
      </w:r>
      <w:r w:rsidR="008D4789">
        <w:rPr>
          <w:lang w:val="sr-Latn-RS"/>
        </w:rPr>
        <w:t xml:space="preserve">Za razvoj </w:t>
      </w:r>
      <w:r w:rsidR="00262A71">
        <w:rPr>
          <w:lang w:val="sr-Latn-RS"/>
        </w:rPr>
        <w:t>klijentskih aplijacija</w:t>
      </w:r>
      <w:r w:rsidR="008D4789">
        <w:rPr>
          <w:lang w:val="sr-Latn-RS"/>
        </w:rPr>
        <w:t xml:space="preserve"> je korišćen</w:t>
      </w:r>
      <w:r w:rsidR="00262A71">
        <w:rPr>
          <w:lang w:val="sr-Latn-RS"/>
        </w:rPr>
        <w:t xml:space="preserve"> </w:t>
      </w:r>
      <w:r w:rsidR="00262A71" w:rsidRPr="00262A71">
        <w:rPr>
          <w:i/>
          <w:lang w:val="sr-Latn-RS"/>
        </w:rPr>
        <w:t>React</w:t>
      </w:r>
      <w:r w:rsidR="00262A71">
        <w:rPr>
          <w:lang w:val="sr-Latn-RS"/>
        </w:rPr>
        <w:t xml:space="preserve"> i</w:t>
      </w:r>
      <w:r w:rsidR="008D4789">
        <w:rPr>
          <w:lang w:val="sr-Latn-RS"/>
        </w:rPr>
        <w:t xml:space="preserve"> </w:t>
      </w:r>
      <w:r w:rsidR="008D4789" w:rsidRPr="00210E28">
        <w:rPr>
          <w:i/>
          <w:lang w:val="sr-Latn-RS"/>
        </w:rPr>
        <w:t>React Native</w:t>
      </w:r>
      <w:r w:rsidR="00210E28">
        <w:rPr>
          <w:lang w:val="sr-Latn-RS"/>
        </w:rPr>
        <w:t xml:space="preserve"> [</w:t>
      </w:r>
      <w:hyperlink w:anchor="_Literatura" w:history="1">
        <w:r w:rsidR="00FC5C82">
          <w:rPr>
            <w:rStyle w:val="Hyperlink"/>
            <w:lang w:val="sr-Latn-RS"/>
          </w:rPr>
          <w:t>10</w:t>
        </w:r>
      </w:hyperlink>
      <w:r w:rsidR="00210E28">
        <w:rPr>
          <w:lang w:val="sr-Latn-RS"/>
        </w:rPr>
        <w:t>]</w:t>
      </w:r>
      <w:r w:rsidR="008D4789">
        <w:rPr>
          <w:lang w:val="sr-Latn-RS"/>
        </w:rPr>
        <w:t xml:space="preserve">, za serversku aplikaciju </w:t>
      </w:r>
      <w:r w:rsidR="008D4789" w:rsidRPr="00210E28">
        <w:rPr>
          <w:i/>
          <w:lang w:val="sr-Latn-RS"/>
        </w:rPr>
        <w:t>Spring</w:t>
      </w:r>
      <w:r w:rsidR="008D4789">
        <w:rPr>
          <w:lang w:val="sr-Latn-RS"/>
        </w:rPr>
        <w:t xml:space="preserve"> </w:t>
      </w:r>
      <w:r w:rsidR="00210E28">
        <w:rPr>
          <w:lang w:val="sr-Latn-RS"/>
        </w:rPr>
        <w:t>[</w:t>
      </w:r>
      <w:hyperlink w:anchor="_Literatura" w:history="1">
        <w:r w:rsidR="00FC5C82">
          <w:rPr>
            <w:rStyle w:val="Hyperlink"/>
            <w:lang w:val="sr-Latn-RS"/>
          </w:rPr>
          <w:t>11</w:t>
        </w:r>
      </w:hyperlink>
      <w:r w:rsidR="00210E28">
        <w:rPr>
          <w:lang w:val="sr-Latn-RS"/>
        </w:rPr>
        <w:t xml:space="preserve">] </w:t>
      </w:r>
      <w:r w:rsidR="008D4789">
        <w:rPr>
          <w:lang w:val="sr-Latn-RS"/>
        </w:rPr>
        <w:t xml:space="preserve">koristeći </w:t>
      </w:r>
      <w:r w:rsidR="008D4789" w:rsidRPr="00210E28">
        <w:rPr>
          <w:i/>
          <w:lang w:val="sr-Latn-RS"/>
        </w:rPr>
        <w:t>REST</w:t>
      </w:r>
      <w:r w:rsidR="00210E28">
        <w:rPr>
          <w:lang w:val="sr-Latn-RS"/>
        </w:rPr>
        <w:t xml:space="preserve"> [</w:t>
      </w:r>
      <w:hyperlink w:anchor="_Literatura" w:history="1">
        <w:r w:rsidR="00FC5C82">
          <w:rPr>
            <w:rStyle w:val="Hyperlink"/>
            <w:lang w:val="sr-Latn-RS"/>
          </w:rPr>
          <w:t>12</w:t>
        </w:r>
      </w:hyperlink>
      <w:r w:rsidR="00210E28">
        <w:rPr>
          <w:lang w:val="sr-Latn-RS"/>
        </w:rPr>
        <w:t>]</w:t>
      </w:r>
      <w:r w:rsidR="008D4789">
        <w:rPr>
          <w:lang w:val="sr-Latn-RS"/>
        </w:rPr>
        <w:t xml:space="preserve">, za bazu podataka </w:t>
      </w:r>
      <w:r w:rsidR="008D4789" w:rsidRPr="00210E28">
        <w:rPr>
          <w:i/>
          <w:lang w:val="sr-Latn-RS"/>
        </w:rPr>
        <w:t>MySQL</w:t>
      </w:r>
      <w:r w:rsidR="00210E28">
        <w:rPr>
          <w:lang w:val="sr-Latn-RS"/>
        </w:rPr>
        <w:t xml:space="preserve"> [</w:t>
      </w:r>
      <w:hyperlink w:anchor="_Literatura" w:history="1">
        <w:r w:rsidR="00FC5C82">
          <w:rPr>
            <w:rStyle w:val="Hyperlink"/>
            <w:lang w:val="sr-Latn-RS"/>
          </w:rPr>
          <w:t>13</w:t>
        </w:r>
      </w:hyperlink>
      <w:r w:rsidR="00210E28">
        <w:rPr>
          <w:lang w:val="sr-Latn-RS"/>
        </w:rPr>
        <w:t>]</w:t>
      </w:r>
      <w:r w:rsidR="008D4789">
        <w:rPr>
          <w:lang w:val="sr-Latn-RS"/>
        </w:rPr>
        <w:t xml:space="preserve"> i  za sistem baziran na znanju </w:t>
      </w:r>
      <w:r w:rsidR="008D4789" w:rsidRPr="00210E28">
        <w:rPr>
          <w:i/>
          <w:lang w:val="sr-Latn-RS"/>
        </w:rPr>
        <w:t>Drools</w:t>
      </w:r>
      <w:r w:rsidR="00210E28">
        <w:rPr>
          <w:lang w:val="sr-Latn-RS"/>
        </w:rPr>
        <w:t xml:space="preserve"> [</w:t>
      </w:r>
      <w:hyperlink w:anchor="_Literatura" w:history="1">
        <w:r w:rsidR="00FC5C82">
          <w:rPr>
            <w:rStyle w:val="Hyperlink"/>
            <w:lang w:val="sr-Latn-RS"/>
          </w:rPr>
          <w:t>14</w:t>
        </w:r>
      </w:hyperlink>
      <w:r w:rsidR="00210E28">
        <w:rPr>
          <w:lang w:val="sr-Latn-RS"/>
        </w:rPr>
        <w:t>]</w:t>
      </w:r>
    </w:p>
    <w:p w:rsidR="000C6BF4" w:rsidRDefault="00262A71" w:rsidP="0064380A">
      <w:pPr>
        <w:spacing w:after="0"/>
        <w:jc w:val="center"/>
        <w:rPr>
          <w:lang w:val="sr-Latn-RS"/>
        </w:rPr>
      </w:pPr>
      <w:r>
        <w:rPr>
          <w:noProof/>
        </w:rPr>
        <w:drawing>
          <wp:inline distT="0" distB="0" distL="0" distR="0" wp14:anchorId="7947EDB9" wp14:editId="5777DA80">
            <wp:extent cx="3336877" cy="253080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itektura sistema - Copy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8037" cy="2531685"/>
                    </a:xfrm>
                    <a:prstGeom prst="rect">
                      <a:avLst/>
                    </a:prstGeom>
                  </pic:spPr>
                </pic:pic>
              </a:graphicData>
            </a:graphic>
          </wp:inline>
        </w:drawing>
      </w:r>
    </w:p>
    <w:p w:rsidR="00210E28" w:rsidRDefault="00210E28" w:rsidP="0064380A">
      <w:pPr>
        <w:spacing w:after="0"/>
        <w:jc w:val="center"/>
        <w:rPr>
          <w:lang w:val="sr-Latn-RS"/>
        </w:rPr>
      </w:pPr>
      <w:r>
        <w:rPr>
          <w:lang w:val="sr-Latn-RS"/>
        </w:rPr>
        <w:t>Slika 5.1 Arhitekura aplikacije</w:t>
      </w:r>
    </w:p>
    <w:p w:rsidR="008D4789" w:rsidRDefault="00DA6A3B" w:rsidP="00D24F27">
      <w:pPr>
        <w:pStyle w:val="Heading2"/>
        <w:rPr>
          <w:lang w:val="sr-Latn-RS"/>
        </w:rPr>
      </w:pPr>
      <w:bookmarkStart w:id="45" w:name="_Toc50546228"/>
      <w:r>
        <w:rPr>
          <w:lang w:val="sr-Latn-RS"/>
        </w:rPr>
        <w:t>3</w:t>
      </w:r>
      <w:r w:rsidR="008D4789">
        <w:rPr>
          <w:lang w:val="sr-Latn-RS"/>
        </w:rPr>
        <w:t xml:space="preserve">.1 </w:t>
      </w:r>
      <w:r w:rsidR="00262A71">
        <w:rPr>
          <w:lang w:val="sr-Latn-RS"/>
        </w:rPr>
        <w:t xml:space="preserve">React i </w:t>
      </w:r>
      <w:r w:rsidR="008D4789">
        <w:rPr>
          <w:lang w:val="sr-Latn-RS"/>
        </w:rPr>
        <w:t>React Native</w:t>
      </w:r>
      <w:bookmarkEnd w:id="45"/>
    </w:p>
    <w:p w:rsidR="00847961" w:rsidRPr="00847961" w:rsidRDefault="00847961">
      <w:pPr>
        <w:spacing w:after="0"/>
        <w:ind w:firstLine="360"/>
        <w:rPr>
          <w:lang w:val="sr-Latn-RS"/>
        </w:rPr>
        <w:pPrChange w:id="46" w:author="Simona Nikolic" w:date="2020-09-16T16:03:00Z">
          <w:pPr>
            <w:spacing w:after="0"/>
          </w:pPr>
        </w:pPrChange>
      </w:pPr>
      <w:r>
        <w:rPr>
          <w:lang w:val="sr-Latn-RS"/>
        </w:rPr>
        <w:t>React je JavaScript biblioteka otvorenog koda za izgradnju korisničkih intefejsa, razvijen od strane Facebook-a [</w:t>
      </w:r>
      <w:r w:rsidR="00F30AA7">
        <w:fldChar w:fldCharType="begin"/>
      </w:r>
      <w:r w:rsidR="00FC5C82">
        <w:instrText>HYPERLINK  \l "_Literatura"</w:instrText>
      </w:r>
      <w:r w:rsidR="00F30AA7">
        <w:fldChar w:fldCharType="separate"/>
      </w:r>
      <w:r w:rsidR="00FC5C82">
        <w:rPr>
          <w:rStyle w:val="Hyperlink"/>
          <w:lang w:val="sr-Latn-RS"/>
        </w:rPr>
        <w:t>15</w:t>
      </w:r>
      <w:r w:rsidR="00F30AA7">
        <w:rPr>
          <w:rStyle w:val="Hyperlink"/>
          <w:lang w:val="sr-Latn-RS"/>
        </w:rPr>
        <w:fldChar w:fldCharType="end"/>
      </w:r>
      <w:r>
        <w:rPr>
          <w:lang w:val="sr-Latn-RS"/>
        </w:rPr>
        <w:t>]. React aplikacija je sagrađena od komponenti koje omogućavaju podelu korisničkog interfejsa na delove koji su nezavisni i mogu se ponovo koristiti. Svaka komponenta kao povratnu vrednost ima React element koji opisuje št</w:t>
      </w:r>
      <w:r w:rsidR="00322B6C">
        <w:rPr>
          <w:lang w:val="sr-Latn-RS"/>
        </w:rPr>
        <w:t xml:space="preserve">a treba da se pojavi na ekranu, a opciono može primati i parametre (props). Komponente se mogu pisati kao </w:t>
      </w:r>
      <w:r w:rsidR="00322B6C" w:rsidRPr="00322B6C">
        <w:rPr>
          <w:i/>
          <w:lang w:val="sr-Latn-RS"/>
        </w:rPr>
        <w:t>JavaScript</w:t>
      </w:r>
      <w:r w:rsidR="00322B6C">
        <w:rPr>
          <w:lang w:val="sr-Latn-RS"/>
        </w:rPr>
        <w:t xml:space="preserve"> klase ili funkcije. </w:t>
      </w:r>
      <w:r w:rsidR="00322B6C" w:rsidRPr="00DA019A">
        <w:rPr>
          <w:i/>
          <w:lang w:val="sr-Latn-RS"/>
        </w:rPr>
        <w:t>React</w:t>
      </w:r>
      <w:r w:rsidR="00322B6C">
        <w:rPr>
          <w:lang w:val="sr-Latn-RS"/>
        </w:rPr>
        <w:t xml:space="preserve"> i </w:t>
      </w:r>
      <w:r w:rsidR="00322B6C" w:rsidRPr="00DA019A">
        <w:rPr>
          <w:i/>
          <w:lang w:val="sr-Latn-RS"/>
        </w:rPr>
        <w:t>React Native</w:t>
      </w:r>
      <w:r w:rsidR="00322B6C">
        <w:rPr>
          <w:lang w:val="sr-Latn-RS"/>
        </w:rPr>
        <w:t xml:space="preserve"> koriste </w:t>
      </w:r>
      <w:r w:rsidR="00322B6C" w:rsidRPr="00DA019A">
        <w:rPr>
          <w:i/>
          <w:lang w:val="sr-Latn-RS"/>
        </w:rPr>
        <w:t>JSX</w:t>
      </w:r>
      <w:r w:rsidR="00322B6C">
        <w:rPr>
          <w:lang w:val="sr-Latn-RS"/>
        </w:rPr>
        <w:t xml:space="preserve">, sintaksu koja omogućava pisanje elemenata unutar </w:t>
      </w:r>
      <w:r w:rsidR="00322B6C" w:rsidRPr="00DA019A">
        <w:rPr>
          <w:i/>
          <w:lang w:val="sr-Latn-RS"/>
        </w:rPr>
        <w:t>JavaScript</w:t>
      </w:r>
      <w:r w:rsidR="00322B6C">
        <w:rPr>
          <w:lang w:val="sr-Latn-RS"/>
        </w:rPr>
        <w:t xml:space="preserve"> koda.</w:t>
      </w:r>
    </w:p>
    <w:p w:rsidR="00203210" w:rsidRDefault="00E726E8" w:rsidP="00406666">
      <w:pPr>
        <w:spacing w:after="0"/>
        <w:ind w:firstLine="360"/>
        <w:jc w:val="both"/>
        <w:rPr>
          <w:lang w:val="sr-Latn-RS"/>
        </w:rPr>
      </w:pPr>
      <w:r w:rsidRPr="00210E28">
        <w:rPr>
          <w:i/>
          <w:lang w:val="sr-Latn-RS"/>
        </w:rPr>
        <w:t>React Native</w:t>
      </w:r>
      <w:r>
        <w:rPr>
          <w:lang w:val="sr-Latn-RS"/>
        </w:rPr>
        <w:t xml:space="preserve"> je radni okvir otvorenog koda za kreiranje mobilnih aplikacija.. Koristi se za razvoj aplikacija za </w:t>
      </w:r>
      <w:r w:rsidRPr="00974ED9">
        <w:rPr>
          <w:i/>
          <w:lang w:val="sr-Latn-RS"/>
        </w:rPr>
        <w:t>Android</w:t>
      </w:r>
      <w:r w:rsidR="00DA019A">
        <w:rPr>
          <w:lang w:val="sr-Latn-RS"/>
        </w:rPr>
        <w:t xml:space="preserve"> [</w:t>
      </w:r>
      <w:hyperlink w:anchor="_Literatura" w:history="1">
        <w:r w:rsidR="00FC5C82">
          <w:rPr>
            <w:rStyle w:val="Hyperlink"/>
            <w:lang w:val="sr-Latn-RS"/>
          </w:rPr>
          <w:t>16</w:t>
        </w:r>
      </w:hyperlink>
      <w:r w:rsidR="00DA019A">
        <w:rPr>
          <w:lang w:val="sr-Latn-RS"/>
        </w:rPr>
        <w:t>]</w:t>
      </w:r>
      <w:r>
        <w:rPr>
          <w:lang w:val="sr-Latn-RS"/>
        </w:rPr>
        <w:t xml:space="preserve">, </w:t>
      </w:r>
      <w:r w:rsidRPr="00DA019A">
        <w:rPr>
          <w:i/>
          <w:lang w:val="sr-Latn-RS"/>
        </w:rPr>
        <w:t>iOS</w:t>
      </w:r>
      <w:r w:rsidR="00DA019A">
        <w:rPr>
          <w:lang w:val="sr-Latn-RS"/>
        </w:rPr>
        <w:t xml:space="preserve"> [</w:t>
      </w:r>
      <w:hyperlink w:anchor="_Literatura" w:history="1">
        <w:r w:rsidR="00FC5C82">
          <w:rPr>
            <w:rStyle w:val="Hyperlink"/>
            <w:lang w:val="sr-Latn-RS"/>
          </w:rPr>
          <w:t>17</w:t>
        </w:r>
      </w:hyperlink>
      <w:r w:rsidR="00DA019A">
        <w:rPr>
          <w:lang w:val="sr-Latn-RS"/>
        </w:rPr>
        <w:t>]</w:t>
      </w:r>
      <w:r>
        <w:rPr>
          <w:lang w:val="sr-Latn-RS"/>
        </w:rPr>
        <w:t xml:space="preserve">, </w:t>
      </w:r>
      <w:r w:rsidRPr="00DA019A">
        <w:rPr>
          <w:i/>
          <w:lang w:val="sr-Latn-RS"/>
        </w:rPr>
        <w:t>Web</w:t>
      </w:r>
      <w:r>
        <w:rPr>
          <w:lang w:val="sr-Latn-RS"/>
        </w:rPr>
        <w:t xml:space="preserve"> i </w:t>
      </w:r>
      <w:r w:rsidRPr="00DA019A">
        <w:rPr>
          <w:i/>
          <w:lang w:val="sr-Latn-RS"/>
        </w:rPr>
        <w:t>UWP</w:t>
      </w:r>
      <w:r w:rsidR="00DA019A">
        <w:rPr>
          <w:lang w:val="sr-Latn-RS"/>
        </w:rPr>
        <w:t xml:space="preserve"> [</w:t>
      </w:r>
      <w:hyperlink w:anchor="_Literatura" w:history="1">
        <w:r w:rsidR="00FC5C82">
          <w:rPr>
            <w:rStyle w:val="Hyperlink"/>
            <w:lang w:val="sr-Latn-RS"/>
          </w:rPr>
          <w:t>18</w:t>
        </w:r>
      </w:hyperlink>
      <w:r w:rsidR="00DA019A">
        <w:rPr>
          <w:lang w:val="sr-Latn-RS"/>
        </w:rPr>
        <w:t>]</w:t>
      </w:r>
      <w:r>
        <w:rPr>
          <w:lang w:val="sr-Latn-RS"/>
        </w:rPr>
        <w:t xml:space="preserve"> omogućujući programerima da koriste </w:t>
      </w:r>
      <w:r w:rsidRPr="00DA019A">
        <w:rPr>
          <w:i/>
          <w:lang w:val="sr-Latn-RS"/>
        </w:rPr>
        <w:t>React</w:t>
      </w:r>
      <w:r>
        <w:rPr>
          <w:lang w:val="sr-Latn-RS"/>
        </w:rPr>
        <w:t xml:space="preserve"> zajedno sa ugrađenim mogućnostima određene platforme.</w:t>
      </w:r>
      <w:r w:rsidR="00203210">
        <w:rPr>
          <w:lang w:val="sr-Latn-RS"/>
        </w:rPr>
        <w:t xml:space="preserve"> Pisanjem </w:t>
      </w:r>
      <w:r w:rsidR="00203210" w:rsidRPr="00DA019A">
        <w:rPr>
          <w:i/>
          <w:lang w:val="sr-Latn-RS"/>
        </w:rPr>
        <w:t>J</w:t>
      </w:r>
      <w:r w:rsidR="009D0146" w:rsidRPr="00DA019A">
        <w:rPr>
          <w:i/>
          <w:lang w:val="sr-Latn-RS"/>
        </w:rPr>
        <w:t>avaScript</w:t>
      </w:r>
      <w:r w:rsidR="009D0146">
        <w:rPr>
          <w:lang w:val="sr-Latn-RS"/>
        </w:rPr>
        <w:t xml:space="preserve"> koda pristupa se </w:t>
      </w:r>
      <w:r w:rsidR="009D0146" w:rsidRPr="00DA019A">
        <w:rPr>
          <w:i/>
          <w:lang w:val="sr-Latn-RS"/>
        </w:rPr>
        <w:t>API</w:t>
      </w:r>
      <w:r w:rsidR="009D0146">
        <w:rPr>
          <w:lang w:val="sr-Latn-RS"/>
        </w:rPr>
        <w:t>-</w:t>
      </w:r>
      <w:r w:rsidR="00203210">
        <w:rPr>
          <w:lang w:val="sr-Latn-RS"/>
        </w:rPr>
        <w:t xml:space="preserve">u platforme i opisuje izgled i ponašanje korisničkog interfejsa koristeći </w:t>
      </w:r>
      <w:r w:rsidR="00203210" w:rsidRPr="00DA019A">
        <w:rPr>
          <w:i/>
          <w:lang w:val="sr-Latn-RS"/>
        </w:rPr>
        <w:t>React</w:t>
      </w:r>
      <w:r w:rsidR="00203210">
        <w:rPr>
          <w:lang w:val="sr-Latn-RS"/>
        </w:rPr>
        <w:t xml:space="preserve"> komponente.</w:t>
      </w:r>
      <w:r w:rsidR="008A6B2F">
        <w:rPr>
          <w:lang w:val="sr-Latn-RS"/>
        </w:rPr>
        <w:t xml:space="preserve"> </w:t>
      </w:r>
    </w:p>
    <w:p w:rsidR="00203210" w:rsidRDefault="00FC6D6C" w:rsidP="00406666">
      <w:pPr>
        <w:spacing w:after="0"/>
        <w:ind w:firstLine="360"/>
        <w:jc w:val="both"/>
        <w:rPr>
          <w:lang w:val="sr-Latn-RS"/>
        </w:rPr>
      </w:pPr>
      <w:r>
        <w:rPr>
          <w:lang w:val="sr-Latn-RS"/>
        </w:rPr>
        <w:t xml:space="preserve">Za </w:t>
      </w:r>
      <w:r w:rsidRPr="00DA019A">
        <w:rPr>
          <w:i/>
          <w:lang w:val="sr-Latn-RS"/>
        </w:rPr>
        <w:t>Android</w:t>
      </w:r>
      <w:r>
        <w:rPr>
          <w:lang w:val="sr-Latn-RS"/>
        </w:rPr>
        <w:t xml:space="preserve"> i </w:t>
      </w:r>
      <w:r w:rsidRPr="00DA019A">
        <w:rPr>
          <w:i/>
          <w:lang w:val="sr-Latn-RS"/>
        </w:rPr>
        <w:t>iOS</w:t>
      </w:r>
      <w:r>
        <w:rPr>
          <w:lang w:val="sr-Latn-RS"/>
        </w:rPr>
        <w:t xml:space="preserve"> </w:t>
      </w:r>
      <w:r w:rsidRPr="00DA019A">
        <w:rPr>
          <w:i/>
          <w:lang w:val="sr-Latn-RS"/>
        </w:rPr>
        <w:t>View</w:t>
      </w:r>
      <w:r>
        <w:rPr>
          <w:lang w:val="sr-Latn-RS"/>
        </w:rPr>
        <w:t xml:space="preserve"> je osnovni gradivni blok korisničkog interfejsa. Predstavlja mali pravougaoni element na ekranu koji se može koristiti za </w:t>
      </w:r>
      <w:r>
        <w:rPr>
          <w:lang w:val="sr-Latn-RS"/>
        </w:rPr>
        <w:lastRenderedPageBreak/>
        <w:t xml:space="preserve">prikazivanje teksta teksta, slika ili </w:t>
      </w:r>
      <w:r w:rsidR="008A6B2F">
        <w:rPr>
          <w:lang w:val="sr-Latn-RS"/>
        </w:rPr>
        <w:t xml:space="preserve">za interakciju sa korisnikom. </w:t>
      </w:r>
      <w:r w:rsidR="00FD2D5E">
        <w:rPr>
          <w:lang w:val="sr-Latn-RS"/>
        </w:rPr>
        <w:t xml:space="preserve">Pored zajedničkih komponenti možemo koristiti i komponente specifične za platformu. </w:t>
      </w:r>
      <w:r w:rsidR="00FD2D5E" w:rsidRPr="00DA019A">
        <w:rPr>
          <w:i/>
          <w:lang w:val="sr-Latn-RS"/>
        </w:rPr>
        <w:t>React Native</w:t>
      </w:r>
      <w:r w:rsidR="00FD2D5E">
        <w:rPr>
          <w:lang w:val="sr-Latn-RS"/>
        </w:rPr>
        <w:t xml:space="preserve"> omogućava dva načina za organizovanje koda za različite platforme: korišćenjem </w:t>
      </w:r>
      <w:r w:rsidR="00FD2D5E" w:rsidRPr="00DA019A">
        <w:rPr>
          <w:i/>
          <w:lang w:val="sr-Latn-RS"/>
        </w:rPr>
        <w:t>Platform</w:t>
      </w:r>
      <w:r w:rsidR="00FD2D5E">
        <w:rPr>
          <w:lang w:val="sr-Latn-RS"/>
        </w:rPr>
        <w:t xml:space="preserve"> modula i korišćenjem ekstenzija za datoteke specifične za platformu.</w:t>
      </w:r>
    </w:p>
    <w:p w:rsidR="008D41FD" w:rsidRDefault="008D41FD" w:rsidP="00FD2D5E">
      <w:pPr>
        <w:spacing w:after="0"/>
        <w:ind w:firstLine="720"/>
      </w:pPr>
    </w:p>
    <w:p w:rsidR="00D24F27" w:rsidRDefault="00DA6A3B" w:rsidP="00D24F27">
      <w:pPr>
        <w:pStyle w:val="Heading2"/>
      </w:pPr>
      <w:bookmarkStart w:id="47" w:name="_Toc50546229"/>
      <w:r>
        <w:t>3</w:t>
      </w:r>
      <w:r w:rsidR="00D24F27">
        <w:t>.2 Spring</w:t>
      </w:r>
      <w:bookmarkEnd w:id="47"/>
    </w:p>
    <w:p w:rsidR="00BD2705" w:rsidRDefault="009D0146" w:rsidP="00406666">
      <w:pPr>
        <w:spacing w:after="0"/>
        <w:ind w:firstLine="360"/>
        <w:jc w:val="both"/>
        <w:rPr>
          <w:lang w:val="sr-Latn-RS"/>
        </w:rPr>
      </w:pPr>
      <w:r w:rsidRPr="00DA019A">
        <w:rPr>
          <w:i/>
          <w:lang w:val="sr-Latn-RS"/>
        </w:rPr>
        <w:t>REST API</w:t>
      </w:r>
      <w:r>
        <w:rPr>
          <w:lang w:val="sr-Latn-RS"/>
        </w:rPr>
        <w:t xml:space="preserve"> je implementiran pomoću </w:t>
      </w:r>
      <w:r w:rsidRPr="00DA019A">
        <w:rPr>
          <w:i/>
          <w:lang w:val="sr-Latn-RS"/>
        </w:rPr>
        <w:t>Spring</w:t>
      </w:r>
      <w:r>
        <w:rPr>
          <w:lang w:val="sr-Latn-RS"/>
        </w:rPr>
        <w:t xml:space="preserve"> radnog okvira. </w:t>
      </w:r>
      <w:r w:rsidR="00532ACD" w:rsidRPr="00DA019A">
        <w:rPr>
          <w:i/>
          <w:lang w:val="sr-Latn-RS"/>
        </w:rPr>
        <w:t>Spring</w:t>
      </w:r>
      <w:r w:rsidR="00532ACD">
        <w:rPr>
          <w:lang w:val="sr-Latn-RS"/>
        </w:rPr>
        <w:t xml:space="preserve"> uključuje oko 20 </w:t>
      </w:r>
      <w:r w:rsidR="003E5C9C">
        <w:rPr>
          <w:lang w:val="sr-Latn-RS"/>
        </w:rPr>
        <w:t>modula koji pružaju niz servisa (slika</w:t>
      </w:r>
      <w:r w:rsidR="00DA019A">
        <w:rPr>
          <w:lang w:val="sr-Latn-RS"/>
        </w:rPr>
        <w:t xml:space="preserve"> 3.2.1</w:t>
      </w:r>
      <w:r w:rsidR="003E5C9C">
        <w:rPr>
          <w:lang w:val="sr-Latn-RS"/>
        </w:rPr>
        <w:t xml:space="preserve">). </w:t>
      </w:r>
    </w:p>
    <w:p w:rsidR="002C4358" w:rsidRDefault="003746CC" w:rsidP="002C4358">
      <w:pPr>
        <w:spacing w:after="0"/>
        <w:ind w:firstLine="720"/>
        <w:jc w:val="center"/>
        <w:rPr>
          <w:lang w:val="sr-Latn-RS"/>
        </w:rPr>
      </w:pPr>
      <w:r>
        <w:rPr>
          <w:noProof/>
        </w:rPr>
        <w:drawing>
          <wp:inline distT="0" distB="0" distL="0" distR="0" wp14:anchorId="2C0649ED" wp14:editId="084ED262">
            <wp:extent cx="3487003" cy="2615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overview.png"/>
                    <pic:cNvPicPr/>
                  </pic:nvPicPr>
                  <pic:blipFill>
                    <a:blip r:embed="rId22">
                      <a:extLst>
                        <a:ext uri="{28A0092B-C50C-407E-A947-70E740481C1C}">
                          <a14:useLocalDpi xmlns:a14="http://schemas.microsoft.com/office/drawing/2010/main" val="0"/>
                        </a:ext>
                      </a:extLst>
                    </a:blip>
                    <a:stretch>
                      <a:fillRect/>
                    </a:stretch>
                  </pic:blipFill>
                  <pic:spPr>
                    <a:xfrm>
                      <a:off x="0" y="0"/>
                      <a:ext cx="3488028" cy="2615904"/>
                    </a:xfrm>
                    <a:prstGeom prst="rect">
                      <a:avLst/>
                    </a:prstGeom>
                  </pic:spPr>
                </pic:pic>
              </a:graphicData>
            </a:graphic>
          </wp:inline>
        </w:drawing>
      </w:r>
    </w:p>
    <w:p w:rsidR="00DA019A" w:rsidRDefault="00DA019A" w:rsidP="002C4358">
      <w:pPr>
        <w:spacing w:after="0"/>
        <w:ind w:firstLine="720"/>
        <w:jc w:val="center"/>
        <w:rPr>
          <w:lang w:val="sr-Latn-RS"/>
        </w:rPr>
      </w:pPr>
      <w:r>
        <w:rPr>
          <w:lang w:val="sr-Latn-RS"/>
        </w:rPr>
        <w:t>Slika 3.2.1 Spring moduli [</w:t>
      </w:r>
      <w:hyperlink w:anchor="_Literatura" w:history="1">
        <w:r w:rsidR="00E141C8">
          <w:rPr>
            <w:rStyle w:val="Hyperlink"/>
            <w:lang w:val="sr-Latn-RS"/>
          </w:rPr>
          <w:t>19</w:t>
        </w:r>
      </w:hyperlink>
      <w:r>
        <w:rPr>
          <w:lang w:val="sr-Latn-RS"/>
        </w:rPr>
        <w:t>]</w:t>
      </w:r>
    </w:p>
    <w:p w:rsidR="00532ACD" w:rsidRDefault="003E5C9C" w:rsidP="00406666">
      <w:pPr>
        <w:spacing w:after="0"/>
        <w:ind w:firstLine="360"/>
        <w:jc w:val="both"/>
        <w:rPr>
          <w:lang w:val="sr-Latn-RS"/>
        </w:rPr>
      </w:pPr>
      <w:r w:rsidRPr="00DA019A">
        <w:rPr>
          <w:i/>
          <w:lang w:val="sr-Latn-RS"/>
        </w:rPr>
        <w:t>Core</w:t>
      </w:r>
      <w:r>
        <w:rPr>
          <w:lang w:val="sr-Latn-RS"/>
        </w:rPr>
        <w:t xml:space="preserve"> i </w:t>
      </w:r>
      <w:r w:rsidRPr="00DA019A">
        <w:rPr>
          <w:i/>
          <w:lang w:val="sr-Latn-RS"/>
        </w:rPr>
        <w:t>Beans</w:t>
      </w:r>
      <w:r>
        <w:rPr>
          <w:lang w:val="sr-Latn-RS"/>
        </w:rPr>
        <w:t xml:space="preserve"> moduli pružaju osnovne delove radnog okvira, uključujući </w:t>
      </w:r>
      <w:r w:rsidRPr="00DA019A">
        <w:rPr>
          <w:i/>
          <w:lang w:val="sr-Latn-RS"/>
        </w:rPr>
        <w:t>IoC</w:t>
      </w:r>
      <w:r>
        <w:rPr>
          <w:lang w:val="sr-Latn-RS"/>
        </w:rPr>
        <w:t xml:space="preserve"> (</w:t>
      </w:r>
      <w:r w:rsidRPr="00DA019A">
        <w:rPr>
          <w:i/>
          <w:lang w:val="sr-Latn-RS"/>
        </w:rPr>
        <w:t>Inversion of Control</w:t>
      </w:r>
      <w:r>
        <w:rPr>
          <w:lang w:val="sr-Latn-RS"/>
        </w:rPr>
        <w:t xml:space="preserve">) i </w:t>
      </w:r>
      <w:r w:rsidR="00BD2705" w:rsidRPr="00DA019A">
        <w:rPr>
          <w:i/>
          <w:lang w:val="sr-Latn-RS"/>
        </w:rPr>
        <w:t>Dependency Injection</w:t>
      </w:r>
      <w:r>
        <w:rPr>
          <w:lang w:val="sr-Latn-RS"/>
        </w:rPr>
        <w:t xml:space="preserve"> </w:t>
      </w:r>
      <w:r>
        <w:t>[</w:t>
      </w:r>
      <w:hyperlink w:anchor="_Literatura" w:history="1">
        <w:r w:rsidR="00E141C8">
          <w:rPr>
            <w:rStyle w:val="Hyperlink"/>
          </w:rPr>
          <w:t>20</w:t>
        </w:r>
      </w:hyperlink>
      <w:r>
        <w:t>]</w:t>
      </w:r>
      <w:r>
        <w:rPr>
          <w:lang w:val="sr-Latn-RS"/>
        </w:rPr>
        <w:t>.</w:t>
      </w:r>
      <w:r w:rsidR="00BD2705">
        <w:rPr>
          <w:lang w:val="sr-Latn-RS"/>
        </w:rPr>
        <w:t xml:space="preserve"> Dependency Injection je koncept u kojem objekti dobijaju druge potrebne objekte</w:t>
      </w:r>
      <w:r w:rsidR="00733E48">
        <w:rPr>
          <w:lang w:val="sr-Latn-RS"/>
        </w:rPr>
        <w:t>.</w:t>
      </w:r>
      <w:r w:rsidR="00733E48">
        <w:t xml:space="preserve"> Predstavlja </w:t>
      </w:r>
      <w:r w:rsidR="00733E48">
        <w:rPr>
          <w:lang w:val="sr-Latn-RS"/>
        </w:rPr>
        <w:t>jednu formu šireg pojma koji se naziva Inversion of Control</w:t>
      </w:r>
      <w:r w:rsidR="004D7F72">
        <w:rPr>
          <w:lang w:val="sr-Latn-RS"/>
        </w:rPr>
        <w:t>.</w:t>
      </w:r>
    </w:p>
    <w:p w:rsidR="006C44A3" w:rsidRDefault="004D7F72" w:rsidP="00406666">
      <w:pPr>
        <w:spacing w:after="0"/>
        <w:ind w:firstLine="360"/>
        <w:jc w:val="both"/>
        <w:rPr>
          <w:lang w:val="sr-Latn-RS"/>
        </w:rPr>
      </w:pPr>
      <w:r w:rsidRPr="003746CC">
        <w:rPr>
          <w:i/>
          <w:lang w:val="sr-Latn-RS"/>
        </w:rPr>
        <w:t>Data Acces</w:t>
      </w:r>
      <w:r>
        <w:rPr>
          <w:lang w:val="sr-Latn-RS"/>
        </w:rPr>
        <w:t xml:space="preserve"> / </w:t>
      </w:r>
      <w:r w:rsidRPr="003746CC">
        <w:rPr>
          <w:i/>
          <w:lang w:val="sr-Latn-RS"/>
        </w:rPr>
        <w:t>Integration</w:t>
      </w:r>
      <w:r>
        <w:rPr>
          <w:lang w:val="sr-Latn-RS"/>
        </w:rPr>
        <w:t xml:space="preserve"> modul </w:t>
      </w:r>
      <w:r w:rsidR="00E70733">
        <w:rPr>
          <w:lang w:val="sr-Latn-RS"/>
        </w:rPr>
        <w:t xml:space="preserve">u osnovi pruža podršku za interakciju sa bazom podataka. </w:t>
      </w:r>
      <w:r w:rsidR="00E70733" w:rsidRPr="003746CC">
        <w:rPr>
          <w:i/>
          <w:lang w:val="sr-Latn-RS"/>
        </w:rPr>
        <w:t>Hybernate</w:t>
      </w:r>
      <w:r w:rsidR="003746CC">
        <w:rPr>
          <w:lang w:val="sr-Latn-RS"/>
        </w:rPr>
        <w:t xml:space="preserve"> [</w:t>
      </w:r>
      <w:hyperlink w:anchor="_Literatura" w:history="1">
        <w:r w:rsidR="00E141C8">
          <w:rPr>
            <w:rStyle w:val="Hyperlink"/>
            <w:lang w:val="sr-Latn-RS"/>
          </w:rPr>
          <w:t>21</w:t>
        </w:r>
      </w:hyperlink>
      <w:r w:rsidR="003746CC">
        <w:rPr>
          <w:lang w:val="sr-Latn-RS"/>
        </w:rPr>
        <w:t>]</w:t>
      </w:r>
      <w:r w:rsidR="00E70733">
        <w:rPr>
          <w:lang w:val="sr-Latn-RS"/>
        </w:rPr>
        <w:t xml:space="preserve"> je alat za objektno-relaciono mapiranje za </w:t>
      </w:r>
      <w:r w:rsidR="00E70733" w:rsidRPr="003746CC">
        <w:rPr>
          <w:i/>
          <w:lang w:val="sr-Latn-RS"/>
        </w:rPr>
        <w:t>Java</w:t>
      </w:r>
      <w:r w:rsidR="00E70733">
        <w:rPr>
          <w:lang w:val="sr-Latn-RS"/>
        </w:rPr>
        <w:t xml:space="preserve"> programski jezik. Primarna karakteristika je mapiranje </w:t>
      </w:r>
      <w:r w:rsidR="00E70733" w:rsidRPr="003746CC">
        <w:rPr>
          <w:i/>
          <w:lang w:val="sr-Latn-RS"/>
        </w:rPr>
        <w:t>Java</w:t>
      </w:r>
      <w:r w:rsidR="00E70733">
        <w:rPr>
          <w:lang w:val="sr-Latn-RS"/>
        </w:rPr>
        <w:t xml:space="preserve"> klasa na tabele u bazi podataka i mapiranje </w:t>
      </w:r>
      <w:r w:rsidR="00E70733" w:rsidRPr="003746CC">
        <w:rPr>
          <w:i/>
          <w:lang w:val="sr-Latn-RS"/>
        </w:rPr>
        <w:t>Java</w:t>
      </w:r>
      <w:r w:rsidR="00E70733">
        <w:rPr>
          <w:lang w:val="sr-Latn-RS"/>
        </w:rPr>
        <w:t xml:space="preserve"> tipova podataka na </w:t>
      </w:r>
      <w:r w:rsidR="00E70733" w:rsidRPr="003746CC">
        <w:rPr>
          <w:i/>
          <w:lang w:val="sr-Latn-RS"/>
        </w:rPr>
        <w:t>SQL</w:t>
      </w:r>
      <w:r w:rsidR="00E70733">
        <w:rPr>
          <w:lang w:val="sr-Latn-RS"/>
        </w:rPr>
        <w:t xml:space="preserve"> ti</w:t>
      </w:r>
      <w:r w:rsidR="006C44A3">
        <w:rPr>
          <w:lang w:val="sr-Latn-RS"/>
        </w:rPr>
        <w:t xml:space="preserve">pove podataka. Takođe pruža mogućnost upita i pronalaženja objekata i tako značajno smanjuje potrebno vreme za razvoj. </w:t>
      </w:r>
    </w:p>
    <w:p w:rsidR="002C4358" w:rsidRPr="003746CC" w:rsidRDefault="002C4358" w:rsidP="00406666">
      <w:pPr>
        <w:spacing w:after="0"/>
        <w:ind w:firstLine="360"/>
        <w:jc w:val="both"/>
        <w:rPr>
          <w:lang w:val="sr-Latn-RS"/>
        </w:rPr>
      </w:pPr>
      <w:r w:rsidRPr="003746CC">
        <w:rPr>
          <w:i/>
          <w:lang w:val="sr-Latn-RS"/>
        </w:rPr>
        <w:t>Web</w:t>
      </w:r>
      <w:r>
        <w:rPr>
          <w:lang w:val="sr-Latn-RS"/>
        </w:rPr>
        <w:t xml:space="preserve"> modul omogućavaja podršku za kreiranje web aplikacija. </w:t>
      </w:r>
      <w:r w:rsidR="003746CC">
        <w:rPr>
          <w:lang w:val="sr-Latn-RS"/>
        </w:rPr>
        <w:t xml:space="preserve">Pruža osnovne </w:t>
      </w:r>
      <w:r w:rsidR="003746CC" w:rsidRPr="003746CC">
        <w:rPr>
          <w:i/>
          <w:lang w:val="sr-Latn-RS"/>
        </w:rPr>
        <w:t>web</w:t>
      </w:r>
      <w:r w:rsidR="003746CC">
        <w:rPr>
          <w:lang w:val="sr-Latn-RS"/>
        </w:rPr>
        <w:t xml:space="preserve">-orijentisane funkcionalnosti kao što su prenos datoteka i inicijalizovanje </w:t>
      </w:r>
      <w:r w:rsidR="003746CC" w:rsidRPr="003746CC">
        <w:rPr>
          <w:i/>
          <w:lang w:val="sr-Latn-RS"/>
        </w:rPr>
        <w:t>IoC</w:t>
      </w:r>
      <w:r w:rsidR="003746CC">
        <w:rPr>
          <w:lang w:val="sr-Latn-RS"/>
        </w:rPr>
        <w:t xml:space="preserve"> kontejnera. Sadrži i </w:t>
      </w:r>
      <w:r w:rsidR="003746CC" w:rsidRPr="003746CC">
        <w:rPr>
          <w:i/>
          <w:lang w:val="sr-Latn-RS"/>
        </w:rPr>
        <w:t>model-view-controller</w:t>
      </w:r>
      <w:r w:rsidR="003746CC">
        <w:rPr>
          <w:lang w:val="sr-Latn-RS"/>
        </w:rPr>
        <w:t xml:space="preserve"> (</w:t>
      </w:r>
      <w:r w:rsidR="003746CC" w:rsidRPr="003746CC">
        <w:rPr>
          <w:i/>
          <w:lang w:val="sr-Latn-RS"/>
        </w:rPr>
        <w:t>MVC</w:t>
      </w:r>
      <w:r w:rsidR="003746CC">
        <w:rPr>
          <w:lang w:val="sr-Latn-RS"/>
        </w:rPr>
        <w:t xml:space="preserve">) implementaciju za </w:t>
      </w:r>
      <w:r w:rsidR="003746CC" w:rsidRPr="003746CC">
        <w:rPr>
          <w:i/>
          <w:lang w:val="sr-Latn-RS"/>
        </w:rPr>
        <w:t>web</w:t>
      </w:r>
      <w:r w:rsidR="003746CC">
        <w:rPr>
          <w:lang w:val="sr-Latn-RS"/>
        </w:rPr>
        <w:t xml:space="preserve"> aplikacije.</w:t>
      </w:r>
    </w:p>
    <w:p w:rsidR="002C4358" w:rsidRDefault="002C4358" w:rsidP="00406666">
      <w:pPr>
        <w:spacing w:after="0"/>
        <w:ind w:firstLine="360"/>
        <w:jc w:val="both"/>
        <w:rPr>
          <w:lang w:val="sr-Latn-RS"/>
        </w:rPr>
      </w:pPr>
      <w:r>
        <w:rPr>
          <w:lang w:val="sr-Latn-RS"/>
        </w:rPr>
        <w:lastRenderedPageBreak/>
        <w:t xml:space="preserve">Test modul podržava testiranje </w:t>
      </w:r>
      <w:r w:rsidRPr="003746CC">
        <w:rPr>
          <w:i/>
          <w:lang w:val="sr-Latn-RS"/>
        </w:rPr>
        <w:t>Spr</w:t>
      </w:r>
      <w:r w:rsidR="00A603A9" w:rsidRPr="003746CC">
        <w:rPr>
          <w:i/>
          <w:lang w:val="sr-Latn-RS"/>
        </w:rPr>
        <w:t>ing</w:t>
      </w:r>
      <w:r w:rsidR="00A603A9">
        <w:rPr>
          <w:lang w:val="sr-Latn-RS"/>
        </w:rPr>
        <w:t xml:space="preserve"> komponenti</w:t>
      </w:r>
      <w:r>
        <w:rPr>
          <w:lang w:val="sr-Latn-RS"/>
        </w:rPr>
        <w:t xml:space="preserve"> pomoću alata </w:t>
      </w:r>
      <w:r w:rsidRPr="003746CC">
        <w:rPr>
          <w:i/>
          <w:lang w:val="sr-Latn-RS"/>
        </w:rPr>
        <w:t>Junit</w:t>
      </w:r>
      <w:r w:rsidR="003746CC">
        <w:rPr>
          <w:lang w:val="sr-Latn-RS"/>
        </w:rPr>
        <w:t xml:space="preserve"> </w:t>
      </w:r>
      <w:r w:rsidR="003746CC">
        <w:t>[</w:t>
      </w:r>
      <w:hyperlink w:anchor="_Literatura" w:history="1">
        <w:r w:rsidR="00D03713">
          <w:rPr>
            <w:rStyle w:val="Hyperlink"/>
          </w:rPr>
          <w:t>22</w:t>
        </w:r>
      </w:hyperlink>
      <w:r w:rsidR="003746CC">
        <w:t>]</w:t>
      </w:r>
      <w:r>
        <w:rPr>
          <w:lang w:val="sr-Latn-RS"/>
        </w:rPr>
        <w:t xml:space="preserve"> ili </w:t>
      </w:r>
      <w:r w:rsidRPr="003746CC">
        <w:rPr>
          <w:i/>
          <w:lang w:val="sr-Latn-RS"/>
        </w:rPr>
        <w:t>TestNG</w:t>
      </w:r>
      <w:r w:rsidR="003746CC">
        <w:rPr>
          <w:lang w:val="sr-Latn-RS"/>
        </w:rPr>
        <w:t xml:space="preserve"> [</w:t>
      </w:r>
      <w:hyperlink w:anchor="_Literatura" w:history="1">
        <w:r w:rsidR="00D03713">
          <w:rPr>
            <w:rStyle w:val="Hyperlink"/>
            <w:lang w:val="sr-Latn-RS"/>
          </w:rPr>
          <w:t>23</w:t>
        </w:r>
      </w:hyperlink>
      <w:r w:rsidR="003746CC">
        <w:rPr>
          <w:lang w:val="sr-Latn-RS"/>
        </w:rPr>
        <w:t>]</w:t>
      </w:r>
      <w:r>
        <w:rPr>
          <w:lang w:val="sr-Latn-RS"/>
        </w:rPr>
        <w:t>. Om</w:t>
      </w:r>
      <w:r w:rsidR="00A603A9">
        <w:rPr>
          <w:lang w:val="sr-Latn-RS"/>
        </w:rPr>
        <w:t xml:space="preserve">ogućava konzistentno učitavanje </w:t>
      </w:r>
      <w:r w:rsidR="00673C7E">
        <w:rPr>
          <w:i/>
          <w:lang w:val="sr-Latn-RS"/>
        </w:rPr>
        <w:t>ApplicationContext</w:t>
      </w:r>
      <w:r w:rsidR="00A603A9">
        <w:rPr>
          <w:lang w:val="sr-Latn-RS"/>
        </w:rPr>
        <w:t xml:space="preserve">-a i keširanje, kao i kreiranje </w:t>
      </w:r>
      <w:r w:rsidR="00A603A9" w:rsidRPr="00673C7E">
        <w:rPr>
          <w:i/>
          <w:lang w:val="sr-Latn-RS"/>
        </w:rPr>
        <w:t>mock</w:t>
      </w:r>
      <w:r w:rsidR="00A603A9">
        <w:rPr>
          <w:lang w:val="sr-Latn-RS"/>
        </w:rPr>
        <w:t xml:space="preserve"> objekata koji se mogu koristiti za izolovano testiranje. </w:t>
      </w:r>
    </w:p>
    <w:p w:rsidR="004D7F72" w:rsidRPr="00A603A9" w:rsidRDefault="006C44A3" w:rsidP="00406666">
      <w:pPr>
        <w:spacing w:after="0"/>
        <w:ind w:firstLine="360"/>
        <w:jc w:val="both"/>
        <w:rPr>
          <w:lang w:val="sr-Latn-RS"/>
        </w:rPr>
      </w:pPr>
      <w:r>
        <w:rPr>
          <w:lang w:val="sr-Latn-RS"/>
        </w:rPr>
        <w:t>Struktura organizovanja paketa u Spring projektu može biti proizvoljna. Međutim najbolja praksa je da se projekat podeli u module, koji će sadržati više slojeva</w:t>
      </w:r>
      <w:r w:rsidR="002C4358">
        <w:rPr>
          <w:lang w:val="sr-Latn-RS"/>
        </w:rPr>
        <w:t xml:space="preserve"> (slika</w:t>
      </w:r>
      <w:r w:rsidR="00673C7E">
        <w:rPr>
          <w:lang w:val="sr-Latn-RS"/>
        </w:rPr>
        <w:t xml:space="preserve"> 3.2.2</w:t>
      </w:r>
      <w:r w:rsidR="002C4358">
        <w:rPr>
          <w:lang w:val="sr-Latn-RS"/>
        </w:rPr>
        <w:t>)</w:t>
      </w:r>
      <w:r>
        <w:rPr>
          <w:lang w:val="sr-Latn-RS"/>
        </w:rPr>
        <w:t xml:space="preserve">. </w:t>
      </w:r>
      <w:r w:rsidR="00E70733">
        <w:rPr>
          <w:lang w:val="sr-Latn-RS"/>
        </w:rPr>
        <w:t xml:space="preserve"> </w:t>
      </w:r>
      <w:r w:rsidR="00A603A9" w:rsidRPr="00673C7E">
        <w:rPr>
          <w:i/>
          <w:lang w:val="sr-Latn-RS"/>
        </w:rPr>
        <w:t>Config</w:t>
      </w:r>
      <w:r w:rsidR="00A603A9">
        <w:rPr>
          <w:lang w:val="sr-Latn-RS"/>
        </w:rPr>
        <w:t xml:space="preserve"> paket sadrži klase koje služe za konfiguraciju projekta. </w:t>
      </w:r>
      <w:r w:rsidR="00A603A9" w:rsidRPr="00673C7E">
        <w:rPr>
          <w:i/>
          <w:lang w:val="sr-Latn-RS"/>
        </w:rPr>
        <w:t>Controller</w:t>
      </w:r>
      <w:r w:rsidR="00A603A9">
        <w:rPr>
          <w:lang w:val="sr-Latn-RS"/>
        </w:rPr>
        <w:t xml:space="preserve"> sadrži klase anotirane sa </w:t>
      </w:r>
      <w:r w:rsidR="00A603A9">
        <w:t xml:space="preserve">@RestController koje predstavljaju krajnje tačke za prihvatanje </w:t>
      </w:r>
      <w:r w:rsidR="00A603A9" w:rsidRPr="00673C7E">
        <w:rPr>
          <w:i/>
        </w:rPr>
        <w:t>HTTP</w:t>
      </w:r>
      <w:r w:rsidR="00A603A9">
        <w:t xml:space="preserve"> zahteva. U DTO (</w:t>
      </w:r>
      <w:r w:rsidR="00A603A9" w:rsidRPr="00673C7E">
        <w:rPr>
          <w:i/>
        </w:rPr>
        <w:t>Data Transfer Object</w:t>
      </w:r>
      <w:r w:rsidR="00A603A9">
        <w:t xml:space="preserve">) paketu se nalaze klase čiji objekti se koriste za prenos podataka. </w:t>
      </w:r>
      <w:r w:rsidR="00A603A9" w:rsidRPr="00673C7E">
        <w:rPr>
          <w:i/>
        </w:rPr>
        <w:t>Exception</w:t>
      </w:r>
      <w:r w:rsidR="00A603A9">
        <w:t xml:space="preserve"> paket sadrži klase za implementaciju rukovanja izuzecima.</w:t>
      </w:r>
    </w:p>
    <w:p w:rsidR="003E5C9C" w:rsidRDefault="002C4358" w:rsidP="002C4358">
      <w:pPr>
        <w:jc w:val="center"/>
        <w:rPr>
          <w:lang w:val="sr-Latn-RS"/>
        </w:rPr>
      </w:pPr>
      <w:r>
        <w:rPr>
          <w:noProof/>
        </w:rPr>
        <w:drawing>
          <wp:inline distT="0" distB="0" distL="0" distR="0" wp14:anchorId="52E99F71" wp14:editId="67968179">
            <wp:extent cx="3110974" cy="32772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roject-structure.png"/>
                    <pic:cNvPicPr/>
                  </pic:nvPicPr>
                  <pic:blipFill>
                    <a:blip r:embed="rId23">
                      <a:extLst>
                        <a:ext uri="{28A0092B-C50C-407E-A947-70E740481C1C}">
                          <a14:useLocalDpi xmlns:a14="http://schemas.microsoft.com/office/drawing/2010/main" val="0"/>
                        </a:ext>
                      </a:extLst>
                    </a:blip>
                    <a:stretch>
                      <a:fillRect/>
                    </a:stretch>
                  </pic:blipFill>
                  <pic:spPr>
                    <a:xfrm>
                      <a:off x="0" y="0"/>
                      <a:ext cx="3118266" cy="3284891"/>
                    </a:xfrm>
                    <a:prstGeom prst="rect">
                      <a:avLst/>
                    </a:prstGeom>
                  </pic:spPr>
                </pic:pic>
              </a:graphicData>
            </a:graphic>
          </wp:inline>
        </w:drawing>
      </w:r>
    </w:p>
    <w:p w:rsidR="00673C7E" w:rsidRDefault="00673C7E" w:rsidP="002C4358">
      <w:pPr>
        <w:jc w:val="center"/>
        <w:rPr>
          <w:lang w:val="sr-Latn-RS"/>
        </w:rPr>
      </w:pPr>
      <w:r>
        <w:rPr>
          <w:lang w:val="sr-Latn-RS"/>
        </w:rPr>
        <w:t xml:space="preserve">Slika 3.2.2 Struktura </w:t>
      </w:r>
      <w:r w:rsidRPr="00673C7E">
        <w:rPr>
          <w:i/>
          <w:lang w:val="sr-Latn-RS"/>
        </w:rPr>
        <w:t>Spring</w:t>
      </w:r>
      <w:r>
        <w:rPr>
          <w:lang w:val="sr-Latn-RS"/>
        </w:rPr>
        <w:t xml:space="preserve"> projekta</w:t>
      </w:r>
    </w:p>
    <w:p w:rsidR="00BD46D4" w:rsidRDefault="00532ACD" w:rsidP="00406666">
      <w:pPr>
        <w:spacing w:after="0"/>
        <w:ind w:firstLine="360"/>
        <w:jc w:val="both"/>
        <w:rPr>
          <w:lang w:val="sr-Latn-RS"/>
        </w:rPr>
      </w:pPr>
      <w:r>
        <w:rPr>
          <w:lang w:val="sr-Latn-RS"/>
        </w:rPr>
        <w:t xml:space="preserve">Za kreiranje </w:t>
      </w:r>
      <w:r w:rsidRPr="00673C7E">
        <w:rPr>
          <w:i/>
          <w:lang w:val="sr-Latn-RS"/>
        </w:rPr>
        <w:t>Spring</w:t>
      </w:r>
      <w:r>
        <w:rPr>
          <w:lang w:val="sr-Latn-RS"/>
        </w:rPr>
        <w:t xml:space="preserve"> projekta korišćen je </w:t>
      </w:r>
      <w:r w:rsidRPr="00673C7E">
        <w:rPr>
          <w:i/>
          <w:lang w:val="sr-Latn-RS"/>
        </w:rPr>
        <w:t>Spring Initializ</w:t>
      </w:r>
      <w:ins w:id="48" w:author="Simona Nikolic" w:date="2020-09-16T16:05:00Z">
        <w:r w:rsidR="00974ED9">
          <w:rPr>
            <w:i/>
            <w:lang w:val="sr-Latn-RS"/>
          </w:rPr>
          <w:t>e</w:t>
        </w:r>
      </w:ins>
      <w:r w:rsidRPr="00673C7E">
        <w:rPr>
          <w:i/>
          <w:lang w:val="sr-Latn-RS"/>
        </w:rPr>
        <w:t>r</w:t>
      </w:r>
      <w:r>
        <w:rPr>
          <w:lang w:val="sr-Latn-RS"/>
        </w:rPr>
        <w:t xml:space="preserve"> koji </w:t>
      </w:r>
      <w:r w:rsidR="009C5A5D">
        <w:rPr>
          <w:lang w:val="sr-Latn-RS"/>
        </w:rPr>
        <w:t>na jednostavan način</w:t>
      </w:r>
      <w:r>
        <w:rPr>
          <w:lang w:val="sr-Latn-RS"/>
        </w:rPr>
        <w:t xml:space="preserve"> omogućava da</w:t>
      </w:r>
      <w:r w:rsidR="00673C7E">
        <w:rPr>
          <w:lang w:val="sr-Latn-RS"/>
        </w:rPr>
        <w:t xml:space="preserve"> se konfiguriše</w:t>
      </w:r>
      <w:r>
        <w:rPr>
          <w:lang w:val="sr-Latn-RS"/>
        </w:rPr>
        <w:t xml:space="preserve"> projekat</w:t>
      </w:r>
      <w:r w:rsidR="009C5A5D">
        <w:rPr>
          <w:lang w:val="sr-Latn-RS"/>
        </w:rPr>
        <w:t>. Postoji izbor alata za izgradnju sistema, verzije i dodavanje zavisnosti (</w:t>
      </w:r>
      <w:r w:rsidR="009C5A5D" w:rsidRPr="00673C7E">
        <w:rPr>
          <w:i/>
          <w:lang w:val="sr-Latn-RS"/>
        </w:rPr>
        <w:t>Dependencies</w:t>
      </w:r>
      <w:r w:rsidR="00BD46D4">
        <w:rPr>
          <w:lang w:val="sr-Latn-RS"/>
        </w:rPr>
        <w:t>)</w:t>
      </w:r>
    </w:p>
    <w:p w:rsidR="00BD46D4" w:rsidRDefault="00BD46D4" w:rsidP="00B443EA">
      <w:pPr>
        <w:spacing w:after="0"/>
        <w:ind w:firstLine="720"/>
        <w:rPr>
          <w:rStyle w:val="Heading2Char"/>
        </w:rPr>
      </w:pPr>
    </w:p>
    <w:p w:rsidR="009C5A5D" w:rsidRDefault="00AE511D" w:rsidP="00AE511D">
      <w:pPr>
        <w:pStyle w:val="Heading2"/>
        <w:rPr>
          <w:lang w:val="sr-Latn-RS"/>
        </w:rPr>
      </w:pPr>
      <w:bookmarkStart w:id="49" w:name="_Toc50546230"/>
      <w:r>
        <w:rPr>
          <w:lang w:val="sr-Latn-RS"/>
        </w:rPr>
        <w:lastRenderedPageBreak/>
        <w:t>3.3 REST</w:t>
      </w:r>
      <w:bookmarkEnd w:id="49"/>
    </w:p>
    <w:p w:rsidR="009C5A5D" w:rsidRDefault="009C5A5D" w:rsidP="00406666">
      <w:pPr>
        <w:ind w:firstLine="360"/>
        <w:jc w:val="both"/>
        <w:rPr>
          <w:lang w:val="sr-Latn-RS"/>
        </w:rPr>
      </w:pPr>
      <w:r w:rsidRPr="00E05D93">
        <w:rPr>
          <w:i/>
          <w:lang w:val="sr-Latn-RS"/>
        </w:rPr>
        <w:t>Representational state transfer</w:t>
      </w:r>
      <w:r>
        <w:rPr>
          <w:lang w:val="sr-Latn-RS"/>
        </w:rPr>
        <w:t xml:space="preserve"> (REST) stil softverske arhitekture koji definiše skup ograničenja za kreiranje Web servisa. </w:t>
      </w:r>
      <w:r w:rsidR="007F411A">
        <w:rPr>
          <w:lang w:val="sr-Latn-RS"/>
        </w:rPr>
        <w:t>Da bi servis bio označen kao RESTful treba da budu zadovoljeni sledeći principi:</w:t>
      </w:r>
    </w:p>
    <w:p w:rsidR="007F411A" w:rsidRDefault="007F411A" w:rsidP="00406666">
      <w:pPr>
        <w:pStyle w:val="ListParagraph"/>
        <w:numPr>
          <w:ilvl w:val="0"/>
          <w:numId w:val="2"/>
        </w:numPr>
        <w:jc w:val="both"/>
        <w:rPr>
          <w:lang w:val="sr-Latn-RS"/>
        </w:rPr>
      </w:pPr>
      <w:r w:rsidRPr="00E05D93">
        <w:rPr>
          <w:i/>
          <w:lang w:val="sr-Latn-RS"/>
        </w:rPr>
        <w:t>Client-server</w:t>
      </w:r>
      <w:r>
        <w:rPr>
          <w:lang w:val="sr-Latn-RS"/>
        </w:rPr>
        <w:t>: Razdvajanjem korisničkog interfejsa i poslovne logike sistema povećava se prenosivost korisničkog interfejsa širom različitih platformi i povećava se mogućnost skaliranja.</w:t>
      </w:r>
    </w:p>
    <w:p w:rsidR="007F411A" w:rsidRDefault="007F411A" w:rsidP="00406666">
      <w:pPr>
        <w:pStyle w:val="ListParagraph"/>
        <w:numPr>
          <w:ilvl w:val="0"/>
          <w:numId w:val="2"/>
        </w:numPr>
        <w:jc w:val="both"/>
        <w:rPr>
          <w:lang w:val="sr-Latn-RS"/>
        </w:rPr>
      </w:pPr>
      <w:r w:rsidRPr="00E05D93">
        <w:rPr>
          <w:i/>
          <w:lang w:val="sr-Latn-RS"/>
        </w:rPr>
        <w:t>Stateless</w:t>
      </w:r>
      <w:r>
        <w:rPr>
          <w:lang w:val="sr-Latn-RS"/>
        </w:rPr>
        <w:t>: Svaki zahtev od klijenta do servera mora sadržati sve informacije neophodne za razumevanje zahteva. Stanje se čuva isključivo na klijentskoj strani a ne na serveru.</w:t>
      </w:r>
    </w:p>
    <w:p w:rsidR="007F411A" w:rsidRDefault="007F411A" w:rsidP="00406666">
      <w:pPr>
        <w:pStyle w:val="ListParagraph"/>
        <w:numPr>
          <w:ilvl w:val="0"/>
          <w:numId w:val="2"/>
        </w:numPr>
        <w:jc w:val="both"/>
        <w:rPr>
          <w:lang w:val="sr-Latn-RS"/>
        </w:rPr>
      </w:pPr>
      <w:r w:rsidRPr="00E05D93">
        <w:rPr>
          <w:i/>
          <w:lang w:val="sr-Latn-RS"/>
        </w:rPr>
        <w:t>Cacheable</w:t>
      </w:r>
      <w:r>
        <w:rPr>
          <w:lang w:val="sr-Latn-RS"/>
        </w:rPr>
        <w:t>: Keširanje je mogućnost čuvanja kopija često pristupanih podataka na nekoliko mesta duž putanje zahtev-odgovor.</w:t>
      </w:r>
    </w:p>
    <w:p w:rsidR="007F411A" w:rsidRDefault="005E6667" w:rsidP="00406666">
      <w:pPr>
        <w:pStyle w:val="ListParagraph"/>
        <w:numPr>
          <w:ilvl w:val="0"/>
          <w:numId w:val="2"/>
        </w:numPr>
        <w:jc w:val="both"/>
        <w:rPr>
          <w:lang w:val="sr-Latn-RS"/>
        </w:rPr>
      </w:pPr>
      <w:r w:rsidRPr="00E05D93">
        <w:rPr>
          <w:i/>
          <w:lang w:val="sr-Latn-RS"/>
        </w:rPr>
        <w:t>Uniform interface</w:t>
      </w:r>
      <w:r>
        <w:rPr>
          <w:lang w:val="sr-Latn-RS"/>
        </w:rPr>
        <w:t>: REST je definisan sa 4 ograničenja interfejsa. Za identifikaciju resursa se koristi URI standard. Za manipulaciju resursima se koriste HTTP metode i URI. Samoopisujuće poruke su one koje sadrže sve informacije koje je potrebno da bi ih primalac razumeo, tj. ne bi trebalo da postoje dodatne informacije u posebnoj dokumentaciji ili poruci. REST API pruža hiperveze (</w:t>
      </w:r>
      <w:r w:rsidRPr="0050060E">
        <w:rPr>
          <w:i/>
          <w:lang w:val="sr-Latn-RS"/>
        </w:rPr>
        <w:t>hyperlinks</w:t>
      </w:r>
      <w:r>
        <w:rPr>
          <w:lang w:val="sr-Latn-RS"/>
        </w:rPr>
        <w:t>) sa svakim odgovorom koji se povezuju sa drugim srodnim resursima.</w:t>
      </w:r>
    </w:p>
    <w:p w:rsidR="005E6667" w:rsidRDefault="005E6667" w:rsidP="00406666">
      <w:pPr>
        <w:pStyle w:val="ListParagraph"/>
        <w:numPr>
          <w:ilvl w:val="0"/>
          <w:numId w:val="2"/>
        </w:numPr>
        <w:jc w:val="both"/>
        <w:rPr>
          <w:lang w:val="sr-Latn-RS"/>
        </w:rPr>
      </w:pPr>
      <w:r w:rsidRPr="00E05D93">
        <w:rPr>
          <w:i/>
          <w:lang w:val="sr-Latn-RS"/>
        </w:rPr>
        <w:t>Layered system</w:t>
      </w:r>
      <w:r>
        <w:rPr>
          <w:lang w:val="sr-Latn-RS"/>
        </w:rPr>
        <w:t xml:space="preserve">: </w:t>
      </w:r>
      <w:r w:rsidR="00D5772A">
        <w:rPr>
          <w:lang w:val="sr-Latn-RS"/>
        </w:rPr>
        <w:t xml:space="preserve">Slojevita arhitektura omogućava da komponente ne mogu da </w:t>
      </w:r>
      <w:r w:rsidR="00D5772A">
        <w:t>„</w:t>
      </w:r>
      <w:r w:rsidR="00D5772A">
        <w:rPr>
          <w:lang w:val="sr-Latn-RS"/>
        </w:rPr>
        <w:t>vide</w:t>
      </w:r>
      <w:r w:rsidR="00D5772A">
        <w:t>“</w:t>
      </w:r>
      <w:r w:rsidR="00D5772A">
        <w:rPr>
          <w:lang w:val="sr-Latn-RS"/>
        </w:rPr>
        <w:t xml:space="preserve"> izvan neposrednih slojeva sa kojima komuniciraju.</w:t>
      </w:r>
    </w:p>
    <w:p w:rsidR="002E2245" w:rsidRDefault="008B5039" w:rsidP="00406666">
      <w:pPr>
        <w:pStyle w:val="ListParagraph"/>
        <w:numPr>
          <w:ilvl w:val="0"/>
          <w:numId w:val="2"/>
        </w:numPr>
        <w:jc w:val="both"/>
        <w:rPr>
          <w:lang w:val="sr-Latn-RS"/>
        </w:rPr>
      </w:pPr>
      <w:r w:rsidRPr="00E05D93">
        <w:rPr>
          <w:i/>
          <w:lang w:val="sr-Latn-RS"/>
        </w:rPr>
        <w:t>Code on demand</w:t>
      </w:r>
      <w:r>
        <w:rPr>
          <w:lang w:val="sr-Latn-RS"/>
        </w:rPr>
        <w:t>: Jedino neobavezno ograničenje, koje znači da server može proširiti funkcionalnost klijenta u vremenu izvođenja (</w:t>
      </w:r>
      <w:r w:rsidRPr="00E05D93">
        <w:rPr>
          <w:i/>
          <w:lang w:val="sr-Latn-RS"/>
        </w:rPr>
        <w:t>runtime</w:t>
      </w:r>
      <w:r>
        <w:rPr>
          <w:lang w:val="sr-Latn-RS"/>
        </w:rPr>
        <w:t>), slanjem koda koji bi trebalo da se izvršava</w:t>
      </w:r>
    </w:p>
    <w:p w:rsidR="008B5039" w:rsidRDefault="00962874" w:rsidP="00A371E9">
      <w:pPr>
        <w:pStyle w:val="Heading2"/>
        <w:rPr>
          <w:lang w:val="sr-Latn-RS"/>
        </w:rPr>
      </w:pPr>
      <w:bookmarkStart w:id="50" w:name="_Toc50546231"/>
      <w:r>
        <w:rPr>
          <w:lang w:val="sr-Latn-RS"/>
        </w:rPr>
        <w:t>3</w:t>
      </w:r>
      <w:r w:rsidR="00A371E9">
        <w:rPr>
          <w:lang w:val="sr-Latn-RS"/>
        </w:rPr>
        <w:t>.4 Drools</w:t>
      </w:r>
      <w:bookmarkEnd w:id="50"/>
    </w:p>
    <w:p w:rsidR="00EC0FB4" w:rsidRDefault="007F4084" w:rsidP="00406666">
      <w:pPr>
        <w:spacing w:after="0"/>
        <w:ind w:firstLine="360"/>
        <w:jc w:val="both"/>
        <w:rPr>
          <w:lang w:val="sr-Latn-RS"/>
        </w:rPr>
      </w:pPr>
      <w:r w:rsidRPr="0050060E">
        <w:rPr>
          <w:i/>
          <w:lang w:val="sr-Latn-RS"/>
        </w:rPr>
        <w:t>Drools</w:t>
      </w:r>
      <w:r>
        <w:rPr>
          <w:lang w:val="sr-Latn-RS"/>
        </w:rPr>
        <w:t xml:space="preserve"> je sistem koji koristi pristup zasnovan na pravilima za implementaciju ekspertskih sistema. Napisan je u </w:t>
      </w:r>
      <w:r w:rsidRPr="0050060E">
        <w:rPr>
          <w:i/>
          <w:lang w:val="sr-Latn-RS"/>
        </w:rPr>
        <w:t>Java</w:t>
      </w:r>
      <w:r>
        <w:rPr>
          <w:lang w:val="sr-Latn-RS"/>
        </w:rPr>
        <w:t xml:space="preserve">-i i otvorenog je koda, podržan od strane </w:t>
      </w:r>
      <w:r w:rsidRPr="0050060E">
        <w:rPr>
          <w:i/>
          <w:lang w:val="sr-Latn-RS"/>
        </w:rPr>
        <w:t>Jboss</w:t>
      </w:r>
      <w:r w:rsidR="00FB046A">
        <w:rPr>
          <w:lang w:val="sr-Latn-RS"/>
        </w:rPr>
        <w:t xml:space="preserve">-a i </w:t>
      </w:r>
      <w:r w:rsidR="00FB046A" w:rsidRPr="0050060E">
        <w:rPr>
          <w:i/>
          <w:lang w:val="sr-Latn-RS"/>
        </w:rPr>
        <w:t>Red Hat</w:t>
      </w:r>
      <w:r w:rsidR="00FB046A">
        <w:rPr>
          <w:lang w:val="sr-Latn-RS"/>
        </w:rPr>
        <w:t>-a.</w:t>
      </w:r>
      <w:r w:rsidR="00BD2877">
        <w:rPr>
          <w:lang w:val="sr-Latn-RS"/>
        </w:rPr>
        <w:t xml:space="preserve"> </w:t>
      </w:r>
      <w:r w:rsidR="00EC0FB4">
        <w:rPr>
          <w:lang w:val="sr-Latn-RS"/>
        </w:rPr>
        <w:t xml:space="preserve">Za razumevanje principa rada </w:t>
      </w:r>
      <w:r w:rsidR="00EC0FB4" w:rsidRPr="0050060E">
        <w:rPr>
          <w:i/>
          <w:lang w:val="sr-Latn-RS"/>
        </w:rPr>
        <w:t>Drools</w:t>
      </w:r>
      <w:r w:rsidR="00EC0FB4">
        <w:rPr>
          <w:lang w:val="sr-Latn-RS"/>
        </w:rPr>
        <w:t>-a neophodno je objasniti osnovne pojmove sistema baziranih na pravilima.</w:t>
      </w:r>
    </w:p>
    <w:p w:rsidR="00EC0FB4" w:rsidRDefault="00EC0FB4" w:rsidP="00406666">
      <w:pPr>
        <w:spacing w:after="0"/>
        <w:ind w:firstLine="360"/>
        <w:jc w:val="both"/>
        <w:rPr>
          <w:lang w:val="sr-Latn-RS"/>
        </w:rPr>
      </w:pPr>
      <w:r>
        <w:rPr>
          <w:lang w:val="sr-Latn-RS"/>
        </w:rPr>
        <w:t>Činjenice predstavljaju delove podataka koji se obrađuju i</w:t>
      </w:r>
      <w:r w:rsidR="00BB6E66">
        <w:rPr>
          <w:lang w:val="sr-Latn-RS"/>
        </w:rPr>
        <w:t xml:space="preserve"> skladište se u radnoj memoriji. Mogu se dodavati menjati ili uklanjati iz radne memorije. </w:t>
      </w:r>
      <w:r w:rsidR="00BB6E66" w:rsidRPr="0050060E">
        <w:rPr>
          <w:i/>
          <w:lang w:val="sr-Latn-RS"/>
        </w:rPr>
        <w:t>Rule engine</w:t>
      </w:r>
      <w:r w:rsidR="00BB6E66">
        <w:rPr>
          <w:lang w:val="sr-Latn-RS"/>
        </w:rPr>
        <w:t xml:space="preserve"> izvršava određene procedure </w:t>
      </w:r>
      <w:r w:rsidR="00D54102">
        <w:rPr>
          <w:lang w:val="sr-Latn-RS"/>
        </w:rPr>
        <w:t xml:space="preserve">koristeći bazu znanja i činjenice u radnoj memoriji kao ulaz. </w:t>
      </w:r>
      <w:r w:rsidR="00CB165A">
        <w:rPr>
          <w:lang w:val="sr-Latn-RS"/>
        </w:rPr>
        <w:t xml:space="preserve">Bazu zanja čine mašinski čitljiva pravila u kojima se nalazi domensko znanje za problem koji se rešava i na osnovu kojih se vrši rezonovanje. </w:t>
      </w:r>
      <w:r w:rsidR="00D54102">
        <w:rPr>
          <w:lang w:val="sr-Latn-RS"/>
        </w:rPr>
        <w:t xml:space="preserve">Proces u kom se proverava zadovoljenost činjenica za pravila se naziva </w:t>
      </w:r>
      <w:r w:rsidR="00D54102" w:rsidRPr="0050060E">
        <w:rPr>
          <w:i/>
          <w:lang w:val="sr-Latn-RS"/>
        </w:rPr>
        <w:t>pattern matching</w:t>
      </w:r>
      <w:r w:rsidR="00D54102">
        <w:rPr>
          <w:lang w:val="sr-Latn-RS"/>
        </w:rPr>
        <w:t xml:space="preserve">, a za implementaciju je korišćen </w:t>
      </w:r>
      <w:r w:rsidR="00D54102" w:rsidRPr="00974ED9">
        <w:rPr>
          <w:i/>
          <w:lang w:val="sr-Latn-RS"/>
        </w:rPr>
        <w:t>Rete</w:t>
      </w:r>
      <w:r w:rsidR="00D54102">
        <w:rPr>
          <w:lang w:val="sr-Latn-RS"/>
        </w:rPr>
        <w:t xml:space="preserve"> Algoritam.</w:t>
      </w:r>
    </w:p>
    <w:p w:rsidR="00406666" w:rsidRDefault="00836E33" w:rsidP="00406666">
      <w:pPr>
        <w:spacing w:after="0"/>
        <w:ind w:firstLine="360"/>
        <w:jc w:val="both"/>
        <w:rPr>
          <w:lang w:val="sr-Latn-RS"/>
        </w:rPr>
      </w:pPr>
      <w:r>
        <w:rPr>
          <w:lang w:val="sr-Latn-RS"/>
        </w:rPr>
        <w:lastRenderedPageBreak/>
        <w:t xml:space="preserve">Pravila se pišu uz pomoć </w:t>
      </w:r>
      <w:r w:rsidRPr="001831FC">
        <w:rPr>
          <w:i/>
          <w:lang w:val="sr-Latn-RS"/>
        </w:rPr>
        <w:t>DRL</w:t>
      </w:r>
      <w:r>
        <w:rPr>
          <w:lang w:val="sr-Latn-RS"/>
        </w:rPr>
        <w:t xml:space="preserve"> jezika u okviru .drl fajlova čija struktura</w:t>
      </w:r>
      <w:r w:rsidR="00406666">
        <w:rPr>
          <w:lang w:val="sr-Latn-RS"/>
        </w:rPr>
        <w:t xml:space="preserve"> se može videti na slici 3.4.1.</w:t>
      </w:r>
    </w:p>
    <w:p w:rsidR="00AB3DA9" w:rsidRDefault="00AB3DA9" w:rsidP="00406666">
      <w:pPr>
        <w:spacing w:after="0"/>
        <w:ind w:firstLine="360"/>
        <w:jc w:val="center"/>
        <w:rPr>
          <w:lang w:val="sr-Latn-RS"/>
        </w:rPr>
      </w:pPr>
      <w:r>
        <w:rPr>
          <w:noProof/>
        </w:rPr>
        <w:drawing>
          <wp:inline distT="0" distB="0" distL="0" distR="0" wp14:anchorId="13F1ED7B" wp14:editId="43303816">
            <wp:extent cx="4723765" cy="1101725"/>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ols example.png"/>
                    <pic:cNvPicPr/>
                  </pic:nvPicPr>
                  <pic:blipFill>
                    <a:blip r:embed="rId24">
                      <a:extLst>
                        <a:ext uri="{28A0092B-C50C-407E-A947-70E740481C1C}">
                          <a14:useLocalDpi xmlns:a14="http://schemas.microsoft.com/office/drawing/2010/main" val="0"/>
                        </a:ext>
                      </a:extLst>
                    </a:blip>
                    <a:stretch>
                      <a:fillRect/>
                    </a:stretch>
                  </pic:blipFill>
                  <pic:spPr>
                    <a:xfrm>
                      <a:off x="0" y="0"/>
                      <a:ext cx="4723765" cy="1101725"/>
                    </a:xfrm>
                    <a:prstGeom prst="rect">
                      <a:avLst/>
                    </a:prstGeom>
                  </pic:spPr>
                </pic:pic>
              </a:graphicData>
            </a:graphic>
          </wp:inline>
        </w:drawing>
      </w:r>
    </w:p>
    <w:p w:rsidR="00AB3DA9" w:rsidRPr="00D00E1A" w:rsidRDefault="00AB3DA9" w:rsidP="00AB3DA9">
      <w:pPr>
        <w:spacing w:after="0"/>
        <w:jc w:val="center"/>
      </w:pPr>
      <w:r>
        <w:rPr>
          <w:lang w:val="sr-Latn-RS"/>
        </w:rPr>
        <w:t xml:space="preserve">Slika 3.4.1 Stukura </w:t>
      </w:r>
      <w:r w:rsidRPr="0050060E">
        <w:rPr>
          <w:i/>
          <w:lang w:val="sr-Latn-RS"/>
        </w:rPr>
        <w:t>Drools</w:t>
      </w:r>
      <w:r>
        <w:rPr>
          <w:lang w:val="sr-Latn-RS"/>
        </w:rPr>
        <w:t xml:space="preserve"> pravila</w:t>
      </w:r>
      <w:r w:rsidR="00D00E1A">
        <w:rPr>
          <w:lang w:val="sr-Latn-RS"/>
        </w:rPr>
        <w:t xml:space="preserve"> </w:t>
      </w:r>
      <w:r w:rsidR="00D00E1A">
        <w:t>[</w:t>
      </w:r>
      <w:hyperlink w:anchor="_Literatura" w:history="1">
        <w:r w:rsidR="00D03713">
          <w:rPr>
            <w:rStyle w:val="Hyperlink"/>
          </w:rPr>
          <w:t>24</w:t>
        </w:r>
      </w:hyperlink>
      <w:r w:rsidR="00D00E1A">
        <w:t>]</w:t>
      </w:r>
    </w:p>
    <w:p w:rsidR="00406666" w:rsidRDefault="00406666" w:rsidP="00EC0FB4">
      <w:pPr>
        <w:spacing w:after="0"/>
        <w:rPr>
          <w:lang w:val="sr-Latn-RS"/>
        </w:rPr>
      </w:pPr>
    </w:p>
    <w:p w:rsidR="00D54102" w:rsidRDefault="00836E33" w:rsidP="00406666">
      <w:pPr>
        <w:spacing w:after="0"/>
        <w:ind w:firstLine="360"/>
        <w:jc w:val="both"/>
        <w:rPr>
          <w:lang w:val="sr-Latn-RS"/>
        </w:rPr>
      </w:pPr>
      <w:r>
        <w:rPr>
          <w:lang w:val="sr-Latn-RS"/>
        </w:rPr>
        <w:t xml:space="preserve">Leva strana pravila predstavlja uslove koji treba da se zadovolje da bi pravilo bilo izvršeno. Desna strana pravila sadrži akcije koje će se izvršiti kada se aktivira pravilo. Ove akcije mogu izmeniti stanje radne memorije tj. dodavati, menjati ili brisati činjenice. </w:t>
      </w:r>
    </w:p>
    <w:p w:rsidR="00836E33" w:rsidRDefault="00836E33" w:rsidP="00406666">
      <w:pPr>
        <w:spacing w:after="0"/>
        <w:ind w:firstLine="360"/>
        <w:jc w:val="both"/>
        <w:rPr>
          <w:lang w:val="sr-Latn-RS"/>
        </w:rPr>
      </w:pPr>
      <w:r>
        <w:rPr>
          <w:lang w:val="sr-Latn-RS"/>
        </w:rPr>
        <w:t>Za aktiviranje pravila neophodno je da svi uslovi u levoj strani pravila budu zadovoljeni. Međutim kada više pravila zadovoljava sve uslove potrebno je odrediti prioritet izvršavanja pravila.</w:t>
      </w:r>
      <w:r w:rsidR="00283756">
        <w:rPr>
          <w:lang w:val="sr-Latn-RS"/>
        </w:rPr>
        <w:t xml:space="preserve"> Razrešavanje konflikta je postupak kojim se određuje koje pravilo će se prvo aktivirati. Metode za razrešavanje konflikata su definisanje prioriteta, izbor prema poziciji pravila ili specifičnosti pravila, definisanje metapravila ili izbor pravila na osnovu činjenica koje su najskorije dodate</w:t>
      </w:r>
      <w:r w:rsidR="00997ED8">
        <w:rPr>
          <w:lang w:val="sr-Latn-RS"/>
        </w:rPr>
        <w:t xml:space="preserve">. </w:t>
      </w:r>
    </w:p>
    <w:p w:rsidR="00B36AD4" w:rsidRDefault="00B36AD4" w:rsidP="00406666">
      <w:pPr>
        <w:spacing w:after="0"/>
        <w:ind w:firstLine="360"/>
        <w:jc w:val="both"/>
        <w:rPr>
          <w:lang w:val="sr-Latn-RS"/>
        </w:rPr>
      </w:pPr>
      <w:r w:rsidRPr="001831FC">
        <w:rPr>
          <w:i/>
          <w:lang w:val="sr-Latn-RS"/>
        </w:rPr>
        <w:t>Drools</w:t>
      </w:r>
      <w:r>
        <w:rPr>
          <w:lang w:val="sr-Latn-RS"/>
        </w:rPr>
        <w:t xml:space="preserve"> podržava ulančavanje unapred (</w:t>
      </w:r>
      <w:r w:rsidRPr="0050060E">
        <w:rPr>
          <w:i/>
          <w:lang w:val="sr-Latn-RS"/>
        </w:rPr>
        <w:t>forward chaining</w:t>
      </w:r>
      <w:r>
        <w:rPr>
          <w:lang w:val="sr-Latn-RS"/>
        </w:rPr>
        <w:t>) i ulančavanje unazad (</w:t>
      </w:r>
      <w:r w:rsidRPr="0050060E">
        <w:rPr>
          <w:i/>
          <w:lang w:val="sr-Latn-RS"/>
        </w:rPr>
        <w:t>back</w:t>
      </w:r>
      <w:r w:rsidR="00E2314F" w:rsidRPr="0050060E">
        <w:rPr>
          <w:i/>
          <w:lang w:val="sr-Latn-RS"/>
        </w:rPr>
        <w:t>ward chaining</w:t>
      </w:r>
      <w:r>
        <w:rPr>
          <w:lang w:val="sr-Latn-RS"/>
        </w:rPr>
        <w:t>)</w:t>
      </w:r>
      <w:r w:rsidR="00E2314F">
        <w:rPr>
          <w:lang w:val="sr-Latn-RS"/>
        </w:rPr>
        <w:t xml:space="preserve">. Ulančavanje unapred je vođeno podacima, zna se samo koje je trenutno stanje radne memorije, ali ne i kojim putem će krenuti zaključivanje i koji će zaključak biti. Proces se odvija tako što se u svakom koraku izvršava jedno pravilo i zaustavlja kada nema više pravila koja zadovoljavaju činjenice u radnoj memoriji. Ulančavanje unazad je vođeno upitom, kreće se od zaključka ka činjenicama. </w:t>
      </w:r>
      <w:r w:rsidR="0027545B">
        <w:rPr>
          <w:lang w:val="sr-Latn-RS"/>
        </w:rPr>
        <w:t>Rule engine pokušava da potvrdi hipotezu iz radne memorije prolazeći kroz niz pravila. Ukoliko takva pravila ne postoje hipoteza je oborena.</w:t>
      </w:r>
    </w:p>
    <w:p w:rsidR="00B32239" w:rsidRDefault="00B32239">
      <w:pPr>
        <w:rPr>
          <w:lang w:val="sr-Latn-RS"/>
        </w:rPr>
      </w:pPr>
      <w:r>
        <w:rPr>
          <w:lang w:val="sr-Latn-RS"/>
        </w:rPr>
        <w:br w:type="page"/>
      </w:r>
    </w:p>
    <w:p w:rsidR="0027545B" w:rsidRDefault="00B32239" w:rsidP="00B32239">
      <w:pPr>
        <w:pStyle w:val="Heading1"/>
        <w:numPr>
          <w:ilvl w:val="0"/>
          <w:numId w:val="7"/>
        </w:numPr>
        <w:rPr>
          <w:lang w:val="sr-Latn-RS"/>
        </w:rPr>
      </w:pPr>
      <w:bookmarkStart w:id="51" w:name="_Toc50546232"/>
      <w:r>
        <w:rPr>
          <w:lang w:val="sr-Latn-RS"/>
        </w:rPr>
        <w:lastRenderedPageBreak/>
        <w:t>Specifikacija sistem</w:t>
      </w:r>
      <w:r w:rsidR="003C3339">
        <w:rPr>
          <w:lang w:val="sr-Latn-RS"/>
        </w:rPr>
        <w:t>a</w:t>
      </w:r>
      <w:bookmarkEnd w:id="51"/>
    </w:p>
    <w:p w:rsidR="004F4EFD" w:rsidRDefault="00960DEA" w:rsidP="00406666">
      <w:pPr>
        <w:spacing w:after="0"/>
        <w:ind w:firstLine="360"/>
        <w:jc w:val="both"/>
        <w:rPr>
          <w:lang w:val="sr-Latn-RS"/>
        </w:rPr>
      </w:pPr>
      <w:r>
        <w:rPr>
          <w:lang w:val="sr-Latn-RS"/>
        </w:rPr>
        <w:t xml:space="preserve">Aplikacija je namenjena korisnicima za računanje kalorija i praćenje dnevnika ishrane. Jedna od glavnih funkcionalnosti je i preporuka obroka na dnevnom nivou koji zadovoljavaju potreban broj kalorija. Ova funkcionalnost je dodata kako bi se poboljšalo korisničko iskustvo u korišćenju aplikacije. </w:t>
      </w:r>
    </w:p>
    <w:p w:rsidR="00D21BA5" w:rsidRDefault="00652769" w:rsidP="00BA422F">
      <w:pPr>
        <w:spacing w:after="0"/>
        <w:ind w:firstLine="360"/>
        <w:jc w:val="both"/>
        <w:rPr>
          <w:lang w:val="sr-Latn-RS"/>
        </w:rPr>
      </w:pPr>
      <w:r>
        <w:rPr>
          <w:lang w:val="sr-Latn-RS"/>
        </w:rPr>
        <w:t xml:space="preserve">Da administrator ne bi ručno unosio obroke u sistem upotrebljen je </w:t>
      </w:r>
      <w:r w:rsidRPr="001831FC">
        <w:rPr>
          <w:i/>
          <w:lang w:val="sr-Latn-RS"/>
        </w:rPr>
        <w:t>spoonacular.com</w:t>
      </w:r>
      <w:r>
        <w:rPr>
          <w:lang w:val="sr-Latn-RS"/>
        </w:rPr>
        <w:t xml:space="preserve">. Ovaj </w:t>
      </w:r>
      <w:r w:rsidRPr="001831FC">
        <w:rPr>
          <w:i/>
          <w:lang w:val="sr-Latn-RS"/>
        </w:rPr>
        <w:t>API</w:t>
      </w:r>
      <w:r>
        <w:rPr>
          <w:lang w:val="sr-Latn-RS"/>
        </w:rPr>
        <w:t xml:space="preserve"> omogućava pretragu preko pet hiljada obroka sa potpunim nutritivnim informacijama. </w:t>
      </w:r>
      <w:r w:rsidR="006A549F">
        <w:rPr>
          <w:lang w:val="sr-Latn-RS"/>
        </w:rPr>
        <w:t>Pokriva veliki broj slučajeva korišćenja kao što su analiza namirnica, generisanje planova ishrane</w:t>
      </w:r>
      <w:r w:rsidR="00D21BA5">
        <w:rPr>
          <w:lang w:val="sr-Latn-RS"/>
        </w:rPr>
        <w:t>, uputsvo o vinima, vizuelizacija sastojaka za obrok i nutritivnih vrednosti...</w:t>
      </w:r>
    </w:p>
    <w:p w:rsidR="00BA422F" w:rsidRDefault="00BA422F" w:rsidP="00BA422F">
      <w:pPr>
        <w:spacing w:after="0"/>
        <w:ind w:firstLine="360"/>
        <w:jc w:val="both"/>
        <w:rPr>
          <w:lang w:val="sr-Latn-RS"/>
        </w:rPr>
      </w:pPr>
      <w:r>
        <w:rPr>
          <w:lang w:val="sr-Latn-RS"/>
        </w:rPr>
        <w:t xml:space="preserve">Prilikom pretrage obroka kao i generisanja dnevnog plana ishrane moguće je kao parametar navesti tip ishrane. </w:t>
      </w:r>
      <w:r w:rsidR="00BD02AF">
        <w:rPr>
          <w:lang w:val="sr-Latn-RS"/>
        </w:rPr>
        <w:t>Neki od podržanih tiopva ishrane su vegeterijanska u kojoj se ne koristi meso ili veganska u kojoj se pored mesa ne koriste ni jaja, mlečni proizvodi i med.</w:t>
      </w:r>
      <w:r>
        <w:rPr>
          <w:lang w:val="sr-Latn-RS"/>
        </w:rPr>
        <w:t xml:space="preserve"> </w:t>
      </w:r>
      <w:r w:rsidR="00BD02AF">
        <w:rPr>
          <w:lang w:val="sr-Latn-RS"/>
        </w:rPr>
        <w:t xml:space="preserve">Celokupna lista podržanih tipova ishrane može se naći u zvaničnoj dokumentaciji </w:t>
      </w:r>
      <w:r w:rsidR="00BD02AF" w:rsidRPr="001831FC">
        <w:rPr>
          <w:i/>
          <w:lang w:val="sr-Latn-RS"/>
        </w:rPr>
        <w:t>spoonacular.com</w:t>
      </w:r>
      <w:r w:rsidR="00BD02AF">
        <w:rPr>
          <w:lang w:val="sr-Latn-RS"/>
        </w:rPr>
        <w:t xml:space="preserve"> </w:t>
      </w:r>
      <w:r w:rsidR="00BD02AF" w:rsidRPr="001831FC">
        <w:rPr>
          <w:i/>
          <w:lang w:val="sr-Latn-RS"/>
        </w:rPr>
        <w:t>API</w:t>
      </w:r>
      <w:r w:rsidR="00BD02AF">
        <w:rPr>
          <w:lang w:val="sr-Latn-RS"/>
        </w:rPr>
        <w:t xml:space="preserve">-a. </w:t>
      </w:r>
      <w:r>
        <w:rPr>
          <w:lang w:val="sr-Latn-RS"/>
        </w:rPr>
        <w:t>Prilagođavanje tipa ishrane je omogućeno samo naprednim korisnicima zbog pretpostavke o većem domenskom znanju.</w:t>
      </w:r>
    </w:p>
    <w:p w:rsidR="00180474" w:rsidRPr="00DC5BE4" w:rsidRDefault="00180474" w:rsidP="00406666">
      <w:pPr>
        <w:spacing w:after="0"/>
        <w:ind w:firstLine="360"/>
        <w:jc w:val="both"/>
        <w:rPr>
          <w:lang w:val="sr-Latn-RS"/>
        </w:rPr>
      </w:pPr>
      <w:r>
        <w:rPr>
          <w:lang w:val="sr-Latn-RS"/>
        </w:rPr>
        <w:t>U nastavku će biti objašnjeni slučajevi korišćenja, dijagram klasa i dijagram aktivnosti.</w:t>
      </w:r>
    </w:p>
    <w:p w:rsidR="00180474" w:rsidRDefault="00180474" w:rsidP="00180474">
      <w:pPr>
        <w:spacing w:after="0"/>
        <w:rPr>
          <w:lang w:val="sr-Latn-RS"/>
        </w:rPr>
      </w:pPr>
    </w:p>
    <w:p w:rsidR="006D5C7D" w:rsidRDefault="006D5C7D" w:rsidP="006D5C7D">
      <w:pPr>
        <w:pStyle w:val="Heading2"/>
        <w:rPr>
          <w:lang w:val="sr-Latn-RS"/>
        </w:rPr>
      </w:pPr>
      <w:bookmarkStart w:id="52" w:name="_Toc50546233"/>
      <w:r>
        <w:rPr>
          <w:lang w:val="sr-Latn-RS"/>
        </w:rPr>
        <w:t>4.1 Dijagram klasa</w:t>
      </w:r>
      <w:bookmarkEnd w:id="52"/>
    </w:p>
    <w:p w:rsidR="007A4EC2" w:rsidRDefault="007A4EC2" w:rsidP="00E912FD">
      <w:pPr>
        <w:rPr>
          <w:lang w:val="sr-Latn-RS"/>
        </w:rPr>
      </w:pPr>
      <w:r>
        <w:rPr>
          <w:lang w:val="sr-Latn-RS"/>
        </w:rPr>
        <w:t>Model aplikacije čini 6 klasa i 3 enum</w:t>
      </w:r>
      <w:r w:rsidR="00E912FD">
        <w:rPr>
          <w:lang w:val="sr-Latn-RS"/>
        </w:rPr>
        <w:t xml:space="preserve">eracije: </w:t>
      </w:r>
    </w:p>
    <w:p w:rsidR="00E912FD" w:rsidRDefault="00E912FD" w:rsidP="00E912FD">
      <w:pPr>
        <w:pStyle w:val="ListParagraph"/>
        <w:numPr>
          <w:ilvl w:val="0"/>
          <w:numId w:val="10"/>
        </w:numPr>
        <w:rPr>
          <w:lang w:val="sr-Latn-RS"/>
        </w:rPr>
      </w:pPr>
      <w:r>
        <w:rPr>
          <w:lang w:val="sr-Latn-RS"/>
        </w:rPr>
        <w:t>User</w:t>
      </w:r>
    </w:p>
    <w:p w:rsidR="00E912FD" w:rsidRDefault="00E912FD" w:rsidP="00E912FD">
      <w:pPr>
        <w:pStyle w:val="ListParagraph"/>
        <w:numPr>
          <w:ilvl w:val="0"/>
          <w:numId w:val="10"/>
        </w:numPr>
        <w:rPr>
          <w:lang w:val="sr-Latn-RS"/>
        </w:rPr>
      </w:pPr>
      <w:r>
        <w:rPr>
          <w:lang w:val="sr-Latn-RS"/>
        </w:rPr>
        <w:t>UserDay</w:t>
      </w:r>
    </w:p>
    <w:p w:rsidR="00E912FD" w:rsidRDefault="00E912FD" w:rsidP="00E912FD">
      <w:pPr>
        <w:pStyle w:val="ListParagraph"/>
        <w:numPr>
          <w:ilvl w:val="0"/>
          <w:numId w:val="10"/>
        </w:numPr>
        <w:rPr>
          <w:lang w:val="sr-Latn-RS"/>
        </w:rPr>
      </w:pPr>
      <w:r>
        <w:rPr>
          <w:lang w:val="sr-Latn-RS"/>
        </w:rPr>
        <w:t>UserMealPlan</w:t>
      </w:r>
    </w:p>
    <w:p w:rsidR="00E912FD" w:rsidRDefault="00E912FD" w:rsidP="00E912FD">
      <w:pPr>
        <w:pStyle w:val="ListParagraph"/>
        <w:numPr>
          <w:ilvl w:val="0"/>
          <w:numId w:val="10"/>
        </w:numPr>
        <w:rPr>
          <w:lang w:val="sr-Latn-RS"/>
        </w:rPr>
      </w:pPr>
      <w:r>
        <w:rPr>
          <w:lang w:val="sr-Latn-RS"/>
        </w:rPr>
        <w:t>MealRecipe</w:t>
      </w:r>
    </w:p>
    <w:p w:rsidR="00E912FD" w:rsidRDefault="00E912FD" w:rsidP="00E912FD">
      <w:pPr>
        <w:pStyle w:val="ListParagraph"/>
        <w:numPr>
          <w:ilvl w:val="0"/>
          <w:numId w:val="10"/>
        </w:numPr>
        <w:rPr>
          <w:lang w:val="sr-Latn-RS"/>
        </w:rPr>
      </w:pPr>
      <w:r>
        <w:rPr>
          <w:lang w:val="sr-Latn-RS"/>
        </w:rPr>
        <w:t>Meals</w:t>
      </w:r>
    </w:p>
    <w:p w:rsidR="00E912FD" w:rsidRDefault="00E912FD" w:rsidP="00E912FD">
      <w:pPr>
        <w:pStyle w:val="ListParagraph"/>
        <w:numPr>
          <w:ilvl w:val="0"/>
          <w:numId w:val="10"/>
        </w:numPr>
        <w:rPr>
          <w:lang w:val="sr-Latn-RS"/>
        </w:rPr>
      </w:pPr>
      <w:r>
        <w:rPr>
          <w:lang w:val="sr-Latn-RS"/>
        </w:rPr>
        <w:t>Notification</w:t>
      </w:r>
    </w:p>
    <w:p w:rsidR="00E912FD" w:rsidRDefault="00E912FD" w:rsidP="00E912FD">
      <w:pPr>
        <w:pStyle w:val="ListParagraph"/>
        <w:numPr>
          <w:ilvl w:val="0"/>
          <w:numId w:val="10"/>
        </w:numPr>
        <w:rPr>
          <w:lang w:val="sr-Latn-RS"/>
        </w:rPr>
      </w:pPr>
      <w:r>
        <w:rPr>
          <w:lang w:val="sr-Latn-RS"/>
        </w:rPr>
        <w:t>Activity</w:t>
      </w:r>
    </w:p>
    <w:p w:rsidR="00E912FD" w:rsidRDefault="00E912FD" w:rsidP="00E912FD">
      <w:pPr>
        <w:pStyle w:val="ListParagraph"/>
        <w:numPr>
          <w:ilvl w:val="0"/>
          <w:numId w:val="10"/>
        </w:numPr>
        <w:rPr>
          <w:lang w:val="sr-Latn-RS"/>
        </w:rPr>
      </w:pPr>
      <w:r>
        <w:rPr>
          <w:lang w:val="sr-Latn-RS"/>
        </w:rPr>
        <w:t>Gender</w:t>
      </w:r>
    </w:p>
    <w:p w:rsidR="00E912FD" w:rsidRPr="00E912FD" w:rsidRDefault="00E912FD" w:rsidP="00E912FD">
      <w:pPr>
        <w:pStyle w:val="ListParagraph"/>
        <w:numPr>
          <w:ilvl w:val="0"/>
          <w:numId w:val="10"/>
        </w:numPr>
        <w:rPr>
          <w:lang w:val="sr-Latn-RS"/>
        </w:rPr>
      </w:pPr>
      <w:r>
        <w:rPr>
          <w:lang w:val="sr-Latn-RS"/>
        </w:rPr>
        <w:t>MealEnum</w:t>
      </w:r>
    </w:p>
    <w:p w:rsidR="006D5C7D" w:rsidRDefault="007A4EC2" w:rsidP="00406666">
      <w:pPr>
        <w:ind w:firstLine="360"/>
        <w:jc w:val="both"/>
        <w:rPr>
          <w:lang w:val="sr-Latn-RS"/>
        </w:rPr>
      </w:pPr>
      <w:r>
        <w:rPr>
          <w:lang w:val="sr-Latn-RS"/>
        </w:rPr>
        <w:t>Veze između klasa se mogu videti na slici 4.1.1.</w:t>
      </w:r>
      <w:r w:rsidR="00161CF5">
        <w:rPr>
          <w:lang w:val="sr-Latn-RS"/>
        </w:rPr>
        <w:t xml:space="preserve"> Svaka klasa je mapirana na odgovarajuću tabelu u bazi podataka. Klasa UserDay sadži sve obroke koje je korisnik uneo za određeni dan. Obrok je predstavljen klasom MealRecipe koja </w:t>
      </w:r>
      <w:r w:rsidR="00161CF5">
        <w:rPr>
          <w:lang w:val="sr-Latn-RS"/>
        </w:rPr>
        <w:lastRenderedPageBreak/>
        <w:t xml:space="preserve">sadrži osnovne </w:t>
      </w:r>
      <w:r w:rsidR="00036A68">
        <w:rPr>
          <w:lang w:val="sr-Latn-RS"/>
        </w:rPr>
        <w:t xml:space="preserve">nutritivne informacije. Klasa Notification sadrži listu poruka koja se prikazuju korisniku za određeni dan. </w:t>
      </w:r>
      <w:r w:rsidR="00161CF5">
        <w:rPr>
          <w:lang w:val="sr-Latn-RS"/>
        </w:rPr>
        <w:t xml:space="preserve"> </w:t>
      </w:r>
    </w:p>
    <w:p w:rsidR="007A4EC2" w:rsidRDefault="007A4EC2" w:rsidP="006D5C7D">
      <w:pPr>
        <w:rPr>
          <w:lang w:val="sr-Latn-RS"/>
        </w:rPr>
      </w:pPr>
      <w:r>
        <w:rPr>
          <w:noProof/>
        </w:rPr>
        <w:drawing>
          <wp:inline distT="0" distB="0" distL="0" distR="0" wp14:anchorId="2BE48ADF" wp14:editId="79B04F8B">
            <wp:extent cx="4723765" cy="406463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png"/>
                    <pic:cNvPicPr/>
                  </pic:nvPicPr>
                  <pic:blipFill>
                    <a:blip r:embed="rId25">
                      <a:extLst>
                        <a:ext uri="{28A0092B-C50C-407E-A947-70E740481C1C}">
                          <a14:useLocalDpi xmlns:a14="http://schemas.microsoft.com/office/drawing/2010/main" val="0"/>
                        </a:ext>
                      </a:extLst>
                    </a:blip>
                    <a:stretch>
                      <a:fillRect/>
                    </a:stretch>
                  </pic:blipFill>
                  <pic:spPr>
                    <a:xfrm>
                      <a:off x="0" y="0"/>
                      <a:ext cx="4723765" cy="4064635"/>
                    </a:xfrm>
                    <a:prstGeom prst="rect">
                      <a:avLst/>
                    </a:prstGeom>
                  </pic:spPr>
                </pic:pic>
              </a:graphicData>
            </a:graphic>
          </wp:inline>
        </w:drawing>
      </w:r>
    </w:p>
    <w:p w:rsidR="00D26862" w:rsidRDefault="007A4EC2" w:rsidP="006A40FE">
      <w:pPr>
        <w:jc w:val="center"/>
        <w:rPr>
          <w:lang w:val="sr-Latn-RS"/>
        </w:rPr>
      </w:pPr>
      <w:r>
        <w:rPr>
          <w:lang w:val="sr-Latn-RS"/>
        </w:rPr>
        <w:t>Slika 4.1.1 Dijagram klasa</w:t>
      </w:r>
    </w:p>
    <w:p w:rsidR="006A40FE" w:rsidRDefault="006A40FE" w:rsidP="00180474">
      <w:pPr>
        <w:spacing w:after="0"/>
        <w:rPr>
          <w:lang w:val="sr-Latn-RS"/>
        </w:rPr>
      </w:pPr>
      <w:r>
        <w:rPr>
          <w:lang w:val="sr-Latn-RS"/>
        </w:rPr>
        <w:t>Za komunikaciju sa spoonacular.com servisom je korišćeno 7 klasa:</w:t>
      </w:r>
    </w:p>
    <w:p w:rsidR="006A40FE" w:rsidRDefault="006A40FE" w:rsidP="006A40FE">
      <w:pPr>
        <w:pStyle w:val="ListParagraph"/>
        <w:numPr>
          <w:ilvl w:val="0"/>
          <w:numId w:val="10"/>
        </w:numPr>
        <w:spacing w:after="0"/>
        <w:rPr>
          <w:lang w:val="sr-Latn-RS"/>
        </w:rPr>
      </w:pPr>
      <w:r>
        <w:rPr>
          <w:lang w:val="sr-Latn-RS"/>
        </w:rPr>
        <w:t>Meal</w:t>
      </w:r>
    </w:p>
    <w:p w:rsidR="006A40FE" w:rsidRDefault="006A40FE" w:rsidP="006A40FE">
      <w:pPr>
        <w:pStyle w:val="ListParagraph"/>
        <w:numPr>
          <w:ilvl w:val="0"/>
          <w:numId w:val="10"/>
        </w:numPr>
        <w:spacing w:after="0"/>
        <w:rPr>
          <w:lang w:val="sr-Latn-RS"/>
        </w:rPr>
      </w:pPr>
      <w:r>
        <w:rPr>
          <w:lang w:val="sr-Latn-RS"/>
        </w:rPr>
        <w:t>MealPlan</w:t>
      </w:r>
    </w:p>
    <w:p w:rsidR="006A40FE" w:rsidRDefault="006A40FE" w:rsidP="006A40FE">
      <w:pPr>
        <w:pStyle w:val="ListParagraph"/>
        <w:numPr>
          <w:ilvl w:val="0"/>
          <w:numId w:val="10"/>
        </w:numPr>
        <w:spacing w:after="0"/>
        <w:rPr>
          <w:lang w:val="sr-Latn-RS"/>
        </w:rPr>
      </w:pPr>
      <w:r>
        <w:rPr>
          <w:lang w:val="sr-Latn-RS"/>
        </w:rPr>
        <w:t>Nutrients</w:t>
      </w:r>
    </w:p>
    <w:p w:rsidR="006A40FE" w:rsidRDefault="006A40FE" w:rsidP="006A40FE">
      <w:pPr>
        <w:pStyle w:val="ListParagraph"/>
        <w:numPr>
          <w:ilvl w:val="0"/>
          <w:numId w:val="10"/>
        </w:numPr>
        <w:spacing w:after="0"/>
        <w:rPr>
          <w:lang w:val="sr-Latn-RS"/>
        </w:rPr>
      </w:pPr>
      <w:r>
        <w:rPr>
          <w:lang w:val="sr-Latn-RS"/>
        </w:rPr>
        <w:t>NutritionInfo</w:t>
      </w:r>
    </w:p>
    <w:p w:rsidR="006A40FE" w:rsidRDefault="006A40FE" w:rsidP="006A40FE">
      <w:pPr>
        <w:pStyle w:val="ListParagraph"/>
        <w:numPr>
          <w:ilvl w:val="0"/>
          <w:numId w:val="10"/>
        </w:numPr>
        <w:spacing w:after="0"/>
        <w:rPr>
          <w:lang w:val="sr-Latn-RS"/>
        </w:rPr>
      </w:pPr>
      <w:r>
        <w:rPr>
          <w:lang w:val="sr-Latn-RS"/>
        </w:rPr>
        <w:t>NutritionItem</w:t>
      </w:r>
    </w:p>
    <w:p w:rsidR="006A40FE" w:rsidRDefault="006A40FE" w:rsidP="006A40FE">
      <w:pPr>
        <w:pStyle w:val="ListParagraph"/>
        <w:numPr>
          <w:ilvl w:val="0"/>
          <w:numId w:val="10"/>
        </w:numPr>
        <w:spacing w:after="0"/>
        <w:rPr>
          <w:lang w:val="sr-Latn-RS"/>
        </w:rPr>
      </w:pPr>
      <w:r>
        <w:rPr>
          <w:lang w:val="sr-Latn-RS"/>
        </w:rPr>
        <w:t>SearchMealResult</w:t>
      </w:r>
    </w:p>
    <w:p w:rsidR="006A40FE" w:rsidRDefault="006A40FE" w:rsidP="006A40FE">
      <w:pPr>
        <w:pStyle w:val="ListParagraph"/>
        <w:numPr>
          <w:ilvl w:val="0"/>
          <w:numId w:val="10"/>
        </w:numPr>
        <w:spacing w:after="0"/>
        <w:rPr>
          <w:lang w:val="sr-Latn-RS"/>
        </w:rPr>
      </w:pPr>
      <w:r>
        <w:rPr>
          <w:lang w:val="sr-Latn-RS"/>
        </w:rPr>
        <w:t>SearchMealResultListItem</w:t>
      </w:r>
    </w:p>
    <w:p w:rsidR="00D26862" w:rsidRDefault="006A40FE" w:rsidP="00406666">
      <w:pPr>
        <w:spacing w:after="0"/>
        <w:ind w:firstLine="360"/>
        <w:jc w:val="both"/>
        <w:rPr>
          <w:lang w:val="sr-Latn-RS"/>
        </w:rPr>
      </w:pPr>
      <w:r>
        <w:rPr>
          <w:lang w:val="sr-Latn-RS"/>
        </w:rPr>
        <w:t xml:space="preserve">Veze između klasa mogu se videti na slici 4.1.2. Klasa Nutrients sadrži informacije o broju kalorija, masti, proteina i ugljenih hidrata, dok je klasa NutritionInfo proširena i listom dobrih (vitamini, vlakna, gvožđe, kalcijum, magnezijum...) i loših stavki (zasićene masti, šećeri, holesterol...). </w:t>
      </w:r>
      <w:r w:rsidR="0039751A">
        <w:rPr>
          <w:lang w:val="sr-Latn-RS"/>
        </w:rPr>
        <w:t xml:space="preserve">Klase </w:t>
      </w:r>
      <w:r w:rsidR="0039751A">
        <w:rPr>
          <w:lang w:val="sr-Latn-RS"/>
        </w:rPr>
        <w:lastRenderedPageBreak/>
        <w:t xml:space="preserve">SearchMealResult i SearchMealResultListItem se koriste za pretragu, koja podržava unos različitih parametara, za pronalazak nekih od stotine hiljada različitih recepata za obroke.  </w:t>
      </w:r>
    </w:p>
    <w:p w:rsidR="0039751A" w:rsidRDefault="0039751A" w:rsidP="006A40FE">
      <w:pPr>
        <w:spacing w:after="0"/>
        <w:rPr>
          <w:lang w:val="sr-Latn-RS"/>
        </w:rPr>
      </w:pPr>
      <w:r>
        <w:rPr>
          <w:noProof/>
        </w:rPr>
        <w:drawing>
          <wp:inline distT="0" distB="0" distL="0" distR="0" wp14:anchorId="7BE89316" wp14:editId="245F9C1E">
            <wp:extent cx="4723765" cy="476694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spoonacular_class_diagram.png"/>
                    <pic:cNvPicPr/>
                  </pic:nvPicPr>
                  <pic:blipFill>
                    <a:blip r:embed="rId26">
                      <a:extLst>
                        <a:ext uri="{28A0092B-C50C-407E-A947-70E740481C1C}">
                          <a14:useLocalDpi xmlns:a14="http://schemas.microsoft.com/office/drawing/2010/main" val="0"/>
                        </a:ext>
                      </a:extLst>
                    </a:blip>
                    <a:stretch>
                      <a:fillRect/>
                    </a:stretch>
                  </pic:blipFill>
                  <pic:spPr>
                    <a:xfrm>
                      <a:off x="0" y="0"/>
                      <a:ext cx="4723765" cy="4766945"/>
                    </a:xfrm>
                    <a:prstGeom prst="rect">
                      <a:avLst/>
                    </a:prstGeom>
                  </pic:spPr>
                </pic:pic>
              </a:graphicData>
            </a:graphic>
          </wp:inline>
        </w:drawing>
      </w:r>
    </w:p>
    <w:p w:rsidR="0039751A" w:rsidRDefault="0039751A" w:rsidP="0039751A">
      <w:pPr>
        <w:spacing w:after="0"/>
        <w:jc w:val="center"/>
        <w:rPr>
          <w:lang w:val="sr-Latn-RS"/>
        </w:rPr>
      </w:pPr>
      <w:r>
        <w:rPr>
          <w:lang w:val="sr-Latn-RS"/>
        </w:rPr>
        <w:t>Slika 4.1.2 Klase za komunikaciju sa spoonacular.com</w:t>
      </w:r>
    </w:p>
    <w:p w:rsidR="0039751A" w:rsidRDefault="0039751A" w:rsidP="0039751A">
      <w:pPr>
        <w:spacing w:after="0"/>
        <w:jc w:val="center"/>
        <w:rPr>
          <w:lang w:val="sr-Latn-RS"/>
        </w:rPr>
      </w:pPr>
    </w:p>
    <w:p w:rsidR="0039751A" w:rsidRDefault="0039751A" w:rsidP="0039751A">
      <w:pPr>
        <w:pStyle w:val="Heading2"/>
        <w:rPr>
          <w:lang w:val="sr-Latn-RS"/>
        </w:rPr>
      </w:pPr>
      <w:bookmarkStart w:id="53" w:name="_Toc50546234"/>
      <w:r>
        <w:rPr>
          <w:lang w:val="sr-Latn-RS"/>
        </w:rPr>
        <w:t>4.2 Dijagram slučajeva korišćenja</w:t>
      </w:r>
      <w:bookmarkEnd w:id="53"/>
    </w:p>
    <w:p w:rsidR="0039751A" w:rsidRDefault="00C1287A" w:rsidP="0039751A">
      <w:pPr>
        <w:rPr>
          <w:lang w:val="sr-Latn-RS"/>
        </w:rPr>
      </w:pPr>
      <w:r>
        <w:rPr>
          <w:lang w:val="sr-Latn-RS"/>
        </w:rPr>
        <w:t>Aplikacija je namenjena za 3 tipa korisnika:</w:t>
      </w:r>
    </w:p>
    <w:p w:rsidR="00C1287A" w:rsidRDefault="00C1287A" w:rsidP="00C1287A">
      <w:pPr>
        <w:pStyle w:val="ListParagraph"/>
        <w:numPr>
          <w:ilvl w:val="0"/>
          <w:numId w:val="10"/>
        </w:numPr>
        <w:rPr>
          <w:lang w:val="sr-Latn-RS"/>
        </w:rPr>
      </w:pPr>
      <w:r>
        <w:rPr>
          <w:lang w:val="sr-Latn-RS"/>
        </w:rPr>
        <w:t>Običan korisnik</w:t>
      </w:r>
    </w:p>
    <w:p w:rsidR="00C1287A" w:rsidRDefault="00C1287A" w:rsidP="00C1287A">
      <w:pPr>
        <w:pStyle w:val="ListParagraph"/>
        <w:numPr>
          <w:ilvl w:val="0"/>
          <w:numId w:val="10"/>
        </w:numPr>
        <w:rPr>
          <w:lang w:val="sr-Latn-RS"/>
        </w:rPr>
      </w:pPr>
      <w:r>
        <w:rPr>
          <w:lang w:val="sr-Latn-RS"/>
        </w:rPr>
        <w:t>Napredni korisnik</w:t>
      </w:r>
    </w:p>
    <w:p w:rsidR="00E55331" w:rsidRPr="00C1287A" w:rsidRDefault="00C1287A" w:rsidP="0039751A">
      <w:pPr>
        <w:pStyle w:val="ListParagraph"/>
        <w:numPr>
          <w:ilvl w:val="0"/>
          <w:numId w:val="10"/>
        </w:numPr>
        <w:rPr>
          <w:lang w:val="sr-Latn-RS"/>
        </w:rPr>
      </w:pPr>
      <w:r>
        <w:rPr>
          <w:lang w:val="sr-Latn-RS"/>
        </w:rPr>
        <w:t>Administrator</w:t>
      </w:r>
      <w:del w:id="54" w:author="Marko" w:date="2020-09-08T23:58:00Z">
        <w:r w:rsidR="00E55331" w:rsidRPr="00C1287A" w:rsidDel="00864799">
          <w:rPr>
            <w:lang w:val="sr-Latn-RS"/>
          </w:rPr>
          <w:br w:type="page"/>
        </w:r>
      </w:del>
    </w:p>
    <w:p w:rsidR="0039751A" w:rsidRDefault="00C1287A" w:rsidP="00406666">
      <w:pPr>
        <w:ind w:firstLine="360"/>
        <w:jc w:val="both"/>
        <w:rPr>
          <w:lang w:val="sr-Latn-RS"/>
        </w:rPr>
      </w:pPr>
      <w:r>
        <w:rPr>
          <w:lang w:val="sr-Latn-RS"/>
        </w:rPr>
        <w:lastRenderedPageBreak/>
        <w:t xml:space="preserve">Na slici 4.2.1 je prikazan </w:t>
      </w:r>
      <w:r w:rsidR="00A67C5F">
        <w:rPr>
          <w:lang w:val="sr-Latn-RS"/>
        </w:rPr>
        <w:t xml:space="preserve">UML </w:t>
      </w:r>
      <w:r>
        <w:rPr>
          <w:lang w:val="sr-Latn-RS"/>
        </w:rPr>
        <w:t>dijagram slučajeva korišćenja (</w:t>
      </w:r>
      <w:r w:rsidRPr="0050060E">
        <w:rPr>
          <w:i/>
          <w:lang w:val="sr-Latn-RS"/>
        </w:rPr>
        <w:t>use-case</w:t>
      </w:r>
      <w:r>
        <w:rPr>
          <w:lang w:val="sr-Latn-RS"/>
        </w:rPr>
        <w:t>). Ovaj dijagram služi krajnjim korisn</w:t>
      </w:r>
      <w:r w:rsidR="009F26BA">
        <w:rPr>
          <w:lang w:val="sr-Latn-RS"/>
        </w:rPr>
        <w:t>icima da razumeju šta sistem radi, ali tako da se ne prikazuju detalji implementacije, koji će biti objašnjeni u narednom poglavlju</w:t>
      </w:r>
      <w:r>
        <w:rPr>
          <w:lang w:val="sr-Latn-RS"/>
        </w:rPr>
        <w:t>.</w:t>
      </w:r>
      <w:r w:rsidR="009F26BA">
        <w:rPr>
          <w:lang w:val="sr-Latn-RS"/>
        </w:rPr>
        <w:t xml:space="preserve"> Elementi ovog dijagrama su akteri, slučajevi korišćenja i relacije. </w:t>
      </w:r>
      <w:r>
        <w:rPr>
          <w:lang w:val="sr-Latn-RS"/>
        </w:rPr>
        <w:t xml:space="preserve"> </w:t>
      </w:r>
    </w:p>
    <w:p w:rsidR="001C5AF2" w:rsidRPr="0039751A" w:rsidRDefault="00085FB7" w:rsidP="001831FC">
      <w:pPr>
        <w:jc w:val="center"/>
        <w:rPr>
          <w:lang w:val="sr-Latn-RS"/>
        </w:rPr>
      </w:pPr>
      <w:r>
        <w:rPr>
          <w:noProof/>
        </w:rPr>
        <w:drawing>
          <wp:inline distT="0" distB="0" distL="0" distR="0" wp14:anchorId="02F4FEBF" wp14:editId="0BDDA2AE">
            <wp:extent cx="4723765" cy="3540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ocument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23765" cy="3540125"/>
                    </a:xfrm>
                    <a:prstGeom prst="rect">
                      <a:avLst/>
                    </a:prstGeom>
                  </pic:spPr>
                </pic:pic>
              </a:graphicData>
            </a:graphic>
          </wp:inline>
        </w:drawing>
      </w:r>
      <w:r w:rsidR="001C5AF2">
        <w:rPr>
          <w:lang w:val="sr-Latn-RS"/>
        </w:rPr>
        <w:t>Slika 4.2.1 UML dijagram</w:t>
      </w:r>
    </w:p>
    <w:p w:rsidR="00D54548" w:rsidRDefault="00085FB7" w:rsidP="00F92D0D">
      <w:pPr>
        <w:spacing w:after="0"/>
        <w:ind w:firstLine="360"/>
        <w:jc w:val="both"/>
        <w:rPr>
          <w:lang w:val="sr-Latn-RS"/>
        </w:rPr>
      </w:pPr>
      <w:bookmarkStart w:id="55" w:name="_Literatura"/>
      <w:bookmarkEnd w:id="55"/>
      <w:r>
        <w:rPr>
          <w:lang w:val="sr-Latn-RS"/>
        </w:rPr>
        <w:t xml:space="preserve">Uloga administratora je dodavanje pravila u sistem. Adminstrator predstavlja eksperta koji uz pomoć </w:t>
      </w:r>
      <w:r w:rsidRPr="0050060E">
        <w:rPr>
          <w:i/>
          <w:lang w:val="sr-Latn-RS"/>
        </w:rPr>
        <w:t>Drools</w:t>
      </w:r>
      <w:r>
        <w:rPr>
          <w:lang w:val="sr-Latn-RS"/>
        </w:rPr>
        <w:t xml:space="preserve">-a </w:t>
      </w:r>
      <w:r w:rsidR="00D54548">
        <w:rPr>
          <w:lang w:val="sr-Latn-RS"/>
        </w:rPr>
        <w:t>piše</w:t>
      </w:r>
      <w:r>
        <w:rPr>
          <w:lang w:val="sr-Latn-RS"/>
        </w:rPr>
        <w:t xml:space="preserve"> pravila </w:t>
      </w:r>
      <w:r w:rsidR="00D54548">
        <w:rPr>
          <w:lang w:val="sr-Latn-RS"/>
        </w:rPr>
        <w:t xml:space="preserve">koja će biti korišćena. U ovom sistemu ekspert ima ključnu ulogu jer upravo od tih definisanih pravila zavise sve informacije koje će dobijati ostali korisnici. </w:t>
      </w:r>
    </w:p>
    <w:p w:rsidR="00554040" w:rsidRDefault="00D54548" w:rsidP="00F92D0D">
      <w:pPr>
        <w:spacing w:after="0"/>
        <w:ind w:firstLine="360"/>
        <w:jc w:val="both"/>
        <w:rPr>
          <w:lang w:val="sr-Latn-RS"/>
        </w:rPr>
      </w:pPr>
      <w:r>
        <w:rPr>
          <w:lang w:val="sr-Latn-RS"/>
        </w:rPr>
        <w:t xml:space="preserve">Napredni korisnik se razlikuje od običnog po informacijama koje je obezbedio prilikom registracije. Procenat masti nije toliko poznata informacija korisnicima kao visina i težina, prema tome ovaj podatak se može iskoristiti za razdvajanje dve grupe korisnika. </w:t>
      </w:r>
      <w:r w:rsidR="00554040">
        <w:rPr>
          <w:lang w:val="sr-Latn-RS"/>
        </w:rPr>
        <w:t>Iz tog razloga je naprednijim korisnicima omogućeno da izmene tip ishrane.</w:t>
      </w:r>
      <w:r w:rsidR="006506D5">
        <w:rPr>
          <w:lang w:val="sr-Latn-RS"/>
        </w:rPr>
        <w:t xml:space="preserve"> Pored ove napredni korisnik može koristiti sve funkcionalnosti kao i običan korinik.</w:t>
      </w:r>
    </w:p>
    <w:p w:rsidR="00554040" w:rsidRDefault="006506D5" w:rsidP="00F92D0D">
      <w:pPr>
        <w:spacing w:after="0"/>
        <w:ind w:firstLine="360"/>
        <w:jc w:val="both"/>
        <w:rPr>
          <w:lang w:val="sr-Latn-RS"/>
        </w:rPr>
      </w:pPr>
      <w:r>
        <w:rPr>
          <w:lang w:val="sr-Latn-RS"/>
        </w:rPr>
        <w:t>Sledi opis funkcionalnosti koje su omogućene običnom korisniku.</w:t>
      </w:r>
    </w:p>
    <w:p w:rsidR="00554040" w:rsidRDefault="006506D5" w:rsidP="00F92D0D">
      <w:pPr>
        <w:pStyle w:val="ListParagraph"/>
        <w:numPr>
          <w:ilvl w:val="0"/>
          <w:numId w:val="11"/>
        </w:numPr>
        <w:spacing w:after="0"/>
        <w:jc w:val="both"/>
        <w:rPr>
          <w:lang w:val="sr-Latn-RS"/>
        </w:rPr>
      </w:pPr>
      <w:r>
        <w:rPr>
          <w:lang w:val="sr-Latn-RS"/>
        </w:rPr>
        <w:lastRenderedPageBreak/>
        <w:t>Pregled liste svih unetih obroka evidentiranih u toku dana, podrazumevano današnjeg. Korisnik ima pristup samo svojoj listi dodatih obroka, ne i listi drugih korisnika.</w:t>
      </w:r>
    </w:p>
    <w:p w:rsidR="00CB7114" w:rsidRDefault="006506D5" w:rsidP="00F92D0D">
      <w:pPr>
        <w:pStyle w:val="ListParagraph"/>
        <w:numPr>
          <w:ilvl w:val="0"/>
          <w:numId w:val="11"/>
        </w:numPr>
        <w:spacing w:after="0"/>
        <w:jc w:val="both"/>
        <w:rPr>
          <w:lang w:val="sr-Latn-RS"/>
        </w:rPr>
      </w:pPr>
      <w:r w:rsidRPr="00CB7114">
        <w:rPr>
          <w:lang w:val="sr-Latn-RS"/>
        </w:rPr>
        <w:t xml:space="preserve">Pretraga obroka, tačnije recepata </w:t>
      </w:r>
      <w:r w:rsidR="00CB7114" w:rsidRPr="00CB7114">
        <w:rPr>
          <w:lang w:val="sr-Latn-RS"/>
        </w:rPr>
        <w:t xml:space="preserve">sa njihovim nazivima, koje mogu pregledati kao stavke u listi rezultata. Za svaku stavku u listi će biti prikazna slika i naziv uz dodatne informacije o obroku. Takođe je i za većinu obezbeđen link ka </w:t>
      </w:r>
      <w:r w:rsidR="00CB7114" w:rsidRPr="0050060E">
        <w:rPr>
          <w:i/>
          <w:lang w:val="sr-Latn-RS"/>
        </w:rPr>
        <w:t>web</w:t>
      </w:r>
      <w:r w:rsidR="00CB7114" w:rsidRPr="00CB7114">
        <w:rPr>
          <w:lang w:val="sr-Latn-RS"/>
        </w:rPr>
        <w:t xml:space="preserve"> stranici na kojoj se korisnici mogu dodatno informisati, kao i pročitati upustsvo za spremanje ukoliko je neophodno</w:t>
      </w:r>
      <w:r w:rsidR="00CB7114">
        <w:rPr>
          <w:lang w:val="sr-Latn-RS"/>
        </w:rPr>
        <w:t>.</w:t>
      </w:r>
    </w:p>
    <w:p w:rsidR="004C398A" w:rsidRDefault="004C398A" w:rsidP="00F92D0D">
      <w:pPr>
        <w:pStyle w:val="ListParagraph"/>
        <w:numPr>
          <w:ilvl w:val="0"/>
          <w:numId w:val="11"/>
        </w:numPr>
        <w:spacing w:after="0"/>
        <w:jc w:val="both"/>
        <w:rPr>
          <w:lang w:val="sr-Latn-RS"/>
        </w:rPr>
      </w:pPr>
      <w:r>
        <w:rPr>
          <w:lang w:val="sr-Latn-RS"/>
        </w:rPr>
        <w:t>Generisanje dnevnog plana ishrane uz pomoć informacija o korisniku. Na osnovu predviđenog broja kalorija biće predloženo tri obroka koji zadovoljavaju korisnikove potrebe. Korisnik ima pravo da prihvati i sačuva predloženi plan, da zatraži ponovno generisanje ili da odustane.</w:t>
      </w:r>
    </w:p>
    <w:p w:rsidR="0042105D" w:rsidRDefault="0042105D" w:rsidP="00F92D0D">
      <w:pPr>
        <w:pStyle w:val="ListParagraph"/>
        <w:numPr>
          <w:ilvl w:val="0"/>
          <w:numId w:val="11"/>
        </w:numPr>
        <w:spacing w:after="0"/>
        <w:jc w:val="both"/>
        <w:rPr>
          <w:lang w:val="sr-Latn-RS"/>
        </w:rPr>
      </w:pPr>
      <w:r>
        <w:rPr>
          <w:lang w:val="sr-Latn-RS"/>
        </w:rPr>
        <w:t xml:space="preserve">Dodavanje obroka iz liste pretraženih obroka ili iz svog dnevnog plana, kao što je prethodno objašnjeno. </w:t>
      </w:r>
      <w:r w:rsidR="004C398A">
        <w:rPr>
          <w:lang w:val="sr-Latn-RS"/>
        </w:rPr>
        <w:t>Nakon dodavanja taj obrok će se pojaviti u listi svih dnevnih obroka tog korisnika.</w:t>
      </w:r>
    </w:p>
    <w:p w:rsidR="00CB7114" w:rsidRDefault="00CB7114" w:rsidP="00F92D0D">
      <w:pPr>
        <w:pStyle w:val="ListParagraph"/>
        <w:numPr>
          <w:ilvl w:val="0"/>
          <w:numId w:val="11"/>
        </w:numPr>
        <w:spacing w:after="0"/>
        <w:jc w:val="both"/>
        <w:rPr>
          <w:lang w:val="sr-Latn-RS"/>
        </w:rPr>
      </w:pPr>
      <w:r>
        <w:rPr>
          <w:lang w:val="sr-Latn-RS"/>
        </w:rPr>
        <w:t>Korisnik u svakom trenutku može poništiti izbor određenog obroka tako što će ga obrisati iz svoje liste. Ovim se korisniku obezbeđuje veća sigurnost prilikom dodavanja obroka znajući da može povući svoju odluku.</w:t>
      </w:r>
    </w:p>
    <w:p w:rsidR="0042105D" w:rsidRDefault="0042105D" w:rsidP="00F92D0D">
      <w:pPr>
        <w:pStyle w:val="ListParagraph"/>
        <w:numPr>
          <w:ilvl w:val="0"/>
          <w:numId w:val="11"/>
        </w:numPr>
        <w:spacing w:after="0"/>
        <w:jc w:val="both"/>
        <w:rPr>
          <w:lang w:val="sr-Latn-RS"/>
        </w:rPr>
      </w:pPr>
      <w:r>
        <w:rPr>
          <w:lang w:val="sr-Latn-RS"/>
        </w:rPr>
        <w:t>Pregled obaveštenja koja kreiraju prilikom dodavanja ili brisanja nekog obroka. Generisanje obaveštenja direktno zavisi od sistema baziranog na pravilima odnosno eksperta koji je napisao pravila.</w:t>
      </w:r>
      <w:r w:rsidR="00216474">
        <w:rPr>
          <w:lang w:val="sr-Latn-RS"/>
        </w:rPr>
        <w:t xml:space="preserve"> Obaveštenja </w:t>
      </w:r>
      <w:r w:rsidR="00BF5285">
        <w:rPr>
          <w:lang w:val="sr-Latn-RS"/>
        </w:rPr>
        <w:t>predstavljaju poruke koje su rezultat primene pravila za obroke koje je korisnik dodao.</w:t>
      </w:r>
    </w:p>
    <w:p w:rsidR="004C398A" w:rsidRDefault="009A0158" w:rsidP="00F92D0D">
      <w:pPr>
        <w:pStyle w:val="ListParagraph"/>
        <w:numPr>
          <w:ilvl w:val="0"/>
          <w:numId w:val="11"/>
        </w:numPr>
        <w:spacing w:after="0"/>
        <w:jc w:val="both"/>
        <w:rPr>
          <w:lang w:val="sr-Latn-RS"/>
        </w:rPr>
      </w:pPr>
      <w:r>
        <w:rPr>
          <w:lang w:val="sr-Latn-RS"/>
        </w:rPr>
        <w:t xml:space="preserve">Za korišćenje sistema Korisnik treba da unese i redovno ažurira svoje osnove podatke kao što su visnina, težina, itd., jer ti podaci </w:t>
      </w:r>
      <w:r w:rsidR="004C398A">
        <w:rPr>
          <w:lang w:val="sr-Latn-RS"/>
        </w:rPr>
        <w:t>utiču na računanje idealnog unosa kalorija.</w:t>
      </w:r>
    </w:p>
    <w:p w:rsidR="0086000F" w:rsidRDefault="0086000F" w:rsidP="0086000F">
      <w:pPr>
        <w:pStyle w:val="Heading1"/>
        <w:rPr>
          <w:lang w:val="sr-Latn-RS"/>
        </w:rPr>
      </w:pPr>
      <w:r>
        <w:rPr>
          <w:lang w:val="sr-Latn-RS"/>
        </w:rPr>
        <w:br w:type="page"/>
      </w:r>
    </w:p>
    <w:p w:rsidR="004C398A" w:rsidRDefault="0086000F" w:rsidP="0086000F">
      <w:pPr>
        <w:pStyle w:val="Heading1"/>
        <w:numPr>
          <w:ilvl w:val="0"/>
          <w:numId w:val="7"/>
        </w:numPr>
        <w:rPr>
          <w:lang w:val="sr-Latn-RS"/>
        </w:rPr>
      </w:pPr>
      <w:bookmarkStart w:id="56" w:name="_Toc50546235"/>
      <w:r>
        <w:rPr>
          <w:lang w:val="sr-Latn-RS"/>
        </w:rPr>
        <w:lastRenderedPageBreak/>
        <w:t>Implementacija</w:t>
      </w:r>
      <w:bookmarkEnd w:id="56"/>
    </w:p>
    <w:p w:rsidR="00177DF1" w:rsidRPr="001831FC" w:rsidRDefault="001F6562" w:rsidP="00F92D0D">
      <w:pPr>
        <w:spacing w:after="0"/>
        <w:ind w:firstLine="360"/>
        <w:jc w:val="both"/>
      </w:pPr>
      <w:r>
        <w:rPr>
          <w:lang w:val="sr-Latn-RS"/>
        </w:rPr>
        <w:t xml:space="preserve">U prethodnim poglavljima su opisane tehnologije korišćene za ovaj projekat kao i arhitektura sistema (poglavlje </w:t>
      </w:r>
      <w:hyperlink w:anchor="_Tehnologije" w:history="1">
        <w:r w:rsidRPr="001F6562">
          <w:rPr>
            <w:rStyle w:val="Hyperlink"/>
            <w:lang w:val="sr-Latn-RS"/>
          </w:rPr>
          <w:t>3. Tehnologije</w:t>
        </w:r>
      </w:hyperlink>
      <w:r>
        <w:rPr>
          <w:lang w:val="sr-Latn-RS"/>
        </w:rPr>
        <w:t>).</w:t>
      </w:r>
      <w:r w:rsidR="00864799">
        <w:rPr>
          <w:lang w:val="sr-Latn-RS"/>
        </w:rPr>
        <w:t xml:space="preserve"> </w:t>
      </w:r>
      <w:r w:rsidR="0086000F">
        <w:rPr>
          <w:lang w:val="sr-Latn-RS"/>
        </w:rPr>
        <w:t xml:space="preserve">U ovom poglavlju će biti predstavljeni detalji implementiranog rešenja </w:t>
      </w:r>
      <w:r>
        <w:rPr>
          <w:lang w:val="sr-Latn-RS"/>
        </w:rPr>
        <w:t>za svaku pojedinačnu aplikaciju.</w:t>
      </w:r>
      <w:r w:rsidR="00177DF1">
        <w:rPr>
          <w:lang w:val="sr-Latn-RS"/>
        </w:rPr>
        <w:t xml:space="preserve"> </w:t>
      </w:r>
      <w:r>
        <w:rPr>
          <w:lang w:val="sr-Latn-RS"/>
        </w:rPr>
        <w:t>Sledi prikaz i objašnjenje implementacije serverske aplikacije</w:t>
      </w:r>
      <w:r w:rsidR="00346C5F">
        <w:rPr>
          <w:lang w:val="sr-Latn-RS"/>
        </w:rPr>
        <w:t>, sistema baziranog na pravilima, administratorske i mobilne aplikacije.</w:t>
      </w:r>
      <w:r w:rsidR="00177DF1" w:rsidRPr="00177DF1">
        <w:rPr>
          <w:lang w:val="sr-Latn-RS"/>
        </w:rPr>
        <w:t xml:space="preserve"> </w:t>
      </w:r>
      <w:r w:rsidR="00177DF1">
        <w:rPr>
          <w:lang w:val="sr-Latn-RS"/>
        </w:rPr>
        <w:t>Kao što je već rečeno za korišćenje aplikacije je potrebno imati aktivan nalog tako da će prvo biti opisan postupak registracije i prijave korisnika, a zatim ostale funkcionalnosti</w:t>
      </w:r>
      <w:r w:rsidR="000E65D8">
        <w:rPr>
          <w:lang w:val="sr-Latn-RS"/>
        </w:rPr>
        <w:t xml:space="preserve">. Kod aplikacije je dostupan na </w:t>
      </w:r>
      <w:hyperlink r:id="rId28" w:history="1">
        <w:r w:rsidR="00D7559F">
          <w:rPr>
            <w:rStyle w:val="Hyperlink"/>
          </w:rPr>
          <w:t>https://github.com/Marko131/diplomski</w:t>
        </w:r>
      </w:hyperlink>
      <w:r w:rsidR="000E65D8">
        <w:t>.</w:t>
      </w:r>
    </w:p>
    <w:p w:rsidR="00177DF1" w:rsidRDefault="00620838" w:rsidP="00620838">
      <w:pPr>
        <w:pStyle w:val="Heading2"/>
        <w:rPr>
          <w:lang w:val="sr-Latn-RS"/>
        </w:rPr>
      </w:pPr>
      <w:bookmarkStart w:id="57" w:name="_Toc50546236"/>
      <w:r>
        <w:rPr>
          <w:lang w:val="sr-Latn-RS"/>
        </w:rPr>
        <w:t>5.1 Serverska aplikacija</w:t>
      </w:r>
      <w:bookmarkEnd w:id="57"/>
    </w:p>
    <w:p w:rsidR="001A3400" w:rsidRDefault="00620838" w:rsidP="00F92D0D">
      <w:pPr>
        <w:spacing w:after="0"/>
        <w:ind w:firstLine="360"/>
        <w:jc w:val="both"/>
        <w:rPr>
          <w:lang w:val="sr-Latn-RS"/>
        </w:rPr>
      </w:pPr>
      <w:r>
        <w:rPr>
          <w:lang w:val="sr-Latn-RS"/>
        </w:rPr>
        <w:t xml:space="preserve">Serverska aplikacija je jedan </w:t>
      </w:r>
      <w:r w:rsidR="001A3400">
        <w:rPr>
          <w:lang w:val="sr-Latn-RS"/>
        </w:rPr>
        <w:t xml:space="preserve">od glavnih delova sistema i služi za komunikaciju sa bazom podataka i sistemom baziranim na pravilima. Preko krajnjih tačaka obezbeđuje komunikaciju sa bilo kojom klijentskom aplikacijom. Prima </w:t>
      </w:r>
      <w:r w:rsidR="001A3400" w:rsidRPr="001831FC">
        <w:rPr>
          <w:i/>
          <w:lang w:val="sr-Latn-RS"/>
        </w:rPr>
        <w:t>HTTP</w:t>
      </w:r>
      <w:r w:rsidR="001A3400">
        <w:rPr>
          <w:lang w:val="sr-Latn-RS"/>
        </w:rPr>
        <w:t xml:space="preserve"> zahteve koje obrađuje i zatim vraća odgovore.</w:t>
      </w:r>
    </w:p>
    <w:p w:rsidR="00FD7AAD" w:rsidRDefault="001A3400" w:rsidP="0050060E">
      <w:pPr>
        <w:spacing w:after="0"/>
        <w:ind w:firstLine="360"/>
        <w:jc w:val="both"/>
        <w:rPr>
          <w:lang w:val="sr-Latn-RS"/>
        </w:rPr>
      </w:pPr>
      <w:r>
        <w:rPr>
          <w:lang w:val="sr-Latn-RS"/>
        </w:rPr>
        <w:t xml:space="preserve">Izvorni kod je, zbog bolje organizacije, podeljen u više paketa: </w:t>
      </w:r>
      <w:r w:rsidRPr="0050060E">
        <w:rPr>
          <w:i/>
          <w:lang w:val="sr-Latn-RS"/>
        </w:rPr>
        <w:t>controller</w:t>
      </w:r>
      <w:r>
        <w:rPr>
          <w:lang w:val="sr-Latn-RS"/>
        </w:rPr>
        <w:t xml:space="preserve">, </w:t>
      </w:r>
      <w:r w:rsidRPr="0050060E">
        <w:rPr>
          <w:i/>
          <w:lang w:val="sr-Latn-RS"/>
        </w:rPr>
        <w:t>dto</w:t>
      </w:r>
      <w:r>
        <w:rPr>
          <w:lang w:val="sr-Latn-RS"/>
        </w:rPr>
        <w:t xml:space="preserve">, </w:t>
      </w:r>
      <w:r w:rsidRPr="0050060E">
        <w:rPr>
          <w:i/>
          <w:lang w:val="sr-Latn-RS"/>
        </w:rPr>
        <w:t>exceptions</w:t>
      </w:r>
      <w:r>
        <w:rPr>
          <w:lang w:val="sr-Latn-RS"/>
        </w:rPr>
        <w:t xml:space="preserve">, </w:t>
      </w:r>
      <w:r w:rsidRPr="0050060E">
        <w:rPr>
          <w:i/>
          <w:lang w:val="sr-Latn-RS"/>
        </w:rPr>
        <w:t>model</w:t>
      </w:r>
      <w:r>
        <w:rPr>
          <w:lang w:val="sr-Latn-RS"/>
        </w:rPr>
        <w:t xml:space="preserve">, </w:t>
      </w:r>
      <w:r w:rsidRPr="0050060E">
        <w:rPr>
          <w:i/>
          <w:lang w:val="sr-Latn-RS"/>
        </w:rPr>
        <w:t>repository</w:t>
      </w:r>
      <w:r>
        <w:rPr>
          <w:lang w:val="sr-Latn-RS"/>
        </w:rPr>
        <w:t xml:space="preserve">, </w:t>
      </w:r>
      <w:r w:rsidRPr="0050060E">
        <w:rPr>
          <w:i/>
          <w:lang w:val="sr-Latn-RS"/>
        </w:rPr>
        <w:t>security</w:t>
      </w:r>
      <w:r>
        <w:rPr>
          <w:lang w:val="sr-Latn-RS"/>
        </w:rPr>
        <w:t xml:space="preserve"> i </w:t>
      </w:r>
      <w:r w:rsidRPr="0050060E">
        <w:rPr>
          <w:i/>
          <w:lang w:val="sr-Latn-RS"/>
        </w:rPr>
        <w:t>service</w:t>
      </w:r>
      <w:r>
        <w:rPr>
          <w:lang w:val="sr-Latn-RS"/>
        </w:rPr>
        <w:t xml:space="preserve">. </w:t>
      </w:r>
      <w:r w:rsidR="00710CA2">
        <w:rPr>
          <w:lang w:val="sr-Latn-RS"/>
        </w:rPr>
        <w:t xml:space="preserve">U drugom poglavlju, tačnije u delu gde se govori o </w:t>
      </w:r>
      <w:r w:rsidR="00710CA2" w:rsidRPr="0050060E">
        <w:rPr>
          <w:i/>
          <w:lang w:val="sr-Latn-RS"/>
        </w:rPr>
        <w:t>Spring</w:t>
      </w:r>
      <w:r w:rsidR="00710CA2">
        <w:rPr>
          <w:lang w:val="sr-Latn-RS"/>
        </w:rPr>
        <w:t>-u je objašnjeno šta generalno sadrže ovi paketi tako da se neće ponavljati i ovde, već će biti prikazani samo konkretni delovi implementacije.</w:t>
      </w:r>
    </w:p>
    <w:p w:rsidR="003B71CE" w:rsidRDefault="00FC5FF3" w:rsidP="00F92D0D">
      <w:pPr>
        <w:spacing w:after="0"/>
        <w:ind w:firstLine="360"/>
        <w:jc w:val="both"/>
        <w:rPr>
          <w:lang w:val="sr-Latn-RS"/>
        </w:rPr>
      </w:pPr>
      <w:r>
        <w:rPr>
          <w:lang w:val="sr-Latn-RS"/>
        </w:rPr>
        <w:t xml:space="preserve">Jedine metode kojima može pristupiti neautentifikovani korisnik su registracija i prijava. </w:t>
      </w:r>
      <w:r w:rsidR="0020698B">
        <w:rPr>
          <w:lang w:val="sr-Latn-RS"/>
        </w:rPr>
        <w:t xml:space="preserve">Za registraciju je potrebno poslati </w:t>
      </w:r>
      <w:r w:rsidR="0020698B" w:rsidRPr="002B23BE">
        <w:rPr>
          <w:i/>
          <w:lang w:val="sr-Latn-RS"/>
        </w:rPr>
        <w:t>POST</w:t>
      </w:r>
      <w:r w:rsidR="0020698B">
        <w:rPr>
          <w:lang w:val="sr-Latn-RS"/>
        </w:rPr>
        <w:t xml:space="preserve"> zahtev i proslediti objekat u kom se nalaze potrebne inofrmacije za registraciju: email, šifra, potvrda šifre, ime, prezime, broj godina, pol, </w:t>
      </w:r>
      <w:r w:rsidR="00504E8D">
        <w:rPr>
          <w:lang w:val="sr-Latn-RS"/>
        </w:rPr>
        <w:t>visina</w:t>
      </w:r>
      <w:r w:rsidR="0020698B">
        <w:rPr>
          <w:lang w:val="sr-Latn-RS"/>
        </w:rPr>
        <w:t xml:space="preserve">, </w:t>
      </w:r>
      <w:r w:rsidR="00504E8D">
        <w:rPr>
          <w:lang w:val="sr-Latn-RS"/>
        </w:rPr>
        <w:t xml:space="preserve">težina </w:t>
      </w:r>
      <w:r w:rsidR="0020698B">
        <w:rPr>
          <w:lang w:val="sr-Latn-RS"/>
        </w:rPr>
        <w:t>i aktivnost. Ono što je bitno za registraciju korisnika je implementirano</w:t>
      </w:r>
      <w:r w:rsidR="00A0532C">
        <w:rPr>
          <w:lang w:val="sr-Latn-RS"/>
        </w:rPr>
        <w:t xml:space="preserve"> u sistemu baziranom na pravilima</w:t>
      </w:r>
      <w:r w:rsidR="00504E8D">
        <w:rPr>
          <w:lang w:val="sr-Latn-RS"/>
        </w:rPr>
        <w:t xml:space="preserve"> (objašnjeno u poglavlju 5.2)</w:t>
      </w:r>
      <w:r w:rsidR="00A0532C">
        <w:rPr>
          <w:lang w:val="sr-Latn-RS"/>
        </w:rPr>
        <w:t>.</w:t>
      </w:r>
      <w:r w:rsidR="0020698B">
        <w:rPr>
          <w:lang w:val="sr-Latn-RS"/>
        </w:rPr>
        <w:t xml:space="preserve"> Potvrda </w:t>
      </w:r>
      <w:r>
        <w:rPr>
          <w:lang w:val="sr-Latn-RS"/>
        </w:rPr>
        <w:t>identiteta je implementir</w:t>
      </w:r>
      <w:r w:rsidR="0020698B">
        <w:rPr>
          <w:lang w:val="sr-Latn-RS"/>
        </w:rPr>
        <w:t>ana</w:t>
      </w:r>
      <w:r>
        <w:rPr>
          <w:lang w:val="sr-Latn-RS"/>
        </w:rPr>
        <w:t xml:space="preserve"> uz pomoć </w:t>
      </w:r>
      <w:r w:rsidRPr="002B23BE">
        <w:rPr>
          <w:i/>
          <w:lang w:val="sr-Latn-RS"/>
        </w:rPr>
        <w:t>json web token</w:t>
      </w:r>
      <w:r>
        <w:rPr>
          <w:lang w:val="sr-Latn-RS"/>
        </w:rPr>
        <w:t>-a (</w:t>
      </w:r>
      <w:r w:rsidRPr="002B23BE">
        <w:rPr>
          <w:i/>
          <w:lang w:val="sr-Latn-RS"/>
        </w:rPr>
        <w:t>JWT</w:t>
      </w:r>
      <w:r>
        <w:rPr>
          <w:lang w:val="sr-Latn-RS"/>
        </w:rPr>
        <w:t>).</w:t>
      </w:r>
      <w:r w:rsidR="00A0532C">
        <w:rPr>
          <w:lang w:val="sr-Latn-RS"/>
        </w:rPr>
        <w:t xml:space="preserve"> Nakon uspešne prijave na sistem, što znači da je korisnik uneo tačan </w:t>
      </w:r>
      <w:r w:rsidR="00A0532C" w:rsidRPr="002B23BE">
        <w:rPr>
          <w:i/>
          <w:lang w:val="sr-Latn-RS"/>
        </w:rPr>
        <w:t>email</w:t>
      </w:r>
      <w:r w:rsidR="00A0532C">
        <w:rPr>
          <w:lang w:val="sr-Latn-RS"/>
        </w:rPr>
        <w:t xml:space="preserve"> i šifru, korisnik dobija token. Svaki zahtev, za funkcionalnost koja zahteva prijavljenog korisnika, mora u zaglavlju da sadrži token. </w:t>
      </w:r>
      <w:r w:rsidR="009D0A52">
        <w:rPr>
          <w:lang w:val="sr-Latn-RS"/>
        </w:rPr>
        <w:t xml:space="preserve">Ukoliko token nije prisutan u zaglavlju dobiće se odgovor 401 </w:t>
      </w:r>
      <w:r w:rsidR="009D0A52" w:rsidRPr="002B23BE">
        <w:rPr>
          <w:i/>
          <w:lang w:val="sr-Latn-RS"/>
        </w:rPr>
        <w:t>unauthorized</w:t>
      </w:r>
      <w:r w:rsidR="009D0A52">
        <w:rPr>
          <w:lang w:val="sr-Latn-RS"/>
        </w:rPr>
        <w:t xml:space="preserve">, a ukoliko token nije validan odgovor će biti 403 </w:t>
      </w:r>
      <w:r w:rsidR="009D0A52" w:rsidRPr="002B23BE">
        <w:rPr>
          <w:i/>
          <w:lang w:val="sr-Latn-RS"/>
        </w:rPr>
        <w:t>forbidden</w:t>
      </w:r>
      <w:r w:rsidR="009D0A52">
        <w:rPr>
          <w:lang w:val="sr-Latn-RS"/>
        </w:rPr>
        <w:t xml:space="preserve">. </w:t>
      </w:r>
      <w:r w:rsidR="00A0532C">
        <w:rPr>
          <w:lang w:val="sr-Latn-RS"/>
        </w:rPr>
        <w:t xml:space="preserve">Važne informacije koje se nalaze u tokenu su </w:t>
      </w:r>
      <w:r w:rsidR="00A0532C" w:rsidRPr="002B23BE">
        <w:rPr>
          <w:i/>
          <w:lang w:val="sr-Latn-RS"/>
        </w:rPr>
        <w:t>email</w:t>
      </w:r>
      <w:r w:rsidR="00A0532C">
        <w:rPr>
          <w:lang w:val="sr-Latn-RS"/>
        </w:rPr>
        <w:t xml:space="preserve"> korisnika, uloga i vreme kada ističe token.</w:t>
      </w:r>
    </w:p>
    <w:p w:rsidR="000D1DAB" w:rsidRDefault="000C534B" w:rsidP="00F92D0D">
      <w:pPr>
        <w:spacing w:after="0"/>
        <w:ind w:firstLine="360"/>
        <w:jc w:val="both"/>
        <w:rPr>
          <w:lang w:val="sr-Latn-RS"/>
        </w:rPr>
      </w:pPr>
      <w:r>
        <w:rPr>
          <w:lang w:val="sr-Latn-RS"/>
        </w:rPr>
        <w:t xml:space="preserve">Kontroleri, klase anotirane sa </w:t>
      </w:r>
      <w:r w:rsidRPr="002B23BE">
        <w:rPr>
          <w:i/>
          <w:lang w:val="sr-Latn-RS"/>
        </w:rPr>
        <w:t>RestController</w:t>
      </w:r>
      <w:r>
        <w:rPr>
          <w:lang w:val="sr-Latn-RS"/>
        </w:rPr>
        <w:t xml:space="preserve">, pružaju mogućnost rukovanja zahtevima. Kreiraju se po entitetima, tako da </w:t>
      </w:r>
      <w:r w:rsidR="00504E8D">
        <w:rPr>
          <w:lang w:val="sr-Latn-RS"/>
        </w:rPr>
        <w:t xml:space="preserve">npr. </w:t>
      </w:r>
      <w:r w:rsidRPr="002B23BE">
        <w:rPr>
          <w:i/>
          <w:lang w:val="sr-Latn-RS"/>
        </w:rPr>
        <w:t>UserController</w:t>
      </w:r>
      <w:r>
        <w:rPr>
          <w:lang w:val="sr-Latn-RS"/>
        </w:rPr>
        <w:t xml:space="preserve"> sadrži sve krajnje tačke vezane za funkcionalnosti o korisniku. Tu spadaju registracija, prijava, pregled i izmena profila. Primer kontrolera sa metodom za prijavu na sistem prikazan je na listingu 5.1.1.</w:t>
      </w:r>
    </w:p>
    <w:p w:rsidR="00E31B50" w:rsidRDefault="00E31B50" w:rsidP="00F92D0D">
      <w:pPr>
        <w:spacing w:after="0"/>
        <w:ind w:firstLine="360"/>
        <w:jc w:val="both"/>
        <w:rPr>
          <w:lang w:val="sr-Latn-RS"/>
        </w:rPr>
      </w:pPr>
    </w:p>
    <w:p w:rsidR="000C534B" w:rsidRDefault="000C534B" w:rsidP="000C534B">
      <w:pPr>
        <w:pStyle w:val="HTMLPreformatted"/>
        <w:shd w:val="clear" w:color="auto" w:fill="2B2B2B"/>
        <w:rPr>
          <w:rFonts w:ascii="Consolas" w:hAnsi="Consolas"/>
          <w:color w:val="A9B7C6"/>
        </w:rPr>
      </w:pPr>
      <w:r>
        <w:rPr>
          <w:rFonts w:ascii="Consolas" w:hAnsi="Consolas"/>
          <w:color w:val="BBB529"/>
        </w:rPr>
        <w:lastRenderedPageBreak/>
        <w:t>@RestController</w:t>
      </w:r>
      <w:r>
        <w:rPr>
          <w:rFonts w:ascii="Consolas" w:hAnsi="Consolas"/>
          <w:color w:val="A9B7C6"/>
        </w:rPr>
        <w:t xml:space="preserve"> </w:t>
      </w:r>
      <w:r>
        <w:rPr>
          <w:rFonts w:ascii="Consolas" w:hAnsi="Consolas"/>
          <w:color w:val="A9B7C6"/>
        </w:rPr>
        <w:br/>
      </w:r>
      <w:r>
        <w:rPr>
          <w:rFonts w:ascii="Consolas" w:hAnsi="Consolas"/>
          <w:color w:val="CC7832"/>
        </w:rPr>
        <w:t xml:space="preserve">public class </w:t>
      </w:r>
      <w:r>
        <w:rPr>
          <w:rFonts w:ascii="Consolas" w:hAnsi="Consolas"/>
          <w:color w:val="A9B7C6"/>
        </w:rPr>
        <w:t>UserController {</w:t>
      </w:r>
      <w:r>
        <w:rPr>
          <w:rFonts w:ascii="Consolas" w:hAnsi="Consolas"/>
          <w:color w:val="A9B7C6"/>
        </w:rPr>
        <w:br/>
        <w:t xml:space="preserve">    </w:t>
      </w:r>
      <w:r>
        <w:rPr>
          <w:rFonts w:ascii="Consolas" w:hAnsi="Consolas"/>
          <w:color w:val="BBB529"/>
        </w:rPr>
        <w:t>@Autowired</w:t>
      </w:r>
      <w:r>
        <w:rPr>
          <w:rFonts w:ascii="Consolas" w:hAnsi="Consolas"/>
          <w:color w:val="BBB529"/>
        </w:rPr>
        <w:br/>
        <w:t xml:space="preserve">    </w:t>
      </w:r>
      <w:r>
        <w:rPr>
          <w:rFonts w:ascii="Consolas" w:hAnsi="Consolas"/>
          <w:color w:val="A9B7C6"/>
        </w:rPr>
        <w:t xml:space="preserve">AuthenticationManager </w:t>
      </w:r>
      <w:r>
        <w:rPr>
          <w:rFonts w:ascii="Consolas" w:hAnsi="Consolas"/>
          <w:color w:val="9876AA"/>
        </w:rPr>
        <w:t>authenticationManager</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BBB529"/>
        </w:rPr>
        <w:t>@Autowired</w:t>
      </w:r>
      <w:r>
        <w:rPr>
          <w:rFonts w:ascii="Consolas" w:hAnsi="Consolas"/>
          <w:color w:val="BBB529"/>
        </w:rPr>
        <w:br/>
        <w:t xml:space="preserve">    </w:t>
      </w:r>
      <w:r>
        <w:rPr>
          <w:rFonts w:ascii="Consolas" w:hAnsi="Consolas"/>
          <w:color w:val="CC7832"/>
        </w:rPr>
        <w:t xml:space="preserve">private </w:t>
      </w:r>
      <w:r>
        <w:rPr>
          <w:rFonts w:ascii="Consolas" w:hAnsi="Consolas"/>
          <w:color w:val="A9B7C6"/>
        </w:rPr>
        <w:t xml:space="preserve">UserDetailsServiceImpl </w:t>
      </w:r>
      <w:r>
        <w:rPr>
          <w:rFonts w:ascii="Consolas" w:hAnsi="Consolas"/>
          <w:color w:val="9876AA"/>
        </w:rPr>
        <w:t>userDetailsService</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BBB529"/>
        </w:rPr>
        <w:t>@Autowired</w:t>
      </w:r>
      <w:r>
        <w:rPr>
          <w:rFonts w:ascii="Consolas" w:hAnsi="Consolas"/>
          <w:color w:val="BBB529"/>
        </w:rPr>
        <w:br/>
        <w:t xml:space="preserve">    </w:t>
      </w:r>
      <w:r>
        <w:rPr>
          <w:rFonts w:ascii="Consolas" w:hAnsi="Consolas"/>
          <w:color w:val="A9B7C6"/>
        </w:rPr>
        <w:t xml:space="preserve">TokenUtils </w:t>
      </w:r>
      <w:r>
        <w:rPr>
          <w:rFonts w:ascii="Consolas" w:hAnsi="Consolas"/>
          <w:color w:val="9876AA"/>
        </w:rPr>
        <w:t>tokenUtils</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@PostMapping</w:t>
      </w:r>
      <w:r>
        <w:rPr>
          <w:rFonts w:ascii="Consolas" w:hAnsi="Consolas"/>
          <w:color w:val="A9B7C6"/>
        </w:rPr>
        <w:t>(</w:t>
      </w:r>
      <w:r>
        <w:rPr>
          <w:rFonts w:ascii="Consolas" w:hAnsi="Consolas"/>
          <w:color w:val="6A8759"/>
        </w:rPr>
        <w:t>"/login"</w:t>
      </w:r>
      <w:r>
        <w:rPr>
          <w:rFonts w:ascii="Consolas" w:hAnsi="Consolas"/>
          <w:color w:val="A9B7C6"/>
        </w:rPr>
        <w:t>)</w:t>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ResponseEntity&lt;String&gt; </w:t>
      </w:r>
      <w:r>
        <w:rPr>
          <w:rFonts w:ascii="Consolas" w:hAnsi="Consolas"/>
          <w:color w:val="FFC66D"/>
        </w:rPr>
        <w:t>login</w:t>
      </w:r>
      <w:r>
        <w:rPr>
          <w:rFonts w:ascii="Consolas" w:hAnsi="Consolas"/>
          <w:color w:val="A9B7C6"/>
        </w:rPr>
        <w:t>(</w:t>
      </w:r>
      <w:r>
        <w:rPr>
          <w:rFonts w:ascii="Consolas" w:hAnsi="Consolas"/>
          <w:color w:val="BBB529"/>
        </w:rPr>
        <w:t xml:space="preserve">@Valid @RequestBody </w:t>
      </w:r>
      <w:r>
        <w:rPr>
          <w:rFonts w:ascii="Consolas" w:hAnsi="Consolas"/>
          <w:color w:val="A9B7C6"/>
        </w:rPr>
        <w:t>LoginUserDTO loginUserDTO) {</w:t>
      </w:r>
      <w:r>
        <w:rPr>
          <w:rFonts w:ascii="Consolas" w:hAnsi="Consolas"/>
          <w:color w:val="A9B7C6"/>
        </w:rPr>
        <w:br/>
        <w:t xml:space="preserve">        </w:t>
      </w:r>
      <w:r>
        <w:rPr>
          <w:rFonts w:ascii="Consolas" w:hAnsi="Consolas"/>
          <w:color w:val="CC7832"/>
        </w:rPr>
        <w:t xml:space="preserve">try </w:t>
      </w:r>
      <w:r>
        <w:rPr>
          <w:rFonts w:ascii="Consolas" w:hAnsi="Consolas"/>
          <w:color w:val="A9B7C6"/>
        </w:rPr>
        <w:t>{</w:t>
      </w:r>
      <w:r>
        <w:rPr>
          <w:rFonts w:ascii="Consolas" w:hAnsi="Consolas"/>
          <w:color w:val="A9B7C6"/>
        </w:rPr>
        <w:br/>
        <w:t xml:space="preserve">            UsernamePasswordAuthenticationToken token = </w:t>
      </w:r>
      <w:r>
        <w:rPr>
          <w:rFonts w:ascii="Consolas" w:hAnsi="Consolas"/>
          <w:color w:val="CC7832"/>
        </w:rPr>
        <w:t xml:space="preserve">new </w:t>
      </w:r>
      <w:r>
        <w:rPr>
          <w:rFonts w:ascii="Consolas" w:hAnsi="Consolas"/>
          <w:color w:val="A9B7C6"/>
        </w:rPr>
        <w:t>UsernamePasswordAuthenticationToken(</w:t>
      </w:r>
      <w:r>
        <w:rPr>
          <w:rFonts w:ascii="Consolas" w:hAnsi="Consolas"/>
          <w:color w:val="A9B7C6"/>
        </w:rPr>
        <w:br/>
        <w:t xml:space="preserve">                    loginUserDTO.getEmail()</w:t>
      </w:r>
      <w:r>
        <w:rPr>
          <w:rFonts w:ascii="Consolas" w:hAnsi="Consolas"/>
          <w:color w:val="CC7832"/>
        </w:rPr>
        <w:t xml:space="preserve">, </w:t>
      </w:r>
      <w:r>
        <w:rPr>
          <w:rFonts w:ascii="Consolas" w:hAnsi="Consolas"/>
          <w:color w:val="A9B7C6"/>
        </w:rPr>
        <w:t>loginUserDTO.getPassword())</w:t>
      </w:r>
      <w:r>
        <w:rPr>
          <w:rFonts w:ascii="Consolas" w:hAnsi="Consolas"/>
          <w:color w:val="CC7832"/>
        </w:rPr>
        <w:t>;</w:t>
      </w:r>
      <w:r>
        <w:rPr>
          <w:rFonts w:ascii="Consolas" w:hAnsi="Consolas"/>
          <w:color w:val="CC7832"/>
        </w:rPr>
        <w:br/>
        <w:t xml:space="preserve">            </w:t>
      </w:r>
      <w:r>
        <w:rPr>
          <w:rFonts w:ascii="Consolas" w:hAnsi="Consolas"/>
          <w:color w:val="9876AA"/>
        </w:rPr>
        <w:t>authenticationManager</w:t>
      </w:r>
      <w:r>
        <w:rPr>
          <w:rFonts w:ascii="Consolas" w:hAnsi="Consolas"/>
          <w:color w:val="A9B7C6"/>
        </w:rPr>
        <w:t>.authenticate(token)</w:t>
      </w:r>
      <w:r>
        <w:rPr>
          <w:rFonts w:ascii="Consolas" w:hAnsi="Consolas"/>
          <w:color w:val="CC7832"/>
        </w:rPr>
        <w:t>;</w:t>
      </w:r>
      <w:r>
        <w:rPr>
          <w:rFonts w:ascii="Consolas" w:hAnsi="Consolas"/>
          <w:color w:val="CC7832"/>
        </w:rPr>
        <w:br/>
        <w:t xml:space="preserve">            </w:t>
      </w:r>
      <w:r>
        <w:rPr>
          <w:rFonts w:ascii="Consolas" w:hAnsi="Consolas"/>
          <w:color w:val="A9B7C6"/>
        </w:rPr>
        <w:t xml:space="preserve">UserDetails details = </w:t>
      </w:r>
      <w:r>
        <w:rPr>
          <w:rFonts w:ascii="Consolas" w:hAnsi="Consolas"/>
          <w:color w:val="9876AA"/>
        </w:rPr>
        <w:t>userDetailsService</w:t>
      </w:r>
      <w:r>
        <w:rPr>
          <w:rFonts w:ascii="Consolas" w:hAnsi="Consolas"/>
          <w:color w:val="A9B7C6"/>
        </w:rPr>
        <w:t>.loadUserByUsername(loginUserDTO.getEmail())</w:t>
      </w:r>
      <w:r>
        <w:rPr>
          <w:rFonts w:ascii="Consolas" w:hAnsi="Consolas"/>
          <w:color w:val="CC7832"/>
        </w:rPr>
        <w:t>;</w:t>
      </w:r>
      <w:r>
        <w:rPr>
          <w:rFonts w:ascii="Consolas" w:hAnsi="Consolas"/>
          <w:color w:val="CC7832"/>
        </w:rPr>
        <w:br/>
        <w:t xml:space="preserve">            return new </w:t>
      </w:r>
      <w:r>
        <w:rPr>
          <w:rFonts w:ascii="Consolas" w:hAnsi="Consolas"/>
          <w:color w:val="A9B7C6"/>
        </w:rPr>
        <w:t>ResponseEntity&lt;String&gt;(</w:t>
      </w:r>
      <w:r>
        <w:rPr>
          <w:rFonts w:ascii="Consolas" w:hAnsi="Consolas"/>
          <w:color w:val="9876AA"/>
        </w:rPr>
        <w:t>tokenUtils</w:t>
      </w:r>
      <w:r>
        <w:rPr>
          <w:rFonts w:ascii="Consolas" w:hAnsi="Consolas"/>
          <w:color w:val="A9B7C6"/>
        </w:rPr>
        <w:t>.generateToken(details)</w:t>
      </w:r>
      <w:r>
        <w:rPr>
          <w:rFonts w:ascii="Consolas" w:hAnsi="Consolas"/>
          <w:color w:val="CC7832"/>
        </w:rPr>
        <w:t xml:space="preserve">, </w:t>
      </w:r>
      <w:r>
        <w:rPr>
          <w:rFonts w:ascii="Consolas" w:hAnsi="Consolas"/>
          <w:color w:val="A9B7C6"/>
        </w:rPr>
        <w:t>HttpStatus.</w:t>
      </w:r>
      <w:r>
        <w:rPr>
          <w:rFonts w:ascii="Consolas" w:hAnsi="Consolas"/>
          <w:i/>
          <w:iCs/>
          <w:color w:val="9876AA"/>
        </w:rPr>
        <w:t>OK</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(Exception ex) {</w:t>
      </w:r>
      <w:r>
        <w:rPr>
          <w:rFonts w:ascii="Consolas" w:hAnsi="Consolas"/>
          <w:color w:val="A9B7C6"/>
        </w:rPr>
        <w:br/>
        <w:t xml:space="preserve">            </w:t>
      </w:r>
      <w:r>
        <w:rPr>
          <w:rFonts w:ascii="Consolas" w:hAnsi="Consolas"/>
          <w:color w:val="CC7832"/>
        </w:rPr>
        <w:t xml:space="preserve">return new </w:t>
      </w:r>
      <w:r>
        <w:rPr>
          <w:rFonts w:ascii="Consolas" w:hAnsi="Consolas"/>
          <w:color w:val="A9B7C6"/>
        </w:rPr>
        <w:t>ResponseEntity&lt;String&gt;(</w:t>
      </w:r>
      <w:r>
        <w:rPr>
          <w:rFonts w:ascii="Consolas" w:hAnsi="Consolas"/>
          <w:color w:val="6A8759"/>
        </w:rPr>
        <w:t>"Invalid login"</w:t>
      </w:r>
      <w:r>
        <w:rPr>
          <w:rFonts w:ascii="Consolas" w:hAnsi="Consolas"/>
          <w:color w:val="CC7832"/>
        </w:rPr>
        <w:t xml:space="preserve">, </w:t>
      </w:r>
      <w:r>
        <w:rPr>
          <w:rFonts w:ascii="Consolas" w:hAnsi="Consolas"/>
          <w:color w:val="A9B7C6"/>
        </w:rPr>
        <w:t>HttpStatus.</w:t>
      </w:r>
      <w:r>
        <w:rPr>
          <w:rFonts w:ascii="Consolas" w:hAnsi="Consolas"/>
          <w:i/>
          <w:iCs/>
          <w:color w:val="9876AA"/>
        </w:rPr>
        <w:t>BAD_REQUEST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w:t>
      </w:r>
    </w:p>
    <w:p w:rsidR="00FD7AAD" w:rsidRDefault="000C534B" w:rsidP="000C534B">
      <w:pPr>
        <w:jc w:val="center"/>
        <w:rPr>
          <w:lang w:val="sr-Latn-RS"/>
        </w:rPr>
      </w:pPr>
      <w:r>
        <w:rPr>
          <w:lang w:val="sr-Latn-RS"/>
        </w:rPr>
        <w:t xml:space="preserve">Listing </w:t>
      </w:r>
      <w:commentRangeStart w:id="58"/>
      <w:r>
        <w:rPr>
          <w:lang w:val="sr-Latn-RS"/>
        </w:rPr>
        <w:t>5.1.</w:t>
      </w:r>
      <w:commentRangeEnd w:id="58"/>
      <w:r w:rsidR="00895E2D">
        <w:rPr>
          <w:rStyle w:val="CommentReference"/>
        </w:rPr>
        <w:commentReference w:id="58"/>
      </w:r>
      <w:r>
        <w:rPr>
          <w:lang w:val="sr-Latn-RS"/>
        </w:rPr>
        <w:t>1 Primer kontrolera sa metodom za prijavu</w:t>
      </w:r>
    </w:p>
    <w:p w:rsidR="005F0DD2" w:rsidRDefault="007D41A1" w:rsidP="001831FC">
      <w:pPr>
        <w:spacing w:after="0"/>
        <w:ind w:firstLine="357"/>
        <w:jc w:val="both"/>
        <w:rPr>
          <w:lang w:val="sr-Latn-RS"/>
        </w:rPr>
      </w:pPr>
      <w:r>
        <w:rPr>
          <w:lang w:val="sr-Latn-RS"/>
        </w:rPr>
        <w:t xml:space="preserve">Kontroleri uz pomoć mehanizma </w:t>
      </w:r>
      <w:r w:rsidRPr="002B23BE">
        <w:rPr>
          <w:i/>
          <w:lang w:val="sr-Latn-RS"/>
        </w:rPr>
        <w:t>Dependeny Injection</w:t>
      </w:r>
      <w:r>
        <w:rPr>
          <w:lang w:val="sr-Latn-RS"/>
        </w:rPr>
        <w:t xml:space="preserve"> imaju pristp servisnom sloju. Servisi su klase anotirane sa </w:t>
      </w:r>
      <w:r w:rsidRPr="002B23BE">
        <w:rPr>
          <w:i/>
          <w:lang w:val="sr-Latn-RS"/>
        </w:rPr>
        <w:t>Service</w:t>
      </w:r>
      <w:r>
        <w:rPr>
          <w:lang w:val="sr-Latn-RS"/>
        </w:rPr>
        <w:t xml:space="preserve">, što će omogućiti da budu registrovani kao </w:t>
      </w:r>
      <w:r w:rsidRPr="002B23BE">
        <w:rPr>
          <w:i/>
          <w:lang w:val="sr-Latn-RS"/>
        </w:rPr>
        <w:t>bean</w:t>
      </w:r>
      <w:r>
        <w:rPr>
          <w:lang w:val="sr-Latn-RS"/>
        </w:rPr>
        <w:t xml:space="preserve">. U tim klasama se pišu metode koje sadrže svu </w:t>
      </w:r>
      <w:r w:rsidR="00504E8D">
        <w:rPr>
          <w:lang w:val="sr-Latn-RS"/>
        </w:rPr>
        <w:t xml:space="preserve">poslovnu </w:t>
      </w:r>
      <w:r>
        <w:rPr>
          <w:lang w:val="sr-Latn-RS"/>
        </w:rPr>
        <w:t xml:space="preserve">logiku vezanu za neki entitet. </w:t>
      </w:r>
      <w:r w:rsidR="000359B6">
        <w:rPr>
          <w:lang w:val="sr-Latn-RS"/>
        </w:rPr>
        <w:t xml:space="preserve">Za razliku od klasične aplikacije u kojoj bi domensko znanje bilo implementirano u kodu, a nalazilo bi se u servisnom sloju, to domensko znanje je u implementiranoj aplikaciji  </w:t>
      </w:r>
      <w:r>
        <w:rPr>
          <w:lang w:val="sr-Latn-RS"/>
        </w:rPr>
        <w:t xml:space="preserve">odvojeno u posebnom sistemu baziranom na pravilima. </w:t>
      </w:r>
    </w:p>
    <w:p w:rsidR="007D41A1" w:rsidRDefault="007D41A1" w:rsidP="00F92D0D">
      <w:pPr>
        <w:ind w:firstLine="360"/>
        <w:jc w:val="both"/>
        <w:rPr>
          <w:lang w:val="sr-Latn-RS"/>
        </w:rPr>
      </w:pPr>
      <w:r>
        <w:rPr>
          <w:lang w:val="sr-Latn-RS"/>
        </w:rPr>
        <w:t>Na listingu 5.1.2 se može videti primer servisa i metode za kreiranje novog korisnika.</w:t>
      </w:r>
      <w:r w:rsidR="00FD6C29">
        <w:rPr>
          <w:lang w:val="sr-Latn-RS"/>
        </w:rPr>
        <w:t xml:space="preserve"> </w:t>
      </w:r>
      <w:r w:rsidR="00DB2E8F">
        <w:rPr>
          <w:lang w:val="sr-Latn-RS"/>
        </w:rPr>
        <w:t xml:space="preserve">Prvo se proverava da li korisnik sa unetim email-om već postoji u sistemu i kodira njegova šifra. Nakon toga se poziva rezoner, korisnik se dodaje u radnu memoriju i okidaju se pravila. </w:t>
      </w:r>
      <w:r w:rsidR="005F0DD2">
        <w:rPr>
          <w:lang w:val="sr-Latn-RS"/>
        </w:rPr>
        <w:t xml:space="preserve">Kada se izvrše pravila korisnik se čuva u bazi </w:t>
      </w:r>
      <w:r w:rsidR="005F0DD2">
        <w:rPr>
          <w:lang w:val="sr-Latn-RS"/>
        </w:rPr>
        <w:lastRenderedPageBreak/>
        <w:t xml:space="preserve">podataka. </w:t>
      </w:r>
      <w:r w:rsidR="00DB2E8F">
        <w:rPr>
          <w:lang w:val="sr-Latn-RS"/>
        </w:rPr>
        <w:t xml:space="preserve">U </w:t>
      </w:r>
      <w:r w:rsidR="005F0DD2">
        <w:rPr>
          <w:lang w:val="sr-Latn-RS"/>
        </w:rPr>
        <w:t>narednom delu</w:t>
      </w:r>
      <w:r w:rsidR="00DB2E8F">
        <w:rPr>
          <w:lang w:val="sr-Latn-RS"/>
        </w:rPr>
        <w:t xml:space="preserve"> će biti opisano povezivanje sa </w:t>
      </w:r>
      <w:r w:rsidR="00DB2E8F" w:rsidRPr="001831FC">
        <w:rPr>
          <w:i/>
          <w:lang w:val="sr-Latn-RS"/>
        </w:rPr>
        <w:t>drools</w:t>
      </w:r>
      <w:r w:rsidR="00DB2E8F">
        <w:rPr>
          <w:lang w:val="sr-Latn-RS"/>
        </w:rPr>
        <w:t xml:space="preserve"> aplikacijom</w:t>
      </w:r>
      <w:r w:rsidR="005F0DD2">
        <w:rPr>
          <w:lang w:val="sr-Latn-RS"/>
        </w:rPr>
        <w:t xml:space="preserve"> i kako se obezbeđuju objekti klasa </w:t>
      </w:r>
      <w:r w:rsidR="005F0DD2" w:rsidRPr="001831FC">
        <w:rPr>
          <w:i/>
          <w:lang w:val="sr-Latn-RS"/>
        </w:rPr>
        <w:t>KieContainer</w:t>
      </w:r>
      <w:r w:rsidR="005F0DD2">
        <w:rPr>
          <w:lang w:val="sr-Latn-RS"/>
        </w:rPr>
        <w:t xml:space="preserve"> i </w:t>
      </w:r>
      <w:r w:rsidR="005F0DD2" w:rsidRPr="001831FC">
        <w:rPr>
          <w:i/>
          <w:lang w:val="sr-Latn-RS"/>
        </w:rPr>
        <w:t>KieSession</w:t>
      </w:r>
      <w:r w:rsidR="005F0DD2">
        <w:rPr>
          <w:lang w:val="sr-Latn-RS"/>
        </w:rPr>
        <w:t>.</w:t>
      </w:r>
    </w:p>
    <w:p w:rsidR="007D41A1" w:rsidRDefault="007D41A1" w:rsidP="007D41A1">
      <w:pPr>
        <w:pStyle w:val="HTMLPreformatted"/>
        <w:shd w:val="clear" w:color="auto" w:fill="2B2B2B"/>
        <w:rPr>
          <w:rFonts w:ascii="Consolas" w:hAnsi="Consolas"/>
          <w:color w:val="A9B7C6"/>
        </w:rPr>
      </w:pPr>
      <w:r>
        <w:rPr>
          <w:rFonts w:ascii="Consolas" w:hAnsi="Consolas"/>
          <w:color w:val="BBB529"/>
        </w:rPr>
        <w:t>@Service</w:t>
      </w:r>
      <w:r>
        <w:rPr>
          <w:rFonts w:ascii="Consolas" w:hAnsi="Consolas"/>
          <w:color w:val="BBB529"/>
        </w:rPr>
        <w:br/>
      </w:r>
      <w:r>
        <w:rPr>
          <w:rFonts w:ascii="Consolas" w:hAnsi="Consolas"/>
          <w:color w:val="CC7832"/>
        </w:rPr>
        <w:t xml:space="preserve">public class </w:t>
      </w:r>
      <w:r>
        <w:rPr>
          <w:rFonts w:ascii="Consolas" w:hAnsi="Consolas"/>
          <w:color w:val="A9B7C6"/>
        </w:rPr>
        <w:t xml:space="preserve">UserDetailsServiceImpl </w:t>
      </w:r>
      <w:r>
        <w:rPr>
          <w:rFonts w:ascii="Consolas" w:hAnsi="Consolas"/>
          <w:color w:val="CC7832"/>
        </w:rPr>
        <w:t xml:space="preserve">implements </w:t>
      </w:r>
      <w:r>
        <w:rPr>
          <w:rFonts w:ascii="Consolas" w:hAnsi="Consolas"/>
          <w:color w:val="A9B7C6"/>
        </w:rPr>
        <w:t>UserDetailsService {</w:t>
      </w:r>
      <w:r>
        <w:rPr>
          <w:rFonts w:ascii="Consolas" w:hAnsi="Consolas"/>
          <w:color w:val="A9B7C6"/>
        </w:rPr>
        <w:br/>
      </w:r>
      <w:r>
        <w:rPr>
          <w:rFonts w:ascii="Consolas" w:hAnsi="Consolas"/>
          <w:color w:val="A9B7C6"/>
        </w:rPr>
        <w:br/>
        <w:t xml:space="preserve">    </w:t>
      </w:r>
      <w:r>
        <w:rPr>
          <w:rFonts w:ascii="Consolas" w:hAnsi="Consolas"/>
          <w:color w:val="BBB529"/>
        </w:rPr>
        <w:t>@Autowired</w:t>
      </w:r>
      <w:r>
        <w:rPr>
          <w:rFonts w:ascii="Consolas" w:hAnsi="Consolas"/>
          <w:color w:val="BBB529"/>
        </w:rPr>
        <w:br/>
        <w:t xml:space="preserve">    </w:t>
      </w:r>
      <w:r>
        <w:rPr>
          <w:rFonts w:ascii="Consolas" w:hAnsi="Consolas"/>
          <w:color w:val="CC7832"/>
        </w:rPr>
        <w:t xml:space="preserve">private </w:t>
      </w:r>
      <w:r>
        <w:rPr>
          <w:rFonts w:ascii="Consolas" w:hAnsi="Consolas"/>
          <w:color w:val="A9B7C6"/>
        </w:rPr>
        <w:t xml:space="preserve">UserRepository </w:t>
      </w:r>
      <w:r>
        <w:rPr>
          <w:rFonts w:ascii="Consolas" w:hAnsi="Consolas"/>
          <w:color w:val="9876AA"/>
        </w:rPr>
        <w:t>userRepository</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@Autowired</w:t>
      </w:r>
      <w:r>
        <w:rPr>
          <w:rFonts w:ascii="Consolas" w:hAnsi="Consolas"/>
          <w:color w:val="BBB529"/>
        </w:rPr>
        <w:br/>
        <w:t xml:space="preserve">    </w:t>
      </w:r>
      <w:r>
        <w:rPr>
          <w:rFonts w:ascii="Consolas" w:hAnsi="Consolas"/>
          <w:color w:val="CC7832"/>
        </w:rPr>
        <w:t xml:space="preserve">private </w:t>
      </w:r>
      <w:r>
        <w:rPr>
          <w:rFonts w:ascii="Consolas" w:hAnsi="Consolas"/>
          <w:color w:val="A9B7C6"/>
        </w:rPr>
        <w:t xml:space="preserve">PasswordEncoder </w:t>
      </w:r>
      <w:r>
        <w:rPr>
          <w:rFonts w:ascii="Consolas" w:hAnsi="Consolas"/>
          <w:color w:val="9876AA"/>
        </w:rPr>
        <w:t>passwordEncoder</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@Autowired</w:t>
      </w:r>
      <w:r>
        <w:rPr>
          <w:rFonts w:ascii="Consolas" w:hAnsi="Consolas"/>
          <w:color w:val="BBB529"/>
        </w:rPr>
        <w:br/>
        <w:t xml:space="preserve">    </w:t>
      </w:r>
      <w:r>
        <w:rPr>
          <w:rFonts w:ascii="Consolas" w:hAnsi="Consolas"/>
          <w:color w:val="CC7832"/>
        </w:rPr>
        <w:t xml:space="preserve">private </w:t>
      </w:r>
      <w:r>
        <w:rPr>
          <w:rFonts w:ascii="Consolas" w:hAnsi="Consolas"/>
          <w:color w:val="A9B7C6"/>
        </w:rPr>
        <w:t xml:space="preserve">KieContainer </w:t>
      </w:r>
      <w:r>
        <w:rPr>
          <w:rFonts w:ascii="Consolas" w:hAnsi="Consolas"/>
          <w:color w:val="9876AA"/>
        </w:rPr>
        <w:t>kieContainer</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User </w:t>
      </w:r>
      <w:r>
        <w:rPr>
          <w:rFonts w:ascii="Consolas" w:hAnsi="Consolas"/>
          <w:color w:val="FFC66D"/>
        </w:rPr>
        <w:t>createUser</w:t>
      </w:r>
      <w:r>
        <w:rPr>
          <w:rFonts w:ascii="Consolas" w:hAnsi="Consolas"/>
          <w:color w:val="A9B7C6"/>
        </w:rPr>
        <w:t>(User user){</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r>
        <w:rPr>
          <w:rFonts w:ascii="Consolas" w:hAnsi="Consolas"/>
          <w:color w:val="9876AA"/>
        </w:rPr>
        <w:t>userRepository</w:t>
      </w:r>
      <w:r>
        <w:rPr>
          <w:rFonts w:ascii="Consolas" w:hAnsi="Consolas"/>
          <w:color w:val="A9B7C6"/>
        </w:rPr>
        <w:t xml:space="preserve">.findByEmail(user.getEmail()) != </w:t>
      </w:r>
      <w:r>
        <w:rPr>
          <w:rFonts w:ascii="Consolas" w:hAnsi="Consolas"/>
          <w:color w:val="CC7832"/>
        </w:rPr>
        <w:t>null</w:t>
      </w:r>
      <w:r>
        <w:rPr>
          <w:rFonts w:ascii="Consolas" w:hAnsi="Consolas"/>
          <w:color w:val="A9B7C6"/>
        </w:rPr>
        <w:t xml:space="preserve">) </w:t>
      </w:r>
      <w:r>
        <w:rPr>
          <w:rFonts w:ascii="Consolas" w:hAnsi="Consolas"/>
          <w:color w:val="CC7832"/>
        </w:rPr>
        <w:t xml:space="preserve">throw new </w:t>
      </w:r>
      <w:r>
        <w:rPr>
          <w:rFonts w:ascii="Consolas" w:hAnsi="Consolas"/>
          <w:color w:val="A9B7C6"/>
        </w:rPr>
        <w:t>UserAlreadyExistsException()</w:t>
      </w:r>
      <w:r>
        <w:rPr>
          <w:rFonts w:ascii="Consolas" w:hAnsi="Consolas"/>
          <w:color w:val="CC7832"/>
        </w:rPr>
        <w:t>;</w:t>
      </w:r>
      <w:r>
        <w:rPr>
          <w:rFonts w:ascii="Consolas" w:hAnsi="Consolas"/>
          <w:color w:val="CC7832"/>
        </w:rPr>
        <w:br/>
        <w:t xml:space="preserve">        </w:t>
      </w:r>
      <w:r>
        <w:rPr>
          <w:rFonts w:ascii="Consolas" w:hAnsi="Consolas"/>
          <w:color w:val="A9B7C6"/>
        </w:rPr>
        <w:t>user.setPassword(</w:t>
      </w:r>
      <w:r>
        <w:rPr>
          <w:rFonts w:ascii="Consolas" w:hAnsi="Consolas"/>
          <w:color w:val="9876AA"/>
        </w:rPr>
        <w:t>passwordEncoder</w:t>
      </w:r>
      <w:r>
        <w:rPr>
          <w:rFonts w:ascii="Consolas" w:hAnsi="Consolas"/>
          <w:color w:val="A9B7C6"/>
        </w:rPr>
        <w:t>.encode(user.getPassword()))</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KieSession kSession = </w:t>
      </w:r>
      <w:r>
        <w:rPr>
          <w:rFonts w:ascii="Consolas" w:hAnsi="Consolas"/>
          <w:color w:val="9876AA"/>
        </w:rPr>
        <w:t>kieContainer</w:t>
      </w:r>
      <w:r>
        <w:rPr>
          <w:rFonts w:ascii="Consolas" w:hAnsi="Consolas"/>
          <w:color w:val="A9B7C6"/>
        </w:rPr>
        <w:t>.newKieSession()</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kSession.insert(user)</w:t>
      </w:r>
      <w:r>
        <w:rPr>
          <w:rFonts w:ascii="Consolas" w:hAnsi="Consolas"/>
          <w:color w:val="CC7832"/>
        </w:rPr>
        <w:t>;</w:t>
      </w:r>
      <w:r>
        <w:rPr>
          <w:rFonts w:ascii="Consolas" w:hAnsi="Consolas"/>
          <w:color w:val="CC7832"/>
        </w:rPr>
        <w:br/>
        <w:t xml:space="preserve">        </w:t>
      </w:r>
      <w:r>
        <w:rPr>
          <w:rFonts w:ascii="Consolas" w:hAnsi="Consolas"/>
          <w:color w:val="A9B7C6"/>
        </w:rPr>
        <w:t>kSession.fireAllRules()</w:t>
      </w:r>
      <w:r>
        <w:rPr>
          <w:rFonts w:ascii="Consolas" w:hAnsi="Consolas"/>
          <w:color w:val="CC7832"/>
        </w:rPr>
        <w:t>;</w:t>
      </w:r>
      <w:r>
        <w:rPr>
          <w:rFonts w:ascii="Consolas" w:hAnsi="Consolas"/>
          <w:color w:val="CC7832"/>
        </w:rPr>
        <w:br/>
      </w:r>
      <w:r>
        <w:rPr>
          <w:rFonts w:ascii="Consolas" w:hAnsi="Consolas"/>
          <w:color w:val="CC7832"/>
        </w:rPr>
        <w:br/>
        <w:t xml:space="preserve">        return </w:t>
      </w:r>
      <w:r>
        <w:rPr>
          <w:rFonts w:ascii="Consolas" w:hAnsi="Consolas"/>
          <w:color w:val="9876AA"/>
        </w:rPr>
        <w:t>userRepository</w:t>
      </w:r>
      <w:r>
        <w:rPr>
          <w:rFonts w:ascii="Consolas" w:hAnsi="Consolas"/>
          <w:color w:val="A9B7C6"/>
        </w:rPr>
        <w:t>.save(user)</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w:t>
      </w:r>
    </w:p>
    <w:p w:rsidR="007D41A1" w:rsidRPr="00FD7AAD" w:rsidRDefault="007D41A1" w:rsidP="007D41A1">
      <w:pPr>
        <w:jc w:val="center"/>
        <w:rPr>
          <w:lang w:val="sr-Latn-RS"/>
        </w:rPr>
      </w:pPr>
      <w:r>
        <w:rPr>
          <w:lang w:val="sr-Latn-RS"/>
        </w:rPr>
        <w:t>Listing 5.1.2 Primer servisa sa metodom za kreiranje korisnika</w:t>
      </w:r>
    </w:p>
    <w:p w:rsidR="007B1EF8" w:rsidRDefault="00053BCC" w:rsidP="00F92D0D">
      <w:pPr>
        <w:ind w:firstLine="360"/>
        <w:jc w:val="both"/>
        <w:rPr>
          <w:lang w:val="sr-Latn-RS"/>
        </w:rPr>
      </w:pPr>
      <w:r>
        <w:rPr>
          <w:lang w:val="sr-Latn-RS"/>
        </w:rPr>
        <w:t xml:space="preserve">Repozitorijumi su interfejsi anotirani sa </w:t>
      </w:r>
      <w:r w:rsidRPr="002B23BE">
        <w:rPr>
          <w:i/>
          <w:lang w:val="sr-Latn-RS"/>
        </w:rPr>
        <w:t>Repository</w:t>
      </w:r>
      <w:r>
        <w:rPr>
          <w:lang w:val="sr-Latn-RS"/>
        </w:rPr>
        <w:t xml:space="preserve"> i omogućavaju komunikaciju sa bazom podataka. Nasleđuju </w:t>
      </w:r>
      <w:r w:rsidRPr="002B23BE">
        <w:rPr>
          <w:i/>
          <w:lang w:val="sr-Latn-RS"/>
        </w:rPr>
        <w:t>JpaRepository</w:t>
      </w:r>
      <w:r>
        <w:rPr>
          <w:lang w:val="sr-Latn-RS"/>
        </w:rPr>
        <w:t xml:space="preserve"> interfejs pri čemu je neophodno definisati za koji tip entiteta se koristi i koji je tip primarnog ključa. </w:t>
      </w:r>
      <w:r w:rsidRPr="002B23BE">
        <w:rPr>
          <w:i/>
          <w:lang w:val="sr-Latn-RS"/>
        </w:rPr>
        <w:t>JpaRepository</w:t>
      </w:r>
      <w:r>
        <w:rPr>
          <w:lang w:val="sr-Latn-RS"/>
        </w:rPr>
        <w:t xml:space="preserve"> obezbeđuje osnovne </w:t>
      </w:r>
      <w:r w:rsidRPr="002B23BE">
        <w:rPr>
          <w:i/>
          <w:lang w:val="sr-Latn-RS"/>
        </w:rPr>
        <w:t>CRUD</w:t>
      </w:r>
      <w:r>
        <w:rPr>
          <w:lang w:val="sr-Latn-RS"/>
        </w:rPr>
        <w:t xml:space="preserve"> operacije za upravljanje entitetima kao i metode za paginaciju i sortiranje. Ukoliko su potrebne neke specifičnije metode za</w:t>
      </w:r>
      <w:r w:rsidR="005E07D7">
        <w:rPr>
          <w:lang w:val="sr-Latn-RS"/>
        </w:rPr>
        <w:t xml:space="preserve"> rukovanje entitetima dovoljno je napisati deklaraciju funkcije u odgovarajućem formatu bez pisanja </w:t>
      </w:r>
      <w:r w:rsidR="005E07D7" w:rsidRPr="002B23BE">
        <w:rPr>
          <w:i/>
          <w:lang w:val="sr-Latn-RS"/>
        </w:rPr>
        <w:t>SQL</w:t>
      </w:r>
      <w:r w:rsidR="005E07D7">
        <w:rPr>
          <w:lang w:val="sr-Latn-RS"/>
        </w:rPr>
        <w:t xml:space="preserve"> upita, koji će biti automatski generisan. </w:t>
      </w:r>
      <w:r w:rsidR="007B1EF8">
        <w:rPr>
          <w:lang w:val="sr-Latn-RS"/>
        </w:rPr>
        <w:t>Na listingu 5.1.3 se može videti primer repozitorijuma za upravljanje korisnicima sa dodatom metodom za pronaženje korisnika po korisničkom imenu.</w:t>
      </w:r>
    </w:p>
    <w:p w:rsidR="00E31B50" w:rsidRDefault="00E31B50" w:rsidP="00F92D0D">
      <w:pPr>
        <w:ind w:firstLine="360"/>
        <w:jc w:val="both"/>
        <w:rPr>
          <w:lang w:val="sr-Latn-RS"/>
        </w:rPr>
      </w:pPr>
    </w:p>
    <w:p w:rsidR="007B1EF8" w:rsidRDefault="007B1EF8" w:rsidP="007B1EF8">
      <w:pPr>
        <w:pStyle w:val="HTMLPreformatted"/>
        <w:shd w:val="clear" w:color="auto" w:fill="2B2B2B"/>
        <w:rPr>
          <w:rFonts w:ascii="Consolas" w:hAnsi="Consolas"/>
          <w:color w:val="A9B7C6"/>
        </w:rPr>
      </w:pPr>
      <w:r>
        <w:rPr>
          <w:rFonts w:ascii="Consolas" w:hAnsi="Consolas"/>
          <w:color w:val="BBB529"/>
        </w:rPr>
        <w:lastRenderedPageBreak/>
        <w:t>@Repository</w:t>
      </w:r>
      <w:r>
        <w:rPr>
          <w:rFonts w:ascii="Consolas" w:hAnsi="Consolas"/>
          <w:color w:val="BBB529"/>
        </w:rPr>
        <w:br/>
      </w:r>
      <w:r>
        <w:rPr>
          <w:rFonts w:ascii="Consolas" w:hAnsi="Consolas"/>
          <w:color w:val="CC7832"/>
        </w:rPr>
        <w:t xml:space="preserve">public interface </w:t>
      </w:r>
      <w:r>
        <w:rPr>
          <w:rFonts w:ascii="Consolas" w:hAnsi="Consolas"/>
          <w:color w:val="A9B7C6"/>
        </w:rPr>
        <w:t xml:space="preserve">UserRepository </w:t>
      </w:r>
      <w:r>
        <w:rPr>
          <w:rFonts w:ascii="Consolas" w:hAnsi="Consolas"/>
          <w:color w:val="CC7832"/>
        </w:rPr>
        <w:t xml:space="preserve">extends </w:t>
      </w:r>
      <w:r>
        <w:rPr>
          <w:rFonts w:ascii="Consolas" w:hAnsi="Consolas"/>
          <w:color w:val="A9B7C6"/>
        </w:rPr>
        <w:t>JpaRepository&lt;User</w:t>
      </w:r>
      <w:r>
        <w:rPr>
          <w:rFonts w:ascii="Consolas" w:hAnsi="Consolas"/>
          <w:color w:val="CC7832"/>
        </w:rPr>
        <w:t xml:space="preserve">, </w:t>
      </w:r>
      <w:r>
        <w:rPr>
          <w:rFonts w:ascii="Consolas" w:hAnsi="Consolas"/>
          <w:color w:val="A9B7C6"/>
        </w:rPr>
        <w:t>Integer&gt; {</w:t>
      </w:r>
      <w:r>
        <w:rPr>
          <w:rFonts w:ascii="Consolas" w:hAnsi="Consolas"/>
          <w:color w:val="A9B7C6"/>
        </w:rPr>
        <w:br/>
        <w:t xml:space="preserve">    User </w:t>
      </w:r>
      <w:r>
        <w:rPr>
          <w:rFonts w:ascii="Consolas" w:hAnsi="Consolas"/>
          <w:color w:val="FFC66D"/>
        </w:rPr>
        <w:t>findByEmail</w:t>
      </w:r>
      <w:r>
        <w:rPr>
          <w:rFonts w:ascii="Consolas" w:hAnsi="Consolas"/>
          <w:color w:val="A9B7C6"/>
        </w:rPr>
        <w:t>(String email)</w:t>
      </w:r>
      <w:r>
        <w:rPr>
          <w:rFonts w:ascii="Consolas" w:hAnsi="Consolas"/>
          <w:color w:val="CC7832"/>
        </w:rPr>
        <w:t>;</w:t>
      </w:r>
      <w:r>
        <w:rPr>
          <w:rFonts w:ascii="Consolas" w:hAnsi="Consolas"/>
          <w:color w:val="CC7832"/>
        </w:rPr>
        <w:br/>
      </w:r>
      <w:r>
        <w:rPr>
          <w:rFonts w:ascii="Consolas" w:hAnsi="Consolas"/>
          <w:color w:val="A9B7C6"/>
        </w:rPr>
        <w:t>}</w:t>
      </w:r>
    </w:p>
    <w:p w:rsidR="007B1EF8" w:rsidRDefault="007B1EF8" w:rsidP="007B1EF8">
      <w:pPr>
        <w:jc w:val="center"/>
        <w:rPr>
          <w:lang w:val="sr-Latn-RS"/>
        </w:rPr>
      </w:pPr>
      <w:r>
        <w:rPr>
          <w:lang w:val="sr-Latn-RS"/>
        </w:rPr>
        <w:t>Listing 5.1.3 Primer repozitorijuma sa jednom dodatom metodom</w:t>
      </w:r>
    </w:p>
    <w:p w:rsidR="00FE0D92" w:rsidRDefault="00606F1F" w:rsidP="00F92D0D">
      <w:pPr>
        <w:ind w:firstLine="360"/>
        <w:jc w:val="both"/>
        <w:rPr>
          <w:lang w:val="sr-Latn-RS"/>
        </w:rPr>
      </w:pPr>
      <w:r>
        <w:rPr>
          <w:lang w:val="sr-Latn-RS"/>
        </w:rPr>
        <w:t xml:space="preserve">Povezivanje sa </w:t>
      </w:r>
      <w:r w:rsidRPr="002B23BE">
        <w:rPr>
          <w:i/>
          <w:lang w:val="sr-Latn-RS"/>
        </w:rPr>
        <w:t>drools</w:t>
      </w:r>
      <w:r>
        <w:rPr>
          <w:lang w:val="sr-Latn-RS"/>
        </w:rPr>
        <w:t xml:space="preserve"> aplikacijom je omogućeno tako što se instancira </w:t>
      </w:r>
      <w:r w:rsidRPr="002B23BE">
        <w:rPr>
          <w:i/>
          <w:lang w:val="sr-Latn-RS"/>
        </w:rPr>
        <w:t>bean</w:t>
      </w:r>
      <w:r>
        <w:rPr>
          <w:lang w:val="sr-Latn-RS"/>
        </w:rPr>
        <w:t xml:space="preserve"> tipa </w:t>
      </w:r>
      <w:r w:rsidRPr="002B23BE">
        <w:rPr>
          <w:i/>
          <w:lang w:val="sr-Latn-RS"/>
        </w:rPr>
        <w:t>KieContainer</w:t>
      </w:r>
      <w:r>
        <w:rPr>
          <w:lang w:val="sr-Latn-RS"/>
        </w:rPr>
        <w:t xml:space="preserve"> (listing 5.1.4) i u pom.xml fajl doda </w:t>
      </w:r>
      <w:r w:rsidRPr="002B23BE">
        <w:rPr>
          <w:i/>
          <w:lang w:val="sr-Latn-RS"/>
        </w:rPr>
        <w:t>dependency</w:t>
      </w:r>
      <w:r>
        <w:rPr>
          <w:lang w:val="sr-Latn-RS"/>
        </w:rPr>
        <w:t xml:space="preserve">. </w:t>
      </w:r>
      <w:r w:rsidR="00D70038">
        <w:rPr>
          <w:lang w:val="sr-Latn-RS"/>
        </w:rPr>
        <w:t xml:space="preserve">Takođe je definisan i </w:t>
      </w:r>
      <w:r w:rsidR="00D70038" w:rsidRPr="002B23BE">
        <w:rPr>
          <w:i/>
          <w:lang w:val="sr-Latn-RS"/>
        </w:rPr>
        <w:t>KieSession</w:t>
      </w:r>
      <w:r w:rsidR="00D70038">
        <w:rPr>
          <w:lang w:val="sr-Latn-RS"/>
        </w:rPr>
        <w:t xml:space="preserve"> </w:t>
      </w:r>
      <w:r w:rsidR="00D70038" w:rsidRPr="002B23BE">
        <w:rPr>
          <w:i/>
          <w:lang w:val="sr-Latn-RS"/>
        </w:rPr>
        <w:t>bean</w:t>
      </w:r>
      <w:r w:rsidR="00D70038">
        <w:rPr>
          <w:lang w:val="sr-Latn-RS"/>
        </w:rPr>
        <w:t xml:space="preserve"> koji će biti aktivan od pocetka pokretanja aplikacije. Postojanje sesije koja nije na nivou zahteva već aplikacije će biti objašnjeno u delu o </w:t>
      </w:r>
      <w:r w:rsidR="00D70038" w:rsidRPr="002B23BE">
        <w:rPr>
          <w:i/>
          <w:lang w:val="sr-Latn-RS"/>
        </w:rPr>
        <w:t>drools</w:t>
      </w:r>
      <w:r w:rsidR="00D70038">
        <w:rPr>
          <w:lang w:val="sr-Latn-RS"/>
        </w:rPr>
        <w:t xml:space="preserve"> aplikaciji.</w:t>
      </w:r>
    </w:p>
    <w:p w:rsidR="00606F1F" w:rsidRPr="00606F1F" w:rsidRDefault="00606F1F" w:rsidP="00606F1F">
      <w:pPr>
        <w:shd w:val="clear" w:color="auto" w:fill="1E1E1E"/>
        <w:spacing w:after="0" w:line="285" w:lineRule="atLeast"/>
        <w:rPr>
          <w:rFonts w:ascii="Consolas" w:eastAsia="Times New Roman" w:hAnsi="Consolas" w:cs="Times New Roman"/>
          <w:color w:val="D4D4D4"/>
          <w:sz w:val="21"/>
          <w:szCs w:val="21"/>
        </w:rPr>
      </w:pPr>
      <w:r w:rsidRPr="00606F1F">
        <w:rPr>
          <w:rFonts w:ascii="Consolas" w:eastAsia="Times New Roman" w:hAnsi="Consolas" w:cs="Times New Roman"/>
          <w:color w:val="D4D4D4"/>
          <w:sz w:val="21"/>
          <w:szCs w:val="21"/>
        </w:rPr>
        <w:t>@</w:t>
      </w:r>
      <w:r w:rsidRPr="00606F1F">
        <w:rPr>
          <w:rFonts w:ascii="Consolas" w:eastAsia="Times New Roman" w:hAnsi="Consolas" w:cs="Times New Roman"/>
          <w:color w:val="4EC9B0"/>
          <w:sz w:val="21"/>
          <w:szCs w:val="21"/>
        </w:rPr>
        <w:t>Bean</w:t>
      </w:r>
    </w:p>
    <w:p w:rsidR="00606F1F" w:rsidRPr="00606F1F" w:rsidRDefault="00606F1F" w:rsidP="00606F1F">
      <w:pPr>
        <w:shd w:val="clear" w:color="auto" w:fill="1E1E1E"/>
        <w:spacing w:after="0" w:line="285" w:lineRule="atLeast"/>
        <w:rPr>
          <w:rFonts w:ascii="Consolas" w:eastAsia="Times New Roman" w:hAnsi="Consolas" w:cs="Times New Roman"/>
          <w:color w:val="D4D4D4"/>
          <w:sz w:val="21"/>
          <w:szCs w:val="21"/>
        </w:rPr>
      </w:pPr>
      <w:r w:rsidRPr="00606F1F">
        <w:rPr>
          <w:rFonts w:ascii="Consolas" w:eastAsia="Times New Roman" w:hAnsi="Consolas" w:cs="Times New Roman"/>
          <w:color w:val="569CD6"/>
          <w:sz w:val="21"/>
          <w:szCs w:val="21"/>
        </w:rPr>
        <w:t>public</w:t>
      </w:r>
      <w:r w:rsidRPr="00606F1F">
        <w:rPr>
          <w:rFonts w:ascii="Consolas" w:eastAsia="Times New Roman" w:hAnsi="Consolas" w:cs="Times New Roman"/>
          <w:color w:val="D4D4D4"/>
          <w:sz w:val="21"/>
          <w:szCs w:val="21"/>
        </w:rPr>
        <w:t> </w:t>
      </w:r>
      <w:r w:rsidRPr="00606F1F">
        <w:rPr>
          <w:rFonts w:ascii="Consolas" w:eastAsia="Times New Roman" w:hAnsi="Consolas" w:cs="Times New Roman"/>
          <w:color w:val="4EC9B0"/>
          <w:sz w:val="21"/>
          <w:szCs w:val="21"/>
        </w:rPr>
        <w:t>KieContainer</w:t>
      </w:r>
      <w:r w:rsidRPr="00606F1F">
        <w:rPr>
          <w:rFonts w:ascii="Consolas" w:eastAsia="Times New Roman" w:hAnsi="Consolas" w:cs="Times New Roman"/>
          <w:color w:val="D4D4D4"/>
          <w:sz w:val="21"/>
          <w:szCs w:val="21"/>
        </w:rPr>
        <w:t> </w:t>
      </w:r>
      <w:r w:rsidRPr="00606F1F">
        <w:rPr>
          <w:rFonts w:ascii="Consolas" w:eastAsia="Times New Roman" w:hAnsi="Consolas" w:cs="Times New Roman"/>
          <w:color w:val="DCDCAA"/>
          <w:sz w:val="21"/>
          <w:szCs w:val="21"/>
        </w:rPr>
        <w:t>kieContainer</w:t>
      </w:r>
      <w:r w:rsidRPr="00606F1F">
        <w:rPr>
          <w:rFonts w:ascii="Consolas" w:eastAsia="Times New Roman" w:hAnsi="Consolas" w:cs="Times New Roman"/>
          <w:color w:val="D4D4D4"/>
          <w:sz w:val="21"/>
          <w:szCs w:val="21"/>
        </w:rPr>
        <w:t>() {</w:t>
      </w:r>
    </w:p>
    <w:p w:rsidR="00606F1F" w:rsidRPr="00606F1F" w:rsidRDefault="00606F1F" w:rsidP="00606F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sidRPr="00606F1F">
        <w:rPr>
          <w:rFonts w:ascii="Consolas" w:eastAsia="Times New Roman" w:hAnsi="Consolas" w:cs="Times New Roman"/>
          <w:color w:val="4EC9B0"/>
          <w:sz w:val="21"/>
          <w:szCs w:val="21"/>
        </w:rPr>
        <w:t>KieServices</w:t>
      </w:r>
      <w:r w:rsidRPr="00606F1F">
        <w:rPr>
          <w:rFonts w:ascii="Consolas" w:eastAsia="Times New Roman" w:hAnsi="Consolas" w:cs="Times New Roman"/>
          <w:color w:val="D4D4D4"/>
          <w:sz w:val="21"/>
          <w:szCs w:val="21"/>
        </w:rPr>
        <w:t> </w:t>
      </w:r>
      <w:r w:rsidRPr="00606F1F">
        <w:rPr>
          <w:rFonts w:ascii="Consolas" w:eastAsia="Times New Roman" w:hAnsi="Consolas" w:cs="Times New Roman"/>
          <w:color w:val="9CDCFE"/>
          <w:sz w:val="21"/>
          <w:szCs w:val="21"/>
        </w:rPr>
        <w:t>ks</w:t>
      </w:r>
      <w:r w:rsidRPr="00606F1F">
        <w:rPr>
          <w:rFonts w:ascii="Consolas" w:eastAsia="Times New Roman" w:hAnsi="Consolas" w:cs="Times New Roman"/>
          <w:color w:val="D4D4D4"/>
          <w:sz w:val="21"/>
          <w:szCs w:val="21"/>
        </w:rPr>
        <w:t> = </w:t>
      </w:r>
      <w:r w:rsidRPr="00606F1F">
        <w:rPr>
          <w:rFonts w:ascii="Consolas" w:eastAsia="Times New Roman" w:hAnsi="Consolas" w:cs="Times New Roman"/>
          <w:color w:val="9CDCFE"/>
          <w:sz w:val="21"/>
          <w:szCs w:val="21"/>
        </w:rPr>
        <w:t>KieServices</w:t>
      </w:r>
      <w:r w:rsidRPr="00606F1F">
        <w:rPr>
          <w:rFonts w:ascii="Consolas" w:eastAsia="Times New Roman" w:hAnsi="Consolas" w:cs="Times New Roman"/>
          <w:color w:val="D4D4D4"/>
          <w:sz w:val="21"/>
          <w:szCs w:val="21"/>
        </w:rPr>
        <w:t>.</w:t>
      </w:r>
      <w:r w:rsidRPr="00606F1F">
        <w:rPr>
          <w:rFonts w:ascii="Consolas" w:eastAsia="Times New Roman" w:hAnsi="Consolas" w:cs="Times New Roman"/>
          <w:color w:val="9CDCFE"/>
          <w:sz w:val="21"/>
          <w:szCs w:val="21"/>
        </w:rPr>
        <w:t>Factory</w:t>
      </w:r>
      <w:r w:rsidRPr="00606F1F">
        <w:rPr>
          <w:rFonts w:ascii="Consolas" w:eastAsia="Times New Roman" w:hAnsi="Consolas" w:cs="Times New Roman"/>
          <w:color w:val="D4D4D4"/>
          <w:sz w:val="21"/>
          <w:szCs w:val="21"/>
        </w:rPr>
        <w:t>.</w:t>
      </w:r>
      <w:r w:rsidRPr="00606F1F">
        <w:rPr>
          <w:rFonts w:ascii="Consolas" w:eastAsia="Times New Roman" w:hAnsi="Consolas" w:cs="Times New Roman"/>
          <w:color w:val="DCDCAA"/>
          <w:sz w:val="21"/>
          <w:szCs w:val="21"/>
        </w:rPr>
        <w:t>get</w:t>
      </w:r>
      <w:r w:rsidRPr="00606F1F">
        <w:rPr>
          <w:rFonts w:ascii="Consolas" w:eastAsia="Times New Roman" w:hAnsi="Consolas" w:cs="Times New Roman"/>
          <w:color w:val="D4D4D4"/>
          <w:sz w:val="21"/>
          <w:szCs w:val="21"/>
        </w:rPr>
        <w:t>();</w:t>
      </w:r>
    </w:p>
    <w:p w:rsidR="00606F1F" w:rsidRPr="00606F1F" w:rsidRDefault="00606F1F" w:rsidP="00606F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sidRPr="00606F1F">
        <w:rPr>
          <w:rFonts w:ascii="Consolas" w:eastAsia="Times New Roman" w:hAnsi="Consolas" w:cs="Times New Roman"/>
          <w:color w:val="4EC9B0"/>
          <w:sz w:val="21"/>
          <w:szCs w:val="21"/>
        </w:rPr>
        <w:t>KieContainer</w:t>
      </w:r>
      <w:r w:rsidRPr="00606F1F">
        <w:rPr>
          <w:rFonts w:ascii="Consolas" w:eastAsia="Times New Roman" w:hAnsi="Consolas" w:cs="Times New Roman"/>
          <w:color w:val="D4D4D4"/>
          <w:sz w:val="21"/>
          <w:szCs w:val="21"/>
        </w:rPr>
        <w:t> </w:t>
      </w:r>
      <w:r w:rsidRPr="00606F1F">
        <w:rPr>
          <w:rFonts w:ascii="Consolas" w:eastAsia="Times New Roman" w:hAnsi="Consolas" w:cs="Times New Roman"/>
          <w:color w:val="9CDCFE"/>
          <w:sz w:val="21"/>
          <w:szCs w:val="21"/>
        </w:rPr>
        <w:t>kContainer</w:t>
      </w:r>
      <w:r w:rsidRPr="00606F1F">
        <w:rPr>
          <w:rFonts w:ascii="Consolas" w:eastAsia="Times New Roman" w:hAnsi="Consolas" w:cs="Times New Roman"/>
          <w:color w:val="D4D4D4"/>
          <w:sz w:val="21"/>
          <w:szCs w:val="21"/>
        </w:rPr>
        <w:t> = ks</w:t>
      </w:r>
    </w:p>
    <w:p w:rsidR="00606F1F" w:rsidRPr="00606F1F" w:rsidRDefault="00606F1F" w:rsidP="00606F1F">
      <w:pPr>
        <w:shd w:val="clear" w:color="auto" w:fill="1E1E1E"/>
        <w:spacing w:after="0" w:line="285" w:lineRule="atLeast"/>
        <w:rPr>
          <w:rFonts w:ascii="Consolas" w:eastAsia="Times New Roman" w:hAnsi="Consolas" w:cs="Times New Roman"/>
          <w:color w:val="D4D4D4"/>
          <w:sz w:val="21"/>
          <w:szCs w:val="21"/>
        </w:rPr>
      </w:pPr>
      <w:r w:rsidRPr="00606F1F">
        <w:rPr>
          <w:rFonts w:ascii="Consolas" w:eastAsia="Times New Roman" w:hAnsi="Consolas" w:cs="Times New Roman"/>
          <w:color w:val="D4D4D4"/>
          <w:sz w:val="21"/>
          <w:szCs w:val="21"/>
        </w:rPr>
        <w:t>                .</w:t>
      </w:r>
      <w:r w:rsidRPr="00606F1F">
        <w:rPr>
          <w:rFonts w:ascii="Consolas" w:eastAsia="Times New Roman" w:hAnsi="Consolas" w:cs="Times New Roman"/>
          <w:color w:val="DCDCAA"/>
          <w:sz w:val="21"/>
          <w:szCs w:val="21"/>
        </w:rPr>
        <w:t>newKieContainer</w:t>
      </w:r>
      <w:r w:rsidRPr="00606F1F">
        <w:rPr>
          <w:rFonts w:ascii="Consolas" w:eastAsia="Times New Roman" w:hAnsi="Consolas" w:cs="Times New Roman"/>
          <w:color w:val="D4D4D4"/>
          <w:sz w:val="21"/>
          <w:szCs w:val="21"/>
        </w:rPr>
        <w:t>(</w:t>
      </w:r>
      <w:r w:rsidRPr="00606F1F">
        <w:rPr>
          <w:rFonts w:ascii="Consolas" w:eastAsia="Times New Roman" w:hAnsi="Consolas" w:cs="Times New Roman"/>
          <w:color w:val="9CDCFE"/>
          <w:sz w:val="21"/>
          <w:szCs w:val="21"/>
        </w:rPr>
        <w:t>ks</w:t>
      </w:r>
      <w:r w:rsidRPr="00606F1F">
        <w:rPr>
          <w:rFonts w:ascii="Consolas" w:eastAsia="Times New Roman" w:hAnsi="Consolas" w:cs="Times New Roman"/>
          <w:color w:val="D4D4D4"/>
          <w:sz w:val="21"/>
          <w:szCs w:val="21"/>
        </w:rPr>
        <w:t>.</w:t>
      </w:r>
      <w:r w:rsidRPr="00606F1F">
        <w:rPr>
          <w:rFonts w:ascii="Consolas" w:eastAsia="Times New Roman" w:hAnsi="Consolas" w:cs="Times New Roman"/>
          <w:color w:val="DCDCAA"/>
          <w:sz w:val="21"/>
          <w:szCs w:val="21"/>
        </w:rPr>
        <w:t>newReleaseId</w:t>
      </w:r>
      <w:r w:rsidRPr="00606F1F">
        <w:rPr>
          <w:rFonts w:ascii="Consolas" w:eastAsia="Times New Roman" w:hAnsi="Consolas" w:cs="Times New Roman"/>
          <w:color w:val="D4D4D4"/>
          <w:sz w:val="21"/>
          <w:szCs w:val="21"/>
        </w:rPr>
        <w:t>(</w:t>
      </w:r>
      <w:r w:rsidRPr="00606F1F">
        <w:rPr>
          <w:rFonts w:ascii="Consolas" w:eastAsia="Times New Roman" w:hAnsi="Consolas" w:cs="Times New Roman"/>
          <w:color w:val="CE9178"/>
          <w:sz w:val="21"/>
          <w:szCs w:val="21"/>
        </w:rPr>
        <w:t>"sbnz.integracija"</w:t>
      </w:r>
      <w:r w:rsidRPr="00606F1F">
        <w:rPr>
          <w:rFonts w:ascii="Consolas" w:eastAsia="Times New Roman" w:hAnsi="Consolas" w:cs="Times New Roman"/>
          <w:color w:val="D4D4D4"/>
          <w:sz w:val="21"/>
          <w:szCs w:val="21"/>
        </w:rPr>
        <w:t>, </w:t>
      </w:r>
      <w:r w:rsidRPr="00606F1F">
        <w:rPr>
          <w:rFonts w:ascii="Consolas" w:eastAsia="Times New Roman" w:hAnsi="Consolas" w:cs="Times New Roman"/>
          <w:color w:val="CE9178"/>
          <w:sz w:val="21"/>
          <w:szCs w:val="21"/>
        </w:rPr>
        <w:t>"drools-spring-kjar"</w:t>
      </w:r>
      <w:r w:rsidRPr="00606F1F">
        <w:rPr>
          <w:rFonts w:ascii="Consolas" w:eastAsia="Times New Roman" w:hAnsi="Consolas" w:cs="Times New Roman"/>
          <w:color w:val="D4D4D4"/>
          <w:sz w:val="21"/>
          <w:szCs w:val="21"/>
        </w:rPr>
        <w:t>, </w:t>
      </w:r>
      <w:r w:rsidRPr="00606F1F">
        <w:rPr>
          <w:rFonts w:ascii="Consolas" w:eastAsia="Times New Roman" w:hAnsi="Consolas" w:cs="Times New Roman"/>
          <w:color w:val="CE9178"/>
          <w:sz w:val="21"/>
          <w:szCs w:val="21"/>
        </w:rPr>
        <w:t>"0.0.1-SNAPSHOT"</w:t>
      </w:r>
      <w:r w:rsidRPr="00606F1F">
        <w:rPr>
          <w:rFonts w:ascii="Consolas" w:eastAsia="Times New Roman" w:hAnsi="Consolas" w:cs="Times New Roman"/>
          <w:color w:val="D4D4D4"/>
          <w:sz w:val="21"/>
          <w:szCs w:val="21"/>
        </w:rPr>
        <w:t>));</w:t>
      </w:r>
    </w:p>
    <w:p w:rsidR="00606F1F" w:rsidRPr="00606F1F" w:rsidRDefault="00606F1F" w:rsidP="00606F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sidRPr="00606F1F">
        <w:rPr>
          <w:rFonts w:ascii="Consolas" w:eastAsia="Times New Roman" w:hAnsi="Consolas" w:cs="Times New Roman"/>
          <w:color w:val="4EC9B0"/>
          <w:sz w:val="21"/>
          <w:szCs w:val="21"/>
        </w:rPr>
        <w:t>KieScanner</w:t>
      </w:r>
      <w:r w:rsidRPr="00606F1F">
        <w:rPr>
          <w:rFonts w:ascii="Consolas" w:eastAsia="Times New Roman" w:hAnsi="Consolas" w:cs="Times New Roman"/>
          <w:color w:val="D4D4D4"/>
          <w:sz w:val="21"/>
          <w:szCs w:val="21"/>
        </w:rPr>
        <w:t> </w:t>
      </w:r>
      <w:r w:rsidRPr="00606F1F">
        <w:rPr>
          <w:rFonts w:ascii="Consolas" w:eastAsia="Times New Roman" w:hAnsi="Consolas" w:cs="Times New Roman"/>
          <w:color w:val="9CDCFE"/>
          <w:sz w:val="21"/>
          <w:szCs w:val="21"/>
        </w:rPr>
        <w:t>kScanner</w:t>
      </w:r>
      <w:r w:rsidRPr="00606F1F">
        <w:rPr>
          <w:rFonts w:ascii="Consolas" w:eastAsia="Times New Roman" w:hAnsi="Consolas" w:cs="Times New Roman"/>
          <w:color w:val="D4D4D4"/>
          <w:sz w:val="21"/>
          <w:szCs w:val="21"/>
        </w:rPr>
        <w:t> = </w:t>
      </w:r>
      <w:r w:rsidRPr="00606F1F">
        <w:rPr>
          <w:rFonts w:ascii="Consolas" w:eastAsia="Times New Roman" w:hAnsi="Consolas" w:cs="Times New Roman"/>
          <w:color w:val="9CDCFE"/>
          <w:sz w:val="21"/>
          <w:szCs w:val="21"/>
        </w:rPr>
        <w:t>ks</w:t>
      </w:r>
      <w:r w:rsidRPr="00606F1F">
        <w:rPr>
          <w:rFonts w:ascii="Consolas" w:eastAsia="Times New Roman" w:hAnsi="Consolas" w:cs="Times New Roman"/>
          <w:color w:val="D4D4D4"/>
          <w:sz w:val="21"/>
          <w:szCs w:val="21"/>
        </w:rPr>
        <w:t>.</w:t>
      </w:r>
      <w:r w:rsidRPr="00606F1F">
        <w:rPr>
          <w:rFonts w:ascii="Consolas" w:eastAsia="Times New Roman" w:hAnsi="Consolas" w:cs="Times New Roman"/>
          <w:color w:val="DCDCAA"/>
          <w:sz w:val="21"/>
          <w:szCs w:val="21"/>
        </w:rPr>
        <w:t>newKieScanner</w:t>
      </w:r>
      <w:r w:rsidRPr="00606F1F">
        <w:rPr>
          <w:rFonts w:ascii="Consolas" w:eastAsia="Times New Roman" w:hAnsi="Consolas" w:cs="Times New Roman"/>
          <w:color w:val="D4D4D4"/>
          <w:sz w:val="21"/>
          <w:szCs w:val="21"/>
        </w:rPr>
        <w:t>(kContainer);</w:t>
      </w:r>
    </w:p>
    <w:p w:rsidR="00606F1F" w:rsidRPr="00606F1F" w:rsidRDefault="00606F1F" w:rsidP="00606F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sidRPr="00606F1F">
        <w:rPr>
          <w:rFonts w:ascii="Consolas" w:eastAsia="Times New Roman" w:hAnsi="Consolas" w:cs="Times New Roman"/>
          <w:color w:val="9CDCFE"/>
          <w:sz w:val="21"/>
          <w:szCs w:val="21"/>
        </w:rPr>
        <w:t>kScanner</w:t>
      </w:r>
      <w:r w:rsidRPr="00606F1F">
        <w:rPr>
          <w:rFonts w:ascii="Consolas" w:eastAsia="Times New Roman" w:hAnsi="Consolas" w:cs="Times New Roman"/>
          <w:color w:val="D4D4D4"/>
          <w:sz w:val="21"/>
          <w:szCs w:val="21"/>
        </w:rPr>
        <w:t>.</w:t>
      </w:r>
      <w:r w:rsidRPr="00606F1F">
        <w:rPr>
          <w:rFonts w:ascii="Consolas" w:eastAsia="Times New Roman" w:hAnsi="Consolas" w:cs="Times New Roman"/>
          <w:color w:val="DCDCAA"/>
          <w:sz w:val="21"/>
          <w:szCs w:val="21"/>
        </w:rPr>
        <w:t>start</w:t>
      </w:r>
      <w:r w:rsidRPr="00606F1F">
        <w:rPr>
          <w:rFonts w:ascii="Consolas" w:eastAsia="Times New Roman" w:hAnsi="Consolas" w:cs="Times New Roman"/>
          <w:color w:val="D4D4D4"/>
          <w:sz w:val="21"/>
          <w:szCs w:val="21"/>
        </w:rPr>
        <w:t>(</w:t>
      </w:r>
      <w:r w:rsidRPr="00606F1F">
        <w:rPr>
          <w:rFonts w:ascii="Consolas" w:eastAsia="Times New Roman" w:hAnsi="Consolas" w:cs="Times New Roman"/>
          <w:color w:val="B5CEA8"/>
          <w:sz w:val="21"/>
          <w:szCs w:val="21"/>
        </w:rPr>
        <w:t>10_000</w:t>
      </w:r>
      <w:r w:rsidRPr="00606F1F">
        <w:rPr>
          <w:rFonts w:ascii="Consolas" w:eastAsia="Times New Roman" w:hAnsi="Consolas" w:cs="Times New Roman"/>
          <w:color w:val="D4D4D4"/>
          <w:sz w:val="21"/>
          <w:szCs w:val="21"/>
        </w:rPr>
        <w:t>);</w:t>
      </w:r>
    </w:p>
    <w:p w:rsidR="00606F1F" w:rsidRPr="00606F1F" w:rsidRDefault="00606F1F" w:rsidP="00606F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sidRPr="00606F1F">
        <w:rPr>
          <w:rFonts w:ascii="Consolas" w:eastAsia="Times New Roman" w:hAnsi="Consolas" w:cs="Times New Roman"/>
          <w:color w:val="C586C0"/>
          <w:sz w:val="21"/>
          <w:szCs w:val="21"/>
        </w:rPr>
        <w:t>return</w:t>
      </w:r>
      <w:r w:rsidRPr="00606F1F">
        <w:rPr>
          <w:rFonts w:ascii="Consolas" w:eastAsia="Times New Roman" w:hAnsi="Consolas" w:cs="Times New Roman"/>
          <w:color w:val="D4D4D4"/>
          <w:sz w:val="21"/>
          <w:szCs w:val="21"/>
        </w:rPr>
        <w:t> kContainer;</w:t>
      </w:r>
    </w:p>
    <w:p w:rsidR="00606F1F" w:rsidRPr="00606F1F" w:rsidRDefault="00606F1F" w:rsidP="00606F1F">
      <w:pPr>
        <w:shd w:val="clear" w:color="auto" w:fill="1E1E1E"/>
        <w:spacing w:after="0" w:line="285" w:lineRule="atLeast"/>
        <w:rPr>
          <w:rFonts w:ascii="Consolas" w:eastAsia="Times New Roman" w:hAnsi="Consolas" w:cs="Times New Roman"/>
          <w:color w:val="D4D4D4"/>
          <w:sz w:val="21"/>
          <w:szCs w:val="21"/>
        </w:rPr>
      </w:pPr>
      <w:r w:rsidRPr="00606F1F">
        <w:rPr>
          <w:rFonts w:ascii="Consolas" w:eastAsia="Times New Roman" w:hAnsi="Consolas" w:cs="Times New Roman"/>
          <w:color w:val="D4D4D4"/>
          <w:sz w:val="21"/>
          <w:szCs w:val="21"/>
        </w:rPr>
        <w:t>}</w:t>
      </w:r>
    </w:p>
    <w:p w:rsidR="00606F1F" w:rsidRPr="00FE0D92" w:rsidRDefault="00606F1F" w:rsidP="00606F1F">
      <w:pPr>
        <w:jc w:val="center"/>
        <w:rPr>
          <w:lang w:val="sr-Latn-RS"/>
        </w:rPr>
      </w:pPr>
      <w:r>
        <w:rPr>
          <w:lang w:val="sr-Latn-RS"/>
        </w:rPr>
        <w:t>Listing 5.1.4 KieContainer bean</w:t>
      </w:r>
    </w:p>
    <w:p w:rsidR="00D70038" w:rsidRDefault="00D70038" w:rsidP="00D70038">
      <w:pPr>
        <w:pStyle w:val="Heading2"/>
        <w:rPr>
          <w:lang w:val="sr-Latn-RS"/>
        </w:rPr>
      </w:pPr>
      <w:bookmarkStart w:id="59" w:name="_Toc50546237"/>
      <w:r>
        <w:rPr>
          <w:lang w:val="sr-Latn-RS"/>
        </w:rPr>
        <w:t>5.2 Drools aplikacija</w:t>
      </w:r>
      <w:bookmarkEnd w:id="59"/>
    </w:p>
    <w:p w:rsidR="00BA7DE3" w:rsidRDefault="00D70038" w:rsidP="00F92D0D">
      <w:pPr>
        <w:spacing w:after="0"/>
        <w:ind w:firstLine="360"/>
        <w:jc w:val="both"/>
        <w:rPr>
          <w:lang w:val="sr-Latn-RS"/>
        </w:rPr>
      </w:pPr>
      <w:r>
        <w:rPr>
          <w:lang w:val="sr-Latn-RS"/>
        </w:rPr>
        <w:t xml:space="preserve">Sistem baziran na pravilima je implementiran pomoću </w:t>
      </w:r>
      <w:r w:rsidRPr="002B23BE">
        <w:rPr>
          <w:i/>
          <w:lang w:val="sr-Latn-RS"/>
        </w:rPr>
        <w:t>drools</w:t>
      </w:r>
      <w:r>
        <w:rPr>
          <w:lang w:val="sr-Latn-RS"/>
        </w:rPr>
        <w:t xml:space="preserve">-a, a za kreiranje projekta je korišćen </w:t>
      </w:r>
      <w:r w:rsidRPr="002B23BE">
        <w:rPr>
          <w:i/>
          <w:lang w:val="sr-Latn-RS"/>
        </w:rPr>
        <w:t>Maven</w:t>
      </w:r>
      <w:r>
        <w:rPr>
          <w:lang w:val="sr-Latn-RS"/>
        </w:rPr>
        <w:t xml:space="preserve">, alat za automatsku izgradnju </w:t>
      </w:r>
      <w:r w:rsidRPr="002B23BE">
        <w:rPr>
          <w:i/>
          <w:lang w:val="sr-Latn-RS"/>
        </w:rPr>
        <w:t>Java</w:t>
      </w:r>
      <w:r>
        <w:rPr>
          <w:lang w:val="sr-Latn-RS"/>
        </w:rPr>
        <w:t xml:space="preserve"> projekata. </w:t>
      </w:r>
      <w:r w:rsidR="005235F4">
        <w:rPr>
          <w:lang w:val="sr-Latn-RS"/>
        </w:rPr>
        <w:t>Ovim se značajno smanjuje vreme potrebno za konfigurisanje projekta</w:t>
      </w:r>
      <w:r w:rsidR="00BA7DE3">
        <w:rPr>
          <w:lang w:val="sr-Latn-RS"/>
        </w:rPr>
        <w:t xml:space="preserve"> i može se koristiti za druge projekte kao </w:t>
      </w:r>
      <w:r w:rsidR="00BA7DE3" w:rsidRPr="002B23BE">
        <w:rPr>
          <w:i/>
          <w:lang w:val="sr-Latn-RS"/>
        </w:rPr>
        <w:t>dependency</w:t>
      </w:r>
      <w:r w:rsidR="00BA7DE3">
        <w:rPr>
          <w:lang w:val="sr-Latn-RS"/>
        </w:rPr>
        <w:t xml:space="preserve">. </w:t>
      </w:r>
    </w:p>
    <w:p w:rsidR="008162F0" w:rsidRDefault="00084636" w:rsidP="00F92D0D">
      <w:pPr>
        <w:spacing w:after="0"/>
        <w:ind w:firstLine="360"/>
        <w:jc w:val="both"/>
        <w:rPr>
          <w:lang w:val="sr-Latn-RS"/>
        </w:rPr>
      </w:pPr>
      <w:r>
        <w:rPr>
          <w:lang w:val="sr-Latn-RS"/>
        </w:rPr>
        <w:t>Svi .</w:t>
      </w:r>
      <w:r w:rsidRPr="002B23BE">
        <w:rPr>
          <w:lang w:val="sr-Latn-RS"/>
        </w:rPr>
        <w:t>drl</w:t>
      </w:r>
      <w:r>
        <w:rPr>
          <w:lang w:val="sr-Latn-RS"/>
        </w:rPr>
        <w:t xml:space="preserve"> fajlovi se nalaze u </w:t>
      </w:r>
      <w:r w:rsidRPr="002B23BE">
        <w:rPr>
          <w:i/>
          <w:lang w:val="sr-Latn-RS"/>
        </w:rPr>
        <w:t>resource</w:t>
      </w:r>
      <w:r>
        <w:rPr>
          <w:lang w:val="sr-Latn-RS"/>
        </w:rPr>
        <w:t xml:space="preserve"> folderu.  Fajlovi su podeljeni tako da se u jednom nalaze pravila koja se aktiviraju nakon dodavanja novog obroka, a u ostalim pravila koja se aktiviraju prilikom registracije korisnika. </w:t>
      </w:r>
    </w:p>
    <w:p w:rsidR="00BA7DE3" w:rsidRDefault="00084636" w:rsidP="00F92D0D">
      <w:pPr>
        <w:spacing w:after="0"/>
        <w:ind w:firstLine="360"/>
        <w:jc w:val="both"/>
        <w:rPr>
          <w:lang w:val="sr-Latn-RS"/>
        </w:rPr>
      </w:pPr>
      <w:r>
        <w:rPr>
          <w:lang w:val="sr-Latn-RS"/>
        </w:rPr>
        <w:t>Kao što je objašnjeno u prethodnom delu o serverskoj aplikaciji, kada je u pitanju registracija</w:t>
      </w:r>
      <w:ins w:id="60" w:author="Simona Nikolic" w:date="2020-09-08T16:18:00Z">
        <w:r w:rsidR="002717CE">
          <w:rPr>
            <w:lang w:val="sr-Latn-RS"/>
          </w:rPr>
          <w:t>,</w:t>
        </w:r>
      </w:ins>
      <w:r>
        <w:rPr>
          <w:lang w:val="sr-Latn-RS"/>
        </w:rPr>
        <w:t xml:space="preserve"> korisnik pored informacija potrebnih za autentifikaciju popunjava i podatke potrebne za drools aplikaciju. </w:t>
      </w:r>
      <w:r w:rsidR="00F77282">
        <w:rPr>
          <w:lang w:val="sr-Latn-RS"/>
        </w:rPr>
        <w:t>Prvi korak je računanje indeksa telesne mase (</w:t>
      </w:r>
      <w:r w:rsidR="00F77282" w:rsidRPr="002B23BE">
        <w:rPr>
          <w:i/>
          <w:lang w:val="sr-Latn-RS"/>
        </w:rPr>
        <w:t>body mass index</w:t>
      </w:r>
      <w:r w:rsidR="00F77282">
        <w:rPr>
          <w:lang w:val="sr-Latn-RS"/>
        </w:rPr>
        <w:t xml:space="preserve"> - </w:t>
      </w:r>
      <w:r w:rsidR="00F77282" w:rsidRPr="002B23BE">
        <w:rPr>
          <w:i/>
          <w:lang w:val="sr-Latn-RS"/>
        </w:rPr>
        <w:t>BMI</w:t>
      </w:r>
      <w:r w:rsidR="00F77282">
        <w:rPr>
          <w:lang w:val="sr-Latn-RS"/>
        </w:rPr>
        <w:t>), za šta je potrebna samo visina i težina korisnika. U zavisnosti od indeksa telesne mase, prema podacima Svetske zdravstvene organizacije</w:t>
      </w:r>
      <w:r w:rsidR="00D03713">
        <w:rPr>
          <w:lang w:val="sr-Latn-RS"/>
        </w:rPr>
        <w:t xml:space="preserve"> </w:t>
      </w:r>
      <w:r w:rsidR="00D03713">
        <w:t>[</w:t>
      </w:r>
      <w:hyperlink w:anchor="_Literatura_1" w:history="1">
        <w:r w:rsidR="00D03713" w:rsidRPr="00D03713">
          <w:rPr>
            <w:rStyle w:val="Hyperlink"/>
          </w:rPr>
          <w:t>25</w:t>
        </w:r>
      </w:hyperlink>
      <w:r w:rsidR="00D03713">
        <w:t>]</w:t>
      </w:r>
      <w:r w:rsidR="00F77282">
        <w:rPr>
          <w:lang w:val="sr-Latn-RS"/>
        </w:rPr>
        <w:t xml:space="preserve">, postoji šest </w:t>
      </w:r>
      <w:r w:rsidR="00003F3A">
        <w:rPr>
          <w:lang w:val="sr-Latn-RS"/>
        </w:rPr>
        <w:t>kategorija</w:t>
      </w:r>
      <w:r w:rsidR="00F77282">
        <w:rPr>
          <w:lang w:val="sr-Latn-RS"/>
        </w:rPr>
        <w:t xml:space="preserve"> prikazanih u tabeli 5.2.1.</w:t>
      </w:r>
    </w:p>
    <w:p w:rsidR="00E31B50" w:rsidRDefault="00E31B50" w:rsidP="00895E2D">
      <w:pPr>
        <w:spacing w:after="0"/>
        <w:jc w:val="both"/>
        <w:rPr>
          <w:lang w:val="sr-Latn-RS"/>
        </w:rPr>
      </w:pPr>
    </w:p>
    <w:p w:rsidR="00640370" w:rsidRDefault="00640370" w:rsidP="00F92D0D">
      <w:pPr>
        <w:spacing w:after="0"/>
        <w:ind w:firstLine="360"/>
        <w:jc w:val="both"/>
        <w:rPr>
          <w:lang w:val="sr-Latn-RS"/>
        </w:rPr>
      </w:pPr>
    </w:p>
    <w:tbl>
      <w:tblPr>
        <w:tblW w:w="5175" w:type="dxa"/>
        <w:jc w:val="center"/>
        <w:tblBorders>
          <w:top w:val="single" w:sz="6" w:space="0" w:color="auto"/>
          <w:left w:val="single" w:sz="6" w:space="0" w:color="auto"/>
          <w:bottom w:val="single" w:sz="6" w:space="0" w:color="auto"/>
          <w:right w:val="single" w:sz="6" w:space="0" w:color="auto"/>
        </w:tblBorders>
        <w:tblCellMar>
          <w:top w:w="60" w:type="dxa"/>
          <w:left w:w="60" w:type="dxa"/>
          <w:bottom w:w="60" w:type="dxa"/>
          <w:right w:w="60" w:type="dxa"/>
        </w:tblCellMar>
        <w:tblLook w:val="04A0" w:firstRow="1" w:lastRow="0" w:firstColumn="1" w:lastColumn="0" w:noHBand="0" w:noVBand="1"/>
      </w:tblPr>
      <w:tblGrid>
        <w:gridCol w:w="2062"/>
        <w:gridCol w:w="3113"/>
      </w:tblGrid>
      <w:tr w:rsidR="00F77282" w:rsidRPr="00F77282" w:rsidTr="00F77282">
        <w:trPr>
          <w:tblHeader/>
          <w:jc w:val="center"/>
        </w:trPr>
        <w:tc>
          <w:tcPr>
            <w:tcW w:w="0" w:type="auto"/>
            <w:tcBorders>
              <w:right w:val="single" w:sz="6" w:space="0" w:color="E2E2E2"/>
            </w:tcBorders>
            <w:shd w:val="clear" w:color="auto" w:fill="auto"/>
            <w:tcMar>
              <w:top w:w="105" w:type="dxa"/>
              <w:left w:w="105" w:type="dxa"/>
              <w:bottom w:w="105" w:type="dxa"/>
              <w:right w:w="105" w:type="dxa"/>
            </w:tcMar>
            <w:vAlign w:val="center"/>
            <w:hideMark/>
          </w:tcPr>
          <w:p w:rsidR="00F77282" w:rsidRPr="00F77282" w:rsidRDefault="00F77282" w:rsidP="00F77282">
            <w:pPr>
              <w:spacing w:after="0"/>
              <w:rPr>
                <w:b/>
                <w:bCs/>
              </w:rPr>
            </w:pPr>
            <w:r w:rsidRPr="00F77282">
              <w:rPr>
                <w:b/>
                <w:bCs/>
              </w:rPr>
              <w:t>BMI</w:t>
            </w:r>
          </w:p>
        </w:tc>
        <w:tc>
          <w:tcPr>
            <w:tcW w:w="0" w:type="auto"/>
            <w:shd w:val="clear" w:color="auto" w:fill="auto"/>
            <w:tcMar>
              <w:top w:w="105" w:type="dxa"/>
              <w:left w:w="105" w:type="dxa"/>
              <w:bottom w:w="105" w:type="dxa"/>
              <w:right w:w="105" w:type="dxa"/>
            </w:tcMar>
            <w:vAlign w:val="center"/>
            <w:hideMark/>
          </w:tcPr>
          <w:p w:rsidR="00F77282" w:rsidRPr="00F77282" w:rsidRDefault="00F77282" w:rsidP="00F77282">
            <w:pPr>
              <w:spacing w:after="0"/>
              <w:rPr>
                <w:b/>
                <w:bCs/>
              </w:rPr>
            </w:pPr>
            <w:r w:rsidRPr="00F77282">
              <w:rPr>
                <w:b/>
                <w:bCs/>
              </w:rPr>
              <w:t>Nutritional status</w:t>
            </w:r>
          </w:p>
        </w:tc>
      </w:tr>
      <w:tr w:rsidR="00F77282" w:rsidRPr="00F77282" w:rsidTr="00F77282">
        <w:trPr>
          <w:jc w:val="center"/>
        </w:trPr>
        <w:tc>
          <w:tcPr>
            <w:tcW w:w="0" w:type="auto"/>
            <w:tcBorders>
              <w:right w:val="single" w:sz="6" w:space="0" w:color="E2E2E2"/>
            </w:tcBorders>
            <w:shd w:val="clear" w:color="auto" w:fill="EEEEEE"/>
            <w:tcMar>
              <w:top w:w="105" w:type="dxa"/>
              <w:left w:w="105" w:type="dxa"/>
              <w:bottom w:w="105" w:type="dxa"/>
              <w:right w:w="105" w:type="dxa"/>
            </w:tcMar>
            <w:vAlign w:val="center"/>
            <w:hideMark/>
          </w:tcPr>
          <w:p w:rsidR="00EB1FE7" w:rsidRPr="00F77282" w:rsidRDefault="00F77282" w:rsidP="00F77282">
            <w:pPr>
              <w:spacing w:after="0"/>
            </w:pPr>
            <w:r w:rsidRPr="00F77282">
              <w:t>Below 18.5</w:t>
            </w:r>
          </w:p>
        </w:tc>
        <w:tc>
          <w:tcPr>
            <w:tcW w:w="0" w:type="auto"/>
            <w:shd w:val="clear" w:color="auto" w:fill="EEEEEE"/>
            <w:tcMar>
              <w:top w:w="105" w:type="dxa"/>
              <w:left w:w="105" w:type="dxa"/>
              <w:bottom w:w="105" w:type="dxa"/>
              <w:right w:w="105" w:type="dxa"/>
            </w:tcMar>
            <w:vAlign w:val="center"/>
            <w:hideMark/>
          </w:tcPr>
          <w:p w:rsidR="00EB1FE7" w:rsidRPr="00F77282" w:rsidRDefault="00F77282" w:rsidP="00F77282">
            <w:pPr>
              <w:spacing w:after="0"/>
            </w:pPr>
            <w:r w:rsidRPr="00F77282">
              <w:t>Underweight</w:t>
            </w:r>
          </w:p>
        </w:tc>
      </w:tr>
      <w:tr w:rsidR="00F77282" w:rsidRPr="00F77282" w:rsidTr="00F77282">
        <w:trPr>
          <w:jc w:val="center"/>
        </w:trPr>
        <w:tc>
          <w:tcPr>
            <w:tcW w:w="0" w:type="auto"/>
            <w:tcBorders>
              <w:right w:val="single" w:sz="6" w:space="0" w:color="E2E2E2"/>
            </w:tcBorders>
            <w:shd w:val="clear" w:color="auto" w:fill="auto"/>
            <w:tcMar>
              <w:top w:w="105" w:type="dxa"/>
              <w:left w:w="105" w:type="dxa"/>
              <w:bottom w:w="105" w:type="dxa"/>
              <w:right w:w="105" w:type="dxa"/>
            </w:tcMar>
            <w:vAlign w:val="center"/>
            <w:hideMark/>
          </w:tcPr>
          <w:p w:rsidR="00EB1FE7" w:rsidRPr="00F77282" w:rsidRDefault="00F77282" w:rsidP="00F77282">
            <w:pPr>
              <w:spacing w:after="0"/>
            </w:pPr>
            <w:r w:rsidRPr="00F77282">
              <w:t>18.5–24.9</w:t>
            </w:r>
          </w:p>
        </w:tc>
        <w:tc>
          <w:tcPr>
            <w:tcW w:w="0" w:type="auto"/>
            <w:shd w:val="clear" w:color="auto" w:fill="auto"/>
            <w:tcMar>
              <w:top w:w="105" w:type="dxa"/>
              <w:left w:w="105" w:type="dxa"/>
              <w:bottom w:w="105" w:type="dxa"/>
              <w:right w:w="105" w:type="dxa"/>
            </w:tcMar>
            <w:vAlign w:val="center"/>
            <w:hideMark/>
          </w:tcPr>
          <w:p w:rsidR="00EB1FE7" w:rsidRPr="00F77282" w:rsidRDefault="00F77282" w:rsidP="00F77282">
            <w:pPr>
              <w:spacing w:after="0"/>
            </w:pPr>
            <w:r w:rsidRPr="00F77282">
              <w:t>Normal weight</w:t>
            </w:r>
          </w:p>
        </w:tc>
      </w:tr>
      <w:tr w:rsidR="00F77282" w:rsidRPr="00F77282" w:rsidTr="00F77282">
        <w:trPr>
          <w:jc w:val="center"/>
        </w:trPr>
        <w:tc>
          <w:tcPr>
            <w:tcW w:w="0" w:type="auto"/>
            <w:tcBorders>
              <w:right w:val="single" w:sz="6" w:space="0" w:color="E2E2E2"/>
            </w:tcBorders>
            <w:shd w:val="clear" w:color="auto" w:fill="EEEEEE"/>
            <w:tcMar>
              <w:top w:w="105" w:type="dxa"/>
              <w:left w:w="105" w:type="dxa"/>
              <w:bottom w:w="105" w:type="dxa"/>
              <w:right w:w="105" w:type="dxa"/>
            </w:tcMar>
            <w:vAlign w:val="center"/>
            <w:hideMark/>
          </w:tcPr>
          <w:p w:rsidR="00EB1FE7" w:rsidRPr="00F77282" w:rsidRDefault="00F77282" w:rsidP="00F77282">
            <w:pPr>
              <w:spacing w:after="0"/>
            </w:pPr>
            <w:r w:rsidRPr="00F77282">
              <w:t>25.0–29.9</w:t>
            </w:r>
          </w:p>
        </w:tc>
        <w:tc>
          <w:tcPr>
            <w:tcW w:w="0" w:type="auto"/>
            <w:shd w:val="clear" w:color="auto" w:fill="EEEEEE"/>
            <w:tcMar>
              <w:top w:w="105" w:type="dxa"/>
              <w:left w:w="105" w:type="dxa"/>
              <w:bottom w:w="105" w:type="dxa"/>
              <w:right w:w="105" w:type="dxa"/>
            </w:tcMar>
            <w:vAlign w:val="center"/>
            <w:hideMark/>
          </w:tcPr>
          <w:p w:rsidR="00EB1FE7" w:rsidRPr="00F77282" w:rsidRDefault="00F77282" w:rsidP="00F77282">
            <w:pPr>
              <w:spacing w:after="0"/>
            </w:pPr>
            <w:r w:rsidRPr="00F77282">
              <w:t>Pre-obesity</w:t>
            </w:r>
          </w:p>
        </w:tc>
      </w:tr>
      <w:tr w:rsidR="00F77282" w:rsidRPr="00F77282" w:rsidTr="00F77282">
        <w:trPr>
          <w:jc w:val="center"/>
        </w:trPr>
        <w:tc>
          <w:tcPr>
            <w:tcW w:w="0" w:type="auto"/>
            <w:tcBorders>
              <w:right w:val="single" w:sz="6" w:space="0" w:color="E2E2E2"/>
            </w:tcBorders>
            <w:shd w:val="clear" w:color="auto" w:fill="auto"/>
            <w:tcMar>
              <w:top w:w="105" w:type="dxa"/>
              <w:left w:w="105" w:type="dxa"/>
              <w:bottom w:w="105" w:type="dxa"/>
              <w:right w:w="105" w:type="dxa"/>
            </w:tcMar>
            <w:vAlign w:val="center"/>
            <w:hideMark/>
          </w:tcPr>
          <w:p w:rsidR="00EB1FE7" w:rsidRPr="00F77282" w:rsidRDefault="00F77282" w:rsidP="00F77282">
            <w:pPr>
              <w:spacing w:after="0"/>
            </w:pPr>
            <w:r w:rsidRPr="00F77282">
              <w:t>30.0–34.9</w:t>
            </w:r>
          </w:p>
        </w:tc>
        <w:tc>
          <w:tcPr>
            <w:tcW w:w="0" w:type="auto"/>
            <w:shd w:val="clear" w:color="auto" w:fill="auto"/>
            <w:tcMar>
              <w:top w:w="105" w:type="dxa"/>
              <w:left w:w="105" w:type="dxa"/>
              <w:bottom w:w="105" w:type="dxa"/>
              <w:right w:w="105" w:type="dxa"/>
            </w:tcMar>
            <w:vAlign w:val="center"/>
            <w:hideMark/>
          </w:tcPr>
          <w:p w:rsidR="00EB1FE7" w:rsidRPr="00F77282" w:rsidRDefault="00F77282" w:rsidP="00F77282">
            <w:pPr>
              <w:spacing w:after="0"/>
            </w:pPr>
            <w:r w:rsidRPr="00F77282">
              <w:t>Obesity class I</w:t>
            </w:r>
          </w:p>
        </w:tc>
      </w:tr>
      <w:tr w:rsidR="00F77282" w:rsidRPr="00F77282" w:rsidTr="00F77282">
        <w:trPr>
          <w:jc w:val="center"/>
        </w:trPr>
        <w:tc>
          <w:tcPr>
            <w:tcW w:w="0" w:type="auto"/>
            <w:tcBorders>
              <w:right w:val="single" w:sz="6" w:space="0" w:color="E2E2E2"/>
            </w:tcBorders>
            <w:shd w:val="clear" w:color="auto" w:fill="EEEEEE"/>
            <w:tcMar>
              <w:top w:w="105" w:type="dxa"/>
              <w:left w:w="105" w:type="dxa"/>
              <w:bottom w:w="105" w:type="dxa"/>
              <w:right w:w="105" w:type="dxa"/>
            </w:tcMar>
            <w:vAlign w:val="center"/>
            <w:hideMark/>
          </w:tcPr>
          <w:p w:rsidR="00EB1FE7" w:rsidRPr="00F77282" w:rsidRDefault="00F77282" w:rsidP="00F77282">
            <w:pPr>
              <w:spacing w:after="0"/>
            </w:pPr>
            <w:r w:rsidRPr="00F77282">
              <w:t>35.0–39.9</w:t>
            </w:r>
          </w:p>
        </w:tc>
        <w:tc>
          <w:tcPr>
            <w:tcW w:w="0" w:type="auto"/>
            <w:shd w:val="clear" w:color="auto" w:fill="EEEEEE"/>
            <w:tcMar>
              <w:top w:w="105" w:type="dxa"/>
              <w:left w:w="105" w:type="dxa"/>
              <w:bottom w:w="105" w:type="dxa"/>
              <w:right w:w="105" w:type="dxa"/>
            </w:tcMar>
            <w:vAlign w:val="center"/>
            <w:hideMark/>
          </w:tcPr>
          <w:p w:rsidR="00EB1FE7" w:rsidRPr="00F77282" w:rsidRDefault="00F77282" w:rsidP="00F77282">
            <w:pPr>
              <w:spacing w:after="0"/>
            </w:pPr>
            <w:r w:rsidRPr="00F77282">
              <w:t>Obesity class II</w:t>
            </w:r>
          </w:p>
        </w:tc>
      </w:tr>
      <w:tr w:rsidR="00F77282" w:rsidRPr="00F77282" w:rsidTr="00F77282">
        <w:trPr>
          <w:jc w:val="center"/>
        </w:trPr>
        <w:tc>
          <w:tcPr>
            <w:tcW w:w="0" w:type="auto"/>
            <w:tcBorders>
              <w:right w:val="single" w:sz="6" w:space="0" w:color="E2E2E2"/>
            </w:tcBorders>
            <w:shd w:val="clear" w:color="auto" w:fill="auto"/>
            <w:tcMar>
              <w:top w:w="105" w:type="dxa"/>
              <w:left w:w="105" w:type="dxa"/>
              <w:bottom w:w="105" w:type="dxa"/>
              <w:right w:w="105" w:type="dxa"/>
            </w:tcMar>
            <w:vAlign w:val="center"/>
            <w:hideMark/>
          </w:tcPr>
          <w:p w:rsidR="00EB1FE7" w:rsidRPr="00F77282" w:rsidRDefault="00F77282" w:rsidP="00F77282">
            <w:pPr>
              <w:spacing w:after="0"/>
            </w:pPr>
            <w:r w:rsidRPr="00F77282">
              <w:t>Above 40</w:t>
            </w:r>
          </w:p>
        </w:tc>
        <w:tc>
          <w:tcPr>
            <w:tcW w:w="0" w:type="auto"/>
            <w:shd w:val="clear" w:color="auto" w:fill="auto"/>
            <w:tcMar>
              <w:top w:w="105" w:type="dxa"/>
              <w:left w:w="105" w:type="dxa"/>
              <w:bottom w:w="105" w:type="dxa"/>
              <w:right w:w="105" w:type="dxa"/>
            </w:tcMar>
            <w:vAlign w:val="center"/>
            <w:hideMark/>
          </w:tcPr>
          <w:p w:rsidR="00EB1FE7" w:rsidRPr="00F77282" w:rsidRDefault="00F77282" w:rsidP="00F77282">
            <w:pPr>
              <w:spacing w:after="0"/>
            </w:pPr>
            <w:r w:rsidRPr="00F77282">
              <w:t>Obesity class III</w:t>
            </w:r>
          </w:p>
        </w:tc>
      </w:tr>
    </w:tbl>
    <w:p w:rsidR="00003F3A" w:rsidRDefault="00F77282" w:rsidP="00F77282">
      <w:pPr>
        <w:spacing w:after="0"/>
        <w:jc w:val="center"/>
        <w:rPr>
          <w:lang w:val="sr-Latn-RS"/>
        </w:rPr>
      </w:pPr>
      <w:r>
        <w:rPr>
          <w:lang w:val="sr-Latn-RS"/>
        </w:rPr>
        <w:t xml:space="preserve">Tabela </w:t>
      </w:r>
      <w:r w:rsidR="00003F3A">
        <w:rPr>
          <w:lang w:val="sr-Latn-RS"/>
        </w:rPr>
        <w:t>5.2.1 Kategorije u zavisnosti od indeksa telesne mase</w:t>
      </w:r>
    </w:p>
    <w:p w:rsidR="00640370" w:rsidRDefault="00640370" w:rsidP="00F92D0D">
      <w:pPr>
        <w:spacing w:after="0"/>
        <w:ind w:firstLine="360"/>
        <w:jc w:val="both"/>
        <w:rPr>
          <w:lang w:val="sr-Latn-RS"/>
        </w:rPr>
      </w:pPr>
    </w:p>
    <w:p w:rsidR="0071777E" w:rsidRDefault="00003F3A" w:rsidP="00F92D0D">
      <w:pPr>
        <w:spacing w:after="0"/>
        <w:ind w:firstLine="360"/>
        <w:jc w:val="both"/>
        <w:rPr>
          <w:lang w:val="sr-Latn-RS"/>
        </w:rPr>
      </w:pPr>
      <w:r>
        <w:rPr>
          <w:lang w:val="sr-Latn-RS"/>
        </w:rPr>
        <w:t>Sledeći korak je</w:t>
      </w:r>
      <w:r w:rsidR="00A17486">
        <w:rPr>
          <w:lang w:val="sr-Latn-RS"/>
        </w:rPr>
        <w:t xml:space="preserve"> računanje bazalnog metabolizma, na koje utiče više faktora nego za </w:t>
      </w:r>
      <w:r w:rsidR="00A17486" w:rsidRPr="002B23BE">
        <w:rPr>
          <w:i/>
          <w:lang w:val="sr-Latn-RS"/>
        </w:rPr>
        <w:t>BMI</w:t>
      </w:r>
      <w:r w:rsidR="00A17486">
        <w:rPr>
          <w:lang w:val="sr-Latn-RS"/>
        </w:rPr>
        <w:t xml:space="preserve">. Postoji više formula za </w:t>
      </w:r>
      <w:r w:rsidR="00A4285C">
        <w:rPr>
          <w:lang w:val="sr-Latn-RS"/>
        </w:rPr>
        <w:t xml:space="preserve">računanje bazalnog metabolizma, a izbor u ovom sistemu će zavisiti od podataka koje korisnik unese prilikom registracije. </w:t>
      </w:r>
      <w:r w:rsidR="00A4285C" w:rsidRPr="002B23BE">
        <w:rPr>
          <w:i/>
          <w:lang w:val="sr-Latn-RS"/>
        </w:rPr>
        <w:t>Mifflin</w:t>
      </w:r>
      <w:r w:rsidR="00A4285C" w:rsidRPr="00A4285C">
        <w:rPr>
          <w:lang w:val="sr-Latn-RS"/>
        </w:rPr>
        <w:t>-</w:t>
      </w:r>
      <w:r w:rsidR="00A4285C" w:rsidRPr="002B23BE">
        <w:rPr>
          <w:i/>
          <w:lang w:val="sr-Latn-RS"/>
        </w:rPr>
        <w:t>St</w:t>
      </w:r>
      <w:r w:rsidR="00A4285C" w:rsidRPr="00A4285C">
        <w:rPr>
          <w:lang w:val="sr-Latn-RS"/>
        </w:rPr>
        <w:t xml:space="preserve"> </w:t>
      </w:r>
      <w:r w:rsidR="00A4285C" w:rsidRPr="002B23BE">
        <w:rPr>
          <w:i/>
          <w:lang w:val="sr-Latn-RS"/>
        </w:rPr>
        <w:t>Jeor</w:t>
      </w:r>
      <w:r w:rsidR="00A4285C" w:rsidRPr="00A4285C">
        <w:rPr>
          <w:lang w:val="sr-Latn-RS"/>
        </w:rPr>
        <w:t xml:space="preserve"> </w:t>
      </w:r>
      <w:r w:rsidR="00A4285C" w:rsidRPr="002B23BE">
        <w:rPr>
          <w:i/>
          <w:lang w:val="sr-Latn-RS"/>
        </w:rPr>
        <w:t>Equation</w:t>
      </w:r>
      <w:r w:rsidR="00A4285C">
        <w:rPr>
          <w:lang w:val="sr-Latn-RS"/>
        </w:rPr>
        <w:t xml:space="preserve"> je osnovna formula i za nju su potrebni podaci koje korisnik uglavnom već zna. Formula se razlikuje prema polu, a neophodni podaci su: visina, težina i broj godina. </w:t>
      </w:r>
    </w:p>
    <w:p w:rsidR="0071777E" w:rsidRPr="00C93094" w:rsidRDefault="00C93094" w:rsidP="00895E2D">
      <w:pPr>
        <w:spacing w:after="0"/>
        <w:ind w:firstLine="360"/>
        <w:jc w:val="center"/>
        <w:rPr>
          <w:rFonts w:eastAsiaTheme="minorEastAsia"/>
          <w:lang w:val="sr-Latn-RS"/>
        </w:rPr>
      </w:pPr>
      <m:oMathPara>
        <m:oMathParaPr>
          <m:jc m:val="center"/>
        </m:oMathParaPr>
        <m:oMath>
          <m:r>
            <w:rPr>
              <w:rFonts w:ascii="Cambria Math" w:hAnsi="Cambria Math"/>
              <w:lang w:val="sr-Latn-RS"/>
            </w:rPr>
            <m:t>BMR=10W+6,25H-5A+5</m:t>
          </m:r>
        </m:oMath>
      </m:oMathPara>
    </w:p>
    <w:p w:rsidR="00C93094" w:rsidRDefault="00C93094" w:rsidP="00895E2D">
      <w:pPr>
        <w:spacing w:after="0"/>
        <w:jc w:val="center"/>
        <w:rPr>
          <w:lang w:val="sr-Latn-RS"/>
        </w:rPr>
      </w:pPr>
      <w:r w:rsidRPr="002B23BE">
        <w:rPr>
          <w:i/>
          <w:lang w:val="sr-Latn-RS"/>
        </w:rPr>
        <w:t>Mifflin</w:t>
      </w:r>
      <w:r w:rsidRPr="00A4285C">
        <w:rPr>
          <w:lang w:val="sr-Latn-RS"/>
        </w:rPr>
        <w:t>-</w:t>
      </w:r>
      <w:r w:rsidRPr="002B23BE">
        <w:rPr>
          <w:i/>
          <w:lang w:val="sr-Latn-RS"/>
        </w:rPr>
        <w:t>St</w:t>
      </w:r>
      <w:r w:rsidRPr="00A4285C">
        <w:rPr>
          <w:lang w:val="sr-Latn-RS"/>
        </w:rPr>
        <w:t xml:space="preserve"> </w:t>
      </w:r>
      <w:r w:rsidRPr="002B23BE">
        <w:rPr>
          <w:i/>
          <w:lang w:val="sr-Latn-RS"/>
        </w:rPr>
        <w:t>Jeor</w:t>
      </w:r>
      <w:r w:rsidRPr="00A4285C">
        <w:rPr>
          <w:lang w:val="sr-Latn-RS"/>
        </w:rPr>
        <w:t xml:space="preserve"> </w:t>
      </w:r>
      <w:r w:rsidRPr="002B23BE">
        <w:rPr>
          <w:i/>
          <w:lang w:val="sr-Latn-RS"/>
        </w:rPr>
        <w:t>Equation</w:t>
      </w:r>
      <w:r>
        <w:rPr>
          <w:lang w:val="sr-Latn-RS"/>
        </w:rPr>
        <w:t xml:space="preserve"> za muškarce</w:t>
      </w:r>
    </w:p>
    <w:p w:rsidR="00C93094" w:rsidRPr="00C93094" w:rsidRDefault="00C93094" w:rsidP="00895E2D">
      <w:pPr>
        <w:spacing w:after="0"/>
        <w:ind w:firstLine="360"/>
        <w:jc w:val="center"/>
        <w:rPr>
          <w:rFonts w:eastAsiaTheme="minorEastAsia"/>
          <w:lang w:val="sr-Latn-RS"/>
        </w:rPr>
      </w:pPr>
    </w:p>
    <w:p w:rsidR="00C93094" w:rsidRPr="009D2C81" w:rsidRDefault="00C93094" w:rsidP="00F92D0D">
      <w:pPr>
        <w:spacing w:after="0"/>
        <w:ind w:firstLine="360"/>
        <w:jc w:val="both"/>
        <w:rPr>
          <w:rFonts w:eastAsiaTheme="minorEastAsia"/>
          <w:lang w:val="sr-Latn-RS"/>
        </w:rPr>
      </w:pPr>
      <m:oMathPara>
        <m:oMath>
          <m:r>
            <w:rPr>
              <w:rFonts w:ascii="Cambria Math" w:hAnsi="Cambria Math"/>
              <w:lang w:val="sr-Latn-RS"/>
            </w:rPr>
            <m:t>BMR=10W+6,25H-5A-161</m:t>
          </m:r>
        </m:oMath>
      </m:oMathPara>
    </w:p>
    <w:p w:rsidR="00C93094" w:rsidRDefault="00C93094" w:rsidP="00895E2D">
      <w:pPr>
        <w:spacing w:after="0"/>
        <w:jc w:val="center"/>
        <w:rPr>
          <w:lang w:val="sr-Latn-RS"/>
        </w:rPr>
      </w:pPr>
      <w:r w:rsidRPr="002B23BE">
        <w:rPr>
          <w:i/>
          <w:lang w:val="sr-Latn-RS"/>
        </w:rPr>
        <w:t>Mifflin</w:t>
      </w:r>
      <w:r w:rsidRPr="00A4285C">
        <w:rPr>
          <w:lang w:val="sr-Latn-RS"/>
        </w:rPr>
        <w:t>-</w:t>
      </w:r>
      <w:r w:rsidRPr="002B23BE">
        <w:rPr>
          <w:i/>
          <w:lang w:val="sr-Latn-RS"/>
        </w:rPr>
        <w:t>St</w:t>
      </w:r>
      <w:r w:rsidRPr="00A4285C">
        <w:rPr>
          <w:lang w:val="sr-Latn-RS"/>
        </w:rPr>
        <w:t xml:space="preserve"> </w:t>
      </w:r>
      <w:r w:rsidRPr="002B23BE">
        <w:rPr>
          <w:i/>
          <w:lang w:val="sr-Latn-RS"/>
        </w:rPr>
        <w:t>Jeor</w:t>
      </w:r>
      <w:r w:rsidRPr="00A4285C">
        <w:rPr>
          <w:lang w:val="sr-Latn-RS"/>
        </w:rPr>
        <w:t xml:space="preserve"> </w:t>
      </w:r>
      <w:r w:rsidRPr="002B23BE">
        <w:rPr>
          <w:i/>
          <w:lang w:val="sr-Latn-RS"/>
        </w:rPr>
        <w:t>Equation</w:t>
      </w:r>
      <w:r>
        <w:rPr>
          <w:lang w:val="sr-Latn-RS"/>
        </w:rPr>
        <w:t xml:space="preserve"> za žene</w:t>
      </w:r>
    </w:p>
    <w:p w:rsidR="00C93094" w:rsidRPr="009D2C81" w:rsidRDefault="00C93094" w:rsidP="00895E2D">
      <w:pPr>
        <w:spacing w:after="0"/>
        <w:jc w:val="both"/>
        <w:rPr>
          <w:lang w:val="sr-Latn-RS"/>
        </w:rPr>
      </w:pPr>
      <w:r>
        <w:rPr>
          <w:lang w:val="sr-Latn-RS"/>
        </w:rPr>
        <w:t xml:space="preserve">Gde je </w:t>
      </w:r>
      <w:r w:rsidRPr="00895E2D">
        <w:rPr>
          <w:i/>
          <w:lang w:val="sr-Latn-RS"/>
        </w:rPr>
        <w:t>W</w:t>
      </w:r>
      <w:r>
        <w:rPr>
          <w:lang w:val="sr-Latn-RS"/>
        </w:rPr>
        <w:t xml:space="preserve"> težina u kilogramima, </w:t>
      </w:r>
      <w:r w:rsidRPr="00895E2D">
        <w:rPr>
          <w:i/>
          <w:lang w:val="sr-Latn-RS"/>
        </w:rPr>
        <w:t>H</w:t>
      </w:r>
      <w:r>
        <w:rPr>
          <w:lang w:val="sr-Latn-RS"/>
        </w:rPr>
        <w:t xml:space="preserve"> visina u centimetrima i </w:t>
      </w:r>
      <w:r w:rsidRPr="00895E2D">
        <w:rPr>
          <w:i/>
          <w:lang w:val="sr-Latn-RS"/>
        </w:rPr>
        <w:t>A</w:t>
      </w:r>
      <w:r>
        <w:rPr>
          <w:lang w:val="sr-Latn-RS"/>
        </w:rPr>
        <w:t xml:space="preserve"> je broj godina.</w:t>
      </w:r>
    </w:p>
    <w:p w:rsidR="00C93094" w:rsidRDefault="00A4285C" w:rsidP="00F92D0D">
      <w:pPr>
        <w:spacing w:after="0"/>
        <w:ind w:firstLine="360"/>
        <w:jc w:val="both"/>
        <w:rPr>
          <w:lang w:val="sr-Latn-RS"/>
        </w:rPr>
      </w:pPr>
      <w:r>
        <w:rPr>
          <w:lang w:val="sr-Latn-RS"/>
        </w:rPr>
        <w:t xml:space="preserve">Postoje i formule koje koriste različite parametre kao što su procenat masti. Ovaj podatak je moguće dobiti na različite načine, ali je za potpunu preciznost potrebna nešto profesionalnija oprema </w:t>
      </w:r>
      <w:r>
        <w:t>[</w:t>
      </w:r>
      <w:hyperlink w:anchor="_Literatura_1" w:history="1">
        <w:r w:rsidR="00D03713">
          <w:rPr>
            <w:rStyle w:val="Hyperlink"/>
          </w:rPr>
          <w:t>26</w:t>
        </w:r>
      </w:hyperlink>
      <w:r>
        <w:t>]</w:t>
      </w:r>
      <w:r w:rsidR="00016F3E">
        <w:t>.</w:t>
      </w:r>
      <w:r w:rsidR="00635E58">
        <w:t xml:space="preserve"> </w:t>
      </w:r>
      <w:r w:rsidR="00635E58">
        <w:rPr>
          <w:lang w:val="sr-Latn-RS"/>
        </w:rPr>
        <w:t xml:space="preserve">Iz tog razloga korisnik koji popuni neobavezno polje za procenat masti može se smatrati naprednijim od običnog. U tom slučaju se koristi </w:t>
      </w:r>
      <w:r w:rsidR="00635E58" w:rsidRPr="002B23BE">
        <w:rPr>
          <w:i/>
          <w:lang w:val="sr-Latn-RS"/>
        </w:rPr>
        <w:t>Katch-McArdle</w:t>
      </w:r>
      <w:r w:rsidR="00635E58">
        <w:rPr>
          <w:lang w:val="sr-Latn-RS"/>
        </w:rPr>
        <w:t xml:space="preserve"> formula za koju su potrebni težina i procenat masti. </w:t>
      </w:r>
    </w:p>
    <w:p w:rsidR="00C93094" w:rsidRPr="009D2C81" w:rsidRDefault="00C93094" w:rsidP="00895E2D">
      <w:pPr>
        <w:spacing w:after="0"/>
        <w:jc w:val="center"/>
        <w:rPr>
          <w:rFonts w:eastAsiaTheme="minorEastAsia"/>
          <w:color w:val="000000"/>
          <w:shd w:val="clear" w:color="auto" w:fill="FFFFFF"/>
        </w:rPr>
      </w:pPr>
      <m:oMathPara>
        <m:oMath>
          <m:r>
            <w:rPr>
              <w:rFonts w:ascii="Cambria Math" w:hAnsi="Cambria Math"/>
              <w:lang w:val="sr-Latn-RS"/>
            </w:rPr>
            <m:t xml:space="preserve">BMR= </m:t>
          </m:r>
          <m:r>
            <m:rPr>
              <m:sty m:val="p"/>
            </m:rPr>
            <w:rPr>
              <w:rFonts w:ascii="Cambria Math" w:hAnsi="Cambria Math" w:cs="Arial"/>
              <w:color w:val="000000"/>
              <w:shd w:val="clear" w:color="auto" w:fill="FFFFFF"/>
            </w:rPr>
            <m:t>370 </m:t>
          </m:r>
          <m:r>
            <m:rPr>
              <m:sty m:val="p"/>
            </m:rPr>
            <w:rPr>
              <w:rFonts w:ascii="Cambria Math" w:hAnsi="Arial" w:cs="Arial"/>
              <w:color w:val="000000"/>
              <w:shd w:val="clear" w:color="auto" w:fill="FFFFFF"/>
            </w:rPr>
            <m:t>+21,6(1</m:t>
          </m:r>
          <m:r>
            <m:rPr>
              <m:sty m:val="p"/>
            </m:rPr>
            <w:rPr>
              <w:rFonts w:ascii="Cambria Math" w:hAnsi="Arial" w:cs="Arial"/>
              <w:color w:val="000000"/>
              <w:shd w:val="clear" w:color="auto" w:fill="FFFFFF"/>
            </w:rPr>
            <m:t>-</m:t>
          </m:r>
          <m:r>
            <w:rPr>
              <w:rFonts w:ascii="Cambria Math" w:hAnsi="Arial" w:cs="Arial"/>
              <w:color w:val="000000"/>
              <w:shd w:val="clear" w:color="auto" w:fill="FFFFFF"/>
            </w:rPr>
            <m:t>F</m:t>
          </m:r>
          <m:r>
            <m:rPr>
              <m:sty m:val="p"/>
            </m:rPr>
            <w:rPr>
              <w:rFonts w:ascii="Cambria Math" w:hAnsi="Arial" w:cs="Arial"/>
              <w:color w:val="000000"/>
              <w:shd w:val="clear" w:color="auto" w:fill="FFFFFF"/>
            </w:rPr>
            <m:t>)</m:t>
          </m:r>
          <m:r>
            <w:rPr>
              <w:rFonts w:ascii="Cambria Math" w:hAnsi="Cambria Math"/>
              <w:lang w:val="sr-Latn-RS"/>
            </w:rPr>
            <m:t>W</m:t>
          </m:r>
        </m:oMath>
      </m:oMathPara>
    </w:p>
    <w:p w:rsidR="00C93094" w:rsidRDefault="00C93094" w:rsidP="00895E2D">
      <w:pPr>
        <w:spacing w:after="0"/>
        <w:jc w:val="center"/>
        <w:rPr>
          <w:lang w:val="sr-Latn-RS"/>
        </w:rPr>
      </w:pPr>
      <w:r w:rsidRPr="002B23BE">
        <w:rPr>
          <w:i/>
          <w:lang w:val="sr-Latn-RS"/>
        </w:rPr>
        <w:t>Katch-McArdle</w:t>
      </w:r>
      <w:r>
        <w:rPr>
          <w:lang w:val="sr-Latn-RS"/>
        </w:rPr>
        <w:t xml:space="preserve"> formula</w:t>
      </w:r>
    </w:p>
    <w:p w:rsidR="00C93094" w:rsidRDefault="00C93094" w:rsidP="00895E2D">
      <w:pPr>
        <w:spacing w:after="0"/>
        <w:rPr>
          <w:lang w:val="sr-Latn-RS"/>
        </w:rPr>
      </w:pPr>
      <w:r>
        <w:rPr>
          <w:lang w:val="sr-Latn-RS"/>
        </w:rPr>
        <w:t xml:space="preserve">Gde je </w:t>
      </w:r>
      <w:r w:rsidRPr="00895E2D">
        <w:rPr>
          <w:i/>
          <w:lang w:val="sr-Latn-RS"/>
        </w:rPr>
        <w:t>F</w:t>
      </w:r>
      <w:r>
        <w:rPr>
          <w:lang w:val="sr-Latn-RS"/>
        </w:rPr>
        <w:t xml:space="preserve"> procenat masti i </w:t>
      </w:r>
      <w:r w:rsidRPr="00895E2D">
        <w:rPr>
          <w:i/>
          <w:lang w:val="sr-Latn-RS"/>
        </w:rPr>
        <w:t>W</w:t>
      </w:r>
      <w:r>
        <w:rPr>
          <w:lang w:val="sr-Latn-RS"/>
        </w:rPr>
        <w:t xml:space="preserve"> visina </w:t>
      </w:r>
      <w:r w:rsidR="004A07E8">
        <w:rPr>
          <w:lang w:val="sr-Latn-RS"/>
        </w:rPr>
        <w:t>u centimetrima.</w:t>
      </w:r>
    </w:p>
    <w:p w:rsidR="00635E58" w:rsidRDefault="00635E58" w:rsidP="00A46042">
      <w:pPr>
        <w:spacing w:after="0"/>
        <w:jc w:val="both"/>
        <w:rPr>
          <w:lang w:val="sr-Latn-RS"/>
        </w:rPr>
      </w:pPr>
      <w:r>
        <w:rPr>
          <w:lang w:val="sr-Latn-RS"/>
        </w:rPr>
        <w:t xml:space="preserve">Na listingu 5.2.2 su prikazana pravila za izračunavanje bazalnog </w:t>
      </w:r>
      <w:commentRangeStart w:id="61"/>
      <w:r>
        <w:rPr>
          <w:lang w:val="sr-Latn-RS"/>
        </w:rPr>
        <w:t>metabolizma.</w:t>
      </w:r>
      <w:commentRangeEnd w:id="61"/>
      <w:r w:rsidR="00A46042">
        <w:rPr>
          <w:rStyle w:val="CommentReference"/>
        </w:rPr>
        <w:commentReference w:id="61"/>
      </w:r>
    </w:p>
    <w:p w:rsidR="00E31B50" w:rsidRDefault="00E31B50" w:rsidP="00A46042">
      <w:pPr>
        <w:spacing w:after="0"/>
        <w:jc w:val="both"/>
        <w:rPr>
          <w:lang w:val="sr-Latn-RS"/>
        </w:rPr>
      </w:pPr>
    </w:p>
    <w:p w:rsidR="004A07E8" w:rsidRPr="004A07E8" w:rsidRDefault="004A07E8" w:rsidP="004A07E8">
      <w:pPr>
        <w:shd w:val="clear" w:color="auto" w:fill="1E1E1E"/>
        <w:spacing w:after="0" w:line="285" w:lineRule="atLeast"/>
        <w:rPr>
          <w:ins w:id="62" w:author="Marko" w:date="2020-09-09T09:18:00Z"/>
          <w:rFonts w:ascii="Consolas" w:eastAsia="Times New Roman" w:hAnsi="Consolas" w:cs="Times New Roman"/>
          <w:color w:val="D4D4D4"/>
          <w:sz w:val="21"/>
          <w:szCs w:val="21"/>
        </w:rPr>
      </w:pPr>
      <w:ins w:id="63" w:author="Marko" w:date="2020-09-09T09:18:00Z">
        <w:r w:rsidRPr="004A07E8">
          <w:rPr>
            <w:rFonts w:ascii="Consolas" w:eastAsia="Times New Roman" w:hAnsi="Consolas" w:cs="Times New Roman"/>
            <w:color w:val="C586C0"/>
            <w:sz w:val="21"/>
            <w:szCs w:val="21"/>
          </w:rPr>
          <w:lastRenderedPageBreak/>
          <w:t>rule</w:t>
        </w:r>
        <w:r w:rsidRPr="004A07E8">
          <w:rPr>
            <w:rFonts w:ascii="Consolas" w:eastAsia="Times New Roman" w:hAnsi="Consolas" w:cs="Times New Roman"/>
            <w:color w:val="D4D4D4"/>
            <w:sz w:val="21"/>
            <w:szCs w:val="21"/>
          </w:rPr>
          <w:t> </w:t>
        </w:r>
        <w:r w:rsidRPr="004A07E8">
          <w:rPr>
            <w:rFonts w:ascii="Consolas" w:eastAsia="Times New Roman" w:hAnsi="Consolas" w:cs="Times New Roman"/>
            <w:color w:val="CE9178"/>
            <w:sz w:val="21"/>
            <w:szCs w:val="21"/>
          </w:rPr>
          <w:t>"Mifflin-St Jeor Female"</w:t>
        </w:r>
        <w:r w:rsidRPr="004A07E8">
          <w:rPr>
            <w:rFonts w:ascii="Consolas" w:eastAsia="Times New Roman" w:hAnsi="Consolas" w:cs="Times New Roman"/>
            <w:color w:val="D4D4D4"/>
            <w:sz w:val="21"/>
            <w:szCs w:val="21"/>
          </w:rPr>
          <w:t> </w:t>
        </w:r>
        <w:r w:rsidRPr="004A07E8">
          <w:rPr>
            <w:rFonts w:ascii="Consolas" w:eastAsia="Times New Roman" w:hAnsi="Consolas" w:cs="Times New Roman"/>
            <w:color w:val="C586C0"/>
            <w:sz w:val="21"/>
            <w:szCs w:val="21"/>
          </w:rPr>
          <w:t>salience</w:t>
        </w:r>
        <w:r w:rsidRPr="004A07E8">
          <w:rPr>
            <w:rFonts w:ascii="Consolas" w:eastAsia="Times New Roman" w:hAnsi="Consolas" w:cs="Times New Roman"/>
            <w:color w:val="D4D4D4"/>
            <w:sz w:val="21"/>
            <w:szCs w:val="21"/>
          </w:rPr>
          <w:t> </w:t>
        </w:r>
        <w:r w:rsidRPr="004A07E8">
          <w:rPr>
            <w:rFonts w:ascii="Consolas" w:eastAsia="Times New Roman" w:hAnsi="Consolas" w:cs="Times New Roman"/>
            <w:color w:val="B5CEA8"/>
            <w:sz w:val="21"/>
            <w:szCs w:val="21"/>
          </w:rPr>
          <w:t>20</w:t>
        </w:r>
      </w:ins>
    </w:p>
    <w:p w:rsidR="004A07E8" w:rsidRPr="004A07E8" w:rsidRDefault="004A07E8" w:rsidP="004A07E8">
      <w:pPr>
        <w:shd w:val="clear" w:color="auto" w:fill="1E1E1E"/>
        <w:spacing w:after="0" w:line="285" w:lineRule="atLeast"/>
        <w:rPr>
          <w:ins w:id="64" w:author="Marko" w:date="2020-09-09T09:18:00Z"/>
          <w:rFonts w:ascii="Consolas" w:eastAsia="Times New Roman" w:hAnsi="Consolas" w:cs="Times New Roman"/>
          <w:color w:val="D4D4D4"/>
          <w:sz w:val="21"/>
          <w:szCs w:val="21"/>
        </w:rPr>
      </w:pPr>
      <w:ins w:id="65" w:author="Marko" w:date="2020-09-09T09:18:00Z">
        <w:r w:rsidRPr="004A07E8">
          <w:rPr>
            <w:rFonts w:ascii="Consolas" w:eastAsia="Times New Roman" w:hAnsi="Consolas" w:cs="Times New Roman"/>
            <w:color w:val="D4D4D4"/>
            <w:sz w:val="21"/>
            <w:szCs w:val="21"/>
          </w:rPr>
          <w:t>    </w:t>
        </w:r>
        <w:r w:rsidRPr="004A07E8">
          <w:rPr>
            <w:rFonts w:ascii="Consolas" w:eastAsia="Times New Roman" w:hAnsi="Consolas" w:cs="Times New Roman"/>
            <w:color w:val="C586C0"/>
            <w:sz w:val="21"/>
            <w:szCs w:val="21"/>
          </w:rPr>
          <w:t>when</w:t>
        </w:r>
      </w:ins>
    </w:p>
    <w:p w:rsidR="004A07E8" w:rsidRPr="004A07E8" w:rsidRDefault="004A07E8" w:rsidP="004A07E8">
      <w:pPr>
        <w:shd w:val="clear" w:color="auto" w:fill="1E1E1E"/>
        <w:spacing w:after="0" w:line="285" w:lineRule="atLeast"/>
        <w:rPr>
          <w:ins w:id="66" w:author="Marko" w:date="2020-09-09T09:18:00Z"/>
          <w:rFonts w:ascii="Consolas" w:eastAsia="Times New Roman" w:hAnsi="Consolas" w:cs="Times New Roman"/>
          <w:color w:val="D4D4D4"/>
          <w:sz w:val="21"/>
          <w:szCs w:val="21"/>
        </w:rPr>
      </w:pPr>
      <w:ins w:id="67" w:author="Marko" w:date="2020-09-09T09:18:00Z">
        <w:r w:rsidRPr="004A07E8">
          <w:rPr>
            <w:rFonts w:ascii="Consolas" w:eastAsia="Times New Roman" w:hAnsi="Consolas" w:cs="Times New Roman"/>
            <w:color w:val="D4D4D4"/>
            <w:sz w:val="21"/>
            <w:szCs w:val="21"/>
          </w:rPr>
          <w:t>        u: </w:t>
        </w:r>
        <w:r w:rsidRPr="004A07E8">
          <w:rPr>
            <w:rFonts w:ascii="Consolas" w:eastAsia="Times New Roman" w:hAnsi="Consolas" w:cs="Times New Roman"/>
            <w:color w:val="4EC9B0"/>
            <w:sz w:val="21"/>
            <w:szCs w:val="21"/>
          </w:rPr>
          <w:t>User</w:t>
        </w:r>
        <w:r w:rsidRPr="004A07E8">
          <w:rPr>
            <w:rFonts w:ascii="Consolas" w:eastAsia="Times New Roman" w:hAnsi="Consolas" w:cs="Times New Roman"/>
            <w:color w:val="D4D4D4"/>
            <w:sz w:val="21"/>
            <w:szCs w:val="21"/>
          </w:rPr>
          <w:t>(gender == </w:t>
        </w:r>
        <w:r w:rsidRPr="004A07E8">
          <w:rPr>
            <w:rFonts w:ascii="Consolas" w:eastAsia="Times New Roman" w:hAnsi="Consolas" w:cs="Times New Roman"/>
            <w:color w:val="4EC9B0"/>
            <w:sz w:val="21"/>
            <w:szCs w:val="21"/>
          </w:rPr>
          <w:t>Gender</w:t>
        </w:r>
        <w:r w:rsidRPr="004A07E8">
          <w:rPr>
            <w:rFonts w:ascii="Consolas" w:eastAsia="Times New Roman" w:hAnsi="Consolas" w:cs="Times New Roman"/>
            <w:color w:val="D4D4D4"/>
            <w:sz w:val="21"/>
            <w:szCs w:val="21"/>
          </w:rPr>
          <w:t>.</w:t>
        </w:r>
        <w:r w:rsidRPr="004A07E8">
          <w:rPr>
            <w:rFonts w:ascii="Consolas" w:eastAsia="Times New Roman" w:hAnsi="Consolas" w:cs="Times New Roman"/>
            <w:color w:val="4EC9B0"/>
            <w:sz w:val="21"/>
            <w:szCs w:val="21"/>
          </w:rPr>
          <w:t>FEMALE</w:t>
        </w:r>
        <w:r w:rsidRPr="004A07E8">
          <w:rPr>
            <w:rFonts w:ascii="Consolas" w:eastAsia="Times New Roman" w:hAnsi="Consolas" w:cs="Times New Roman"/>
            <w:color w:val="D4D4D4"/>
            <w:sz w:val="21"/>
            <w:szCs w:val="21"/>
          </w:rPr>
          <w:t>)</w:t>
        </w:r>
      </w:ins>
    </w:p>
    <w:p w:rsidR="004A07E8" w:rsidRPr="004A07E8" w:rsidRDefault="004A07E8" w:rsidP="004A07E8">
      <w:pPr>
        <w:shd w:val="clear" w:color="auto" w:fill="1E1E1E"/>
        <w:spacing w:after="0" w:line="285" w:lineRule="atLeast"/>
        <w:rPr>
          <w:ins w:id="68" w:author="Marko" w:date="2020-09-09T09:18:00Z"/>
          <w:rFonts w:ascii="Consolas" w:eastAsia="Times New Roman" w:hAnsi="Consolas" w:cs="Times New Roman"/>
          <w:color w:val="D4D4D4"/>
          <w:sz w:val="21"/>
          <w:szCs w:val="21"/>
        </w:rPr>
      </w:pPr>
      <w:ins w:id="69" w:author="Marko" w:date="2020-09-09T09:18:00Z">
        <w:r w:rsidRPr="004A07E8">
          <w:rPr>
            <w:rFonts w:ascii="Consolas" w:eastAsia="Times New Roman" w:hAnsi="Consolas" w:cs="Times New Roman"/>
            <w:color w:val="D4D4D4"/>
            <w:sz w:val="21"/>
            <w:szCs w:val="21"/>
          </w:rPr>
          <w:t>    </w:t>
        </w:r>
        <w:r w:rsidRPr="004A07E8">
          <w:rPr>
            <w:rFonts w:ascii="Consolas" w:eastAsia="Times New Roman" w:hAnsi="Consolas" w:cs="Times New Roman"/>
            <w:color w:val="C586C0"/>
            <w:sz w:val="21"/>
            <w:szCs w:val="21"/>
          </w:rPr>
          <w:t>then</w:t>
        </w:r>
      </w:ins>
    </w:p>
    <w:p w:rsidR="004A07E8" w:rsidRPr="004A07E8" w:rsidRDefault="004A07E8" w:rsidP="004A07E8">
      <w:pPr>
        <w:shd w:val="clear" w:color="auto" w:fill="1E1E1E"/>
        <w:spacing w:after="0" w:line="285" w:lineRule="atLeast"/>
        <w:rPr>
          <w:ins w:id="70" w:author="Marko" w:date="2020-09-09T09:18:00Z"/>
          <w:rFonts w:ascii="Consolas" w:eastAsia="Times New Roman" w:hAnsi="Consolas" w:cs="Times New Roman"/>
          <w:color w:val="D4D4D4"/>
          <w:sz w:val="21"/>
          <w:szCs w:val="21"/>
        </w:rPr>
      </w:pPr>
      <w:ins w:id="71" w:author="Marko" w:date="2020-09-09T09:18:00Z">
        <w:r w:rsidRPr="004A07E8">
          <w:rPr>
            <w:rFonts w:ascii="Consolas" w:eastAsia="Times New Roman" w:hAnsi="Consolas" w:cs="Times New Roman"/>
            <w:color w:val="D4D4D4"/>
            <w:sz w:val="21"/>
            <w:szCs w:val="21"/>
          </w:rPr>
          <w:t>        u.setBmr(</w:t>
        </w:r>
        <w:r w:rsidRPr="004A07E8">
          <w:rPr>
            <w:rFonts w:ascii="Consolas" w:eastAsia="Times New Roman" w:hAnsi="Consolas" w:cs="Times New Roman"/>
            <w:color w:val="B5CEA8"/>
            <w:sz w:val="21"/>
            <w:szCs w:val="21"/>
          </w:rPr>
          <w:t>10</w:t>
        </w:r>
        <w:r w:rsidRPr="004A07E8">
          <w:rPr>
            <w:rFonts w:ascii="Consolas" w:eastAsia="Times New Roman" w:hAnsi="Consolas" w:cs="Times New Roman"/>
            <w:color w:val="D4D4D4"/>
            <w:sz w:val="21"/>
            <w:szCs w:val="21"/>
          </w:rPr>
          <w:t> * u.getWeight() + </w:t>
        </w:r>
        <w:r w:rsidRPr="004A07E8">
          <w:rPr>
            <w:rFonts w:ascii="Consolas" w:eastAsia="Times New Roman" w:hAnsi="Consolas" w:cs="Times New Roman"/>
            <w:color w:val="B5CEA8"/>
            <w:sz w:val="21"/>
            <w:szCs w:val="21"/>
          </w:rPr>
          <w:t>6.25</w:t>
        </w:r>
        <w:r w:rsidRPr="004A07E8">
          <w:rPr>
            <w:rFonts w:ascii="Consolas" w:eastAsia="Times New Roman" w:hAnsi="Consolas" w:cs="Times New Roman"/>
            <w:color w:val="D4D4D4"/>
            <w:sz w:val="21"/>
            <w:szCs w:val="21"/>
          </w:rPr>
          <w:t> * u.getHeight() - </w:t>
        </w:r>
        <w:r w:rsidRPr="004A07E8">
          <w:rPr>
            <w:rFonts w:ascii="Consolas" w:eastAsia="Times New Roman" w:hAnsi="Consolas" w:cs="Times New Roman"/>
            <w:color w:val="B5CEA8"/>
            <w:sz w:val="21"/>
            <w:szCs w:val="21"/>
          </w:rPr>
          <w:t>5</w:t>
        </w:r>
        <w:r w:rsidRPr="004A07E8">
          <w:rPr>
            <w:rFonts w:ascii="Consolas" w:eastAsia="Times New Roman" w:hAnsi="Consolas" w:cs="Times New Roman"/>
            <w:color w:val="D4D4D4"/>
            <w:sz w:val="21"/>
            <w:szCs w:val="21"/>
          </w:rPr>
          <w:t> * u.getAge() - </w:t>
        </w:r>
        <w:r w:rsidRPr="004A07E8">
          <w:rPr>
            <w:rFonts w:ascii="Consolas" w:eastAsia="Times New Roman" w:hAnsi="Consolas" w:cs="Times New Roman"/>
            <w:color w:val="B5CEA8"/>
            <w:sz w:val="21"/>
            <w:szCs w:val="21"/>
          </w:rPr>
          <w:t>161</w:t>
        </w:r>
        <w:r w:rsidRPr="004A07E8">
          <w:rPr>
            <w:rFonts w:ascii="Consolas" w:eastAsia="Times New Roman" w:hAnsi="Consolas" w:cs="Times New Roman"/>
            <w:color w:val="D4D4D4"/>
            <w:sz w:val="21"/>
            <w:szCs w:val="21"/>
          </w:rPr>
          <w:t>);</w:t>
        </w:r>
      </w:ins>
    </w:p>
    <w:p w:rsidR="004A07E8" w:rsidRPr="004A07E8" w:rsidRDefault="004A07E8" w:rsidP="004A07E8">
      <w:pPr>
        <w:shd w:val="clear" w:color="auto" w:fill="1E1E1E"/>
        <w:spacing w:after="0" w:line="285" w:lineRule="atLeast"/>
        <w:rPr>
          <w:ins w:id="72" w:author="Marko" w:date="2020-09-09T09:18:00Z"/>
          <w:rFonts w:ascii="Consolas" w:eastAsia="Times New Roman" w:hAnsi="Consolas" w:cs="Times New Roman"/>
          <w:color w:val="D4D4D4"/>
          <w:sz w:val="21"/>
          <w:szCs w:val="21"/>
        </w:rPr>
      </w:pPr>
      <w:ins w:id="73" w:author="Marko" w:date="2020-09-09T09:18:00Z">
        <w:r w:rsidRPr="004A07E8">
          <w:rPr>
            <w:rFonts w:ascii="Consolas" w:eastAsia="Times New Roman" w:hAnsi="Consolas" w:cs="Times New Roman"/>
            <w:color w:val="D4D4D4"/>
            <w:sz w:val="21"/>
            <w:szCs w:val="21"/>
          </w:rPr>
          <w:t>        update(u)</w:t>
        </w:r>
      </w:ins>
    </w:p>
    <w:p w:rsidR="004A07E8" w:rsidRPr="004A07E8" w:rsidRDefault="004A07E8" w:rsidP="004A07E8">
      <w:pPr>
        <w:shd w:val="clear" w:color="auto" w:fill="1E1E1E"/>
        <w:spacing w:after="0" w:line="285" w:lineRule="atLeast"/>
        <w:rPr>
          <w:ins w:id="74" w:author="Marko" w:date="2020-09-09T09:18:00Z"/>
          <w:rFonts w:ascii="Consolas" w:eastAsia="Times New Roman" w:hAnsi="Consolas" w:cs="Times New Roman"/>
          <w:color w:val="D4D4D4"/>
          <w:sz w:val="21"/>
          <w:szCs w:val="21"/>
        </w:rPr>
      </w:pPr>
      <w:ins w:id="75" w:author="Marko" w:date="2020-09-09T09:18:00Z">
        <w:r w:rsidRPr="004A07E8">
          <w:rPr>
            <w:rFonts w:ascii="Consolas" w:eastAsia="Times New Roman" w:hAnsi="Consolas" w:cs="Times New Roman"/>
            <w:color w:val="C586C0"/>
            <w:sz w:val="21"/>
            <w:szCs w:val="21"/>
          </w:rPr>
          <w:t>end</w:t>
        </w:r>
      </w:ins>
    </w:p>
    <w:p w:rsidR="004A07E8" w:rsidRPr="004A07E8" w:rsidRDefault="004A07E8" w:rsidP="004A07E8">
      <w:pPr>
        <w:shd w:val="clear" w:color="auto" w:fill="1E1E1E"/>
        <w:spacing w:after="0" w:line="285" w:lineRule="atLeast"/>
        <w:rPr>
          <w:ins w:id="76" w:author="Marko" w:date="2020-09-09T09:18:00Z"/>
          <w:rFonts w:ascii="Consolas" w:eastAsia="Times New Roman" w:hAnsi="Consolas" w:cs="Times New Roman"/>
          <w:color w:val="D4D4D4"/>
          <w:sz w:val="21"/>
          <w:szCs w:val="21"/>
        </w:rPr>
      </w:pPr>
    </w:p>
    <w:p w:rsidR="004A07E8" w:rsidRPr="004A07E8" w:rsidRDefault="004A07E8" w:rsidP="004A07E8">
      <w:pPr>
        <w:shd w:val="clear" w:color="auto" w:fill="1E1E1E"/>
        <w:spacing w:after="0" w:line="285" w:lineRule="atLeast"/>
        <w:rPr>
          <w:ins w:id="77" w:author="Marko" w:date="2020-09-09T09:18:00Z"/>
          <w:rFonts w:ascii="Consolas" w:eastAsia="Times New Roman" w:hAnsi="Consolas" w:cs="Times New Roman"/>
          <w:color w:val="D4D4D4"/>
          <w:sz w:val="21"/>
          <w:szCs w:val="21"/>
        </w:rPr>
      </w:pPr>
      <w:ins w:id="78" w:author="Marko" w:date="2020-09-09T09:18:00Z">
        <w:r w:rsidRPr="004A07E8">
          <w:rPr>
            <w:rFonts w:ascii="Consolas" w:eastAsia="Times New Roman" w:hAnsi="Consolas" w:cs="Times New Roman"/>
            <w:color w:val="C586C0"/>
            <w:sz w:val="21"/>
            <w:szCs w:val="21"/>
          </w:rPr>
          <w:t>rule</w:t>
        </w:r>
        <w:r w:rsidRPr="004A07E8">
          <w:rPr>
            <w:rFonts w:ascii="Consolas" w:eastAsia="Times New Roman" w:hAnsi="Consolas" w:cs="Times New Roman"/>
            <w:color w:val="D4D4D4"/>
            <w:sz w:val="21"/>
            <w:szCs w:val="21"/>
          </w:rPr>
          <w:t> </w:t>
        </w:r>
        <w:r w:rsidRPr="004A07E8">
          <w:rPr>
            <w:rFonts w:ascii="Consolas" w:eastAsia="Times New Roman" w:hAnsi="Consolas" w:cs="Times New Roman"/>
            <w:color w:val="CE9178"/>
            <w:sz w:val="21"/>
            <w:szCs w:val="21"/>
          </w:rPr>
          <w:t>"Mifflin-St Jeor Male"</w:t>
        </w:r>
        <w:r w:rsidRPr="004A07E8">
          <w:rPr>
            <w:rFonts w:ascii="Consolas" w:eastAsia="Times New Roman" w:hAnsi="Consolas" w:cs="Times New Roman"/>
            <w:color w:val="D4D4D4"/>
            <w:sz w:val="21"/>
            <w:szCs w:val="21"/>
          </w:rPr>
          <w:t> </w:t>
        </w:r>
        <w:r w:rsidRPr="004A07E8">
          <w:rPr>
            <w:rFonts w:ascii="Consolas" w:eastAsia="Times New Roman" w:hAnsi="Consolas" w:cs="Times New Roman"/>
            <w:color w:val="C586C0"/>
            <w:sz w:val="21"/>
            <w:szCs w:val="21"/>
          </w:rPr>
          <w:t>salience</w:t>
        </w:r>
        <w:r w:rsidRPr="004A07E8">
          <w:rPr>
            <w:rFonts w:ascii="Consolas" w:eastAsia="Times New Roman" w:hAnsi="Consolas" w:cs="Times New Roman"/>
            <w:color w:val="D4D4D4"/>
            <w:sz w:val="21"/>
            <w:szCs w:val="21"/>
          </w:rPr>
          <w:t> </w:t>
        </w:r>
        <w:r w:rsidRPr="004A07E8">
          <w:rPr>
            <w:rFonts w:ascii="Consolas" w:eastAsia="Times New Roman" w:hAnsi="Consolas" w:cs="Times New Roman"/>
            <w:color w:val="B5CEA8"/>
            <w:sz w:val="21"/>
            <w:szCs w:val="21"/>
          </w:rPr>
          <w:t>20</w:t>
        </w:r>
      </w:ins>
    </w:p>
    <w:p w:rsidR="004A07E8" w:rsidRPr="004A07E8" w:rsidRDefault="004A07E8" w:rsidP="004A07E8">
      <w:pPr>
        <w:shd w:val="clear" w:color="auto" w:fill="1E1E1E"/>
        <w:spacing w:after="0" w:line="285" w:lineRule="atLeast"/>
        <w:rPr>
          <w:ins w:id="79" w:author="Marko" w:date="2020-09-09T09:18:00Z"/>
          <w:rFonts w:ascii="Consolas" w:eastAsia="Times New Roman" w:hAnsi="Consolas" w:cs="Times New Roman"/>
          <w:color w:val="D4D4D4"/>
          <w:sz w:val="21"/>
          <w:szCs w:val="21"/>
        </w:rPr>
      </w:pPr>
      <w:ins w:id="80" w:author="Marko" w:date="2020-09-09T09:18:00Z">
        <w:r w:rsidRPr="004A07E8">
          <w:rPr>
            <w:rFonts w:ascii="Consolas" w:eastAsia="Times New Roman" w:hAnsi="Consolas" w:cs="Times New Roman"/>
            <w:color w:val="D4D4D4"/>
            <w:sz w:val="21"/>
            <w:szCs w:val="21"/>
          </w:rPr>
          <w:t>    </w:t>
        </w:r>
        <w:r w:rsidRPr="004A07E8">
          <w:rPr>
            <w:rFonts w:ascii="Consolas" w:eastAsia="Times New Roman" w:hAnsi="Consolas" w:cs="Times New Roman"/>
            <w:color w:val="C586C0"/>
            <w:sz w:val="21"/>
            <w:szCs w:val="21"/>
          </w:rPr>
          <w:t>when</w:t>
        </w:r>
      </w:ins>
    </w:p>
    <w:p w:rsidR="004A07E8" w:rsidRPr="004A07E8" w:rsidRDefault="004A07E8" w:rsidP="004A07E8">
      <w:pPr>
        <w:shd w:val="clear" w:color="auto" w:fill="1E1E1E"/>
        <w:spacing w:after="0" w:line="285" w:lineRule="atLeast"/>
        <w:rPr>
          <w:ins w:id="81" w:author="Marko" w:date="2020-09-09T09:18:00Z"/>
          <w:rFonts w:ascii="Consolas" w:eastAsia="Times New Roman" w:hAnsi="Consolas" w:cs="Times New Roman"/>
          <w:color w:val="D4D4D4"/>
          <w:sz w:val="21"/>
          <w:szCs w:val="21"/>
        </w:rPr>
      </w:pPr>
      <w:ins w:id="82" w:author="Marko" w:date="2020-09-09T09:18:00Z">
        <w:r w:rsidRPr="004A07E8">
          <w:rPr>
            <w:rFonts w:ascii="Consolas" w:eastAsia="Times New Roman" w:hAnsi="Consolas" w:cs="Times New Roman"/>
            <w:color w:val="D4D4D4"/>
            <w:sz w:val="21"/>
            <w:szCs w:val="21"/>
          </w:rPr>
          <w:t>        u: </w:t>
        </w:r>
        <w:r w:rsidRPr="004A07E8">
          <w:rPr>
            <w:rFonts w:ascii="Consolas" w:eastAsia="Times New Roman" w:hAnsi="Consolas" w:cs="Times New Roman"/>
            <w:color w:val="4EC9B0"/>
            <w:sz w:val="21"/>
            <w:szCs w:val="21"/>
          </w:rPr>
          <w:t>User</w:t>
        </w:r>
        <w:r w:rsidRPr="004A07E8">
          <w:rPr>
            <w:rFonts w:ascii="Consolas" w:eastAsia="Times New Roman" w:hAnsi="Consolas" w:cs="Times New Roman"/>
            <w:color w:val="D4D4D4"/>
            <w:sz w:val="21"/>
            <w:szCs w:val="21"/>
          </w:rPr>
          <w:t>(gender == </w:t>
        </w:r>
        <w:r w:rsidRPr="004A07E8">
          <w:rPr>
            <w:rFonts w:ascii="Consolas" w:eastAsia="Times New Roman" w:hAnsi="Consolas" w:cs="Times New Roman"/>
            <w:color w:val="4EC9B0"/>
            <w:sz w:val="21"/>
            <w:szCs w:val="21"/>
          </w:rPr>
          <w:t>Gender</w:t>
        </w:r>
        <w:r w:rsidRPr="004A07E8">
          <w:rPr>
            <w:rFonts w:ascii="Consolas" w:eastAsia="Times New Roman" w:hAnsi="Consolas" w:cs="Times New Roman"/>
            <w:color w:val="D4D4D4"/>
            <w:sz w:val="21"/>
            <w:szCs w:val="21"/>
          </w:rPr>
          <w:t>.</w:t>
        </w:r>
        <w:r w:rsidRPr="004A07E8">
          <w:rPr>
            <w:rFonts w:ascii="Consolas" w:eastAsia="Times New Roman" w:hAnsi="Consolas" w:cs="Times New Roman"/>
            <w:color w:val="4EC9B0"/>
            <w:sz w:val="21"/>
            <w:szCs w:val="21"/>
          </w:rPr>
          <w:t>MALE</w:t>
        </w:r>
        <w:r w:rsidRPr="004A07E8">
          <w:rPr>
            <w:rFonts w:ascii="Consolas" w:eastAsia="Times New Roman" w:hAnsi="Consolas" w:cs="Times New Roman"/>
            <w:color w:val="D4D4D4"/>
            <w:sz w:val="21"/>
            <w:szCs w:val="21"/>
          </w:rPr>
          <w:t>)</w:t>
        </w:r>
      </w:ins>
    </w:p>
    <w:p w:rsidR="004A07E8" w:rsidRPr="004A07E8" w:rsidRDefault="004A07E8" w:rsidP="004A07E8">
      <w:pPr>
        <w:shd w:val="clear" w:color="auto" w:fill="1E1E1E"/>
        <w:spacing w:after="0" w:line="285" w:lineRule="atLeast"/>
        <w:rPr>
          <w:ins w:id="83" w:author="Marko" w:date="2020-09-09T09:18:00Z"/>
          <w:rFonts w:ascii="Consolas" w:eastAsia="Times New Roman" w:hAnsi="Consolas" w:cs="Times New Roman"/>
          <w:color w:val="D4D4D4"/>
          <w:sz w:val="21"/>
          <w:szCs w:val="21"/>
        </w:rPr>
      </w:pPr>
      <w:ins w:id="84" w:author="Marko" w:date="2020-09-09T09:18:00Z">
        <w:r w:rsidRPr="004A07E8">
          <w:rPr>
            <w:rFonts w:ascii="Consolas" w:eastAsia="Times New Roman" w:hAnsi="Consolas" w:cs="Times New Roman"/>
            <w:color w:val="D4D4D4"/>
            <w:sz w:val="21"/>
            <w:szCs w:val="21"/>
          </w:rPr>
          <w:t>    </w:t>
        </w:r>
        <w:r w:rsidRPr="004A07E8">
          <w:rPr>
            <w:rFonts w:ascii="Consolas" w:eastAsia="Times New Roman" w:hAnsi="Consolas" w:cs="Times New Roman"/>
            <w:color w:val="C586C0"/>
            <w:sz w:val="21"/>
            <w:szCs w:val="21"/>
          </w:rPr>
          <w:t>then</w:t>
        </w:r>
      </w:ins>
    </w:p>
    <w:p w:rsidR="004A07E8" w:rsidRPr="004A07E8" w:rsidRDefault="004A07E8" w:rsidP="004A07E8">
      <w:pPr>
        <w:shd w:val="clear" w:color="auto" w:fill="1E1E1E"/>
        <w:spacing w:after="0" w:line="285" w:lineRule="atLeast"/>
        <w:rPr>
          <w:ins w:id="85" w:author="Marko" w:date="2020-09-09T09:18:00Z"/>
          <w:rFonts w:ascii="Consolas" w:eastAsia="Times New Roman" w:hAnsi="Consolas" w:cs="Times New Roman"/>
          <w:color w:val="D4D4D4"/>
          <w:sz w:val="21"/>
          <w:szCs w:val="21"/>
        </w:rPr>
      </w:pPr>
      <w:ins w:id="86" w:author="Marko" w:date="2020-09-09T09:18:00Z">
        <w:r w:rsidRPr="004A07E8">
          <w:rPr>
            <w:rFonts w:ascii="Consolas" w:eastAsia="Times New Roman" w:hAnsi="Consolas" w:cs="Times New Roman"/>
            <w:color w:val="D4D4D4"/>
            <w:sz w:val="21"/>
            <w:szCs w:val="21"/>
          </w:rPr>
          <w:t>        u.setBmr(</w:t>
        </w:r>
        <w:r w:rsidRPr="004A07E8">
          <w:rPr>
            <w:rFonts w:ascii="Consolas" w:eastAsia="Times New Roman" w:hAnsi="Consolas" w:cs="Times New Roman"/>
            <w:color w:val="B5CEA8"/>
            <w:sz w:val="21"/>
            <w:szCs w:val="21"/>
          </w:rPr>
          <w:t>10</w:t>
        </w:r>
        <w:r w:rsidRPr="004A07E8">
          <w:rPr>
            <w:rFonts w:ascii="Consolas" w:eastAsia="Times New Roman" w:hAnsi="Consolas" w:cs="Times New Roman"/>
            <w:color w:val="D4D4D4"/>
            <w:sz w:val="21"/>
            <w:szCs w:val="21"/>
          </w:rPr>
          <w:t> * u.getWeight() + </w:t>
        </w:r>
        <w:r w:rsidRPr="004A07E8">
          <w:rPr>
            <w:rFonts w:ascii="Consolas" w:eastAsia="Times New Roman" w:hAnsi="Consolas" w:cs="Times New Roman"/>
            <w:color w:val="B5CEA8"/>
            <w:sz w:val="21"/>
            <w:szCs w:val="21"/>
          </w:rPr>
          <w:t>6.25</w:t>
        </w:r>
        <w:r w:rsidRPr="004A07E8">
          <w:rPr>
            <w:rFonts w:ascii="Consolas" w:eastAsia="Times New Roman" w:hAnsi="Consolas" w:cs="Times New Roman"/>
            <w:color w:val="D4D4D4"/>
            <w:sz w:val="21"/>
            <w:szCs w:val="21"/>
          </w:rPr>
          <w:t> * u.getHeight() - </w:t>
        </w:r>
        <w:r w:rsidRPr="004A07E8">
          <w:rPr>
            <w:rFonts w:ascii="Consolas" w:eastAsia="Times New Roman" w:hAnsi="Consolas" w:cs="Times New Roman"/>
            <w:color w:val="B5CEA8"/>
            <w:sz w:val="21"/>
            <w:szCs w:val="21"/>
          </w:rPr>
          <w:t>5</w:t>
        </w:r>
        <w:r w:rsidRPr="004A07E8">
          <w:rPr>
            <w:rFonts w:ascii="Consolas" w:eastAsia="Times New Roman" w:hAnsi="Consolas" w:cs="Times New Roman"/>
            <w:color w:val="D4D4D4"/>
            <w:sz w:val="21"/>
            <w:szCs w:val="21"/>
          </w:rPr>
          <w:t> * u.getAge() + </w:t>
        </w:r>
        <w:r w:rsidRPr="004A07E8">
          <w:rPr>
            <w:rFonts w:ascii="Consolas" w:eastAsia="Times New Roman" w:hAnsi="Consolas" w:cs="Times New Roman"/>
            <w:color w:val="B5CEA8"/>
            <w:sz w:val="21"/>
            <w:szCs w:val="21"/>
          </w:rPr>
          <w:t>5</w:t>
        </w:r>
        <w:r w:rsidRPr="004A07E8">
          <w:rPr>
            <w:rFonts w:ascii="Consolas" w:eastAsia="Times New Roman" w:hAnsi="Consolas" w:cs="Times New Roman"/>
            <w:color w:val="D4D4D4"/>
            <w:sz w:val="21"/>
            <w:szCs w:val="21"/>
          </w:rPr>
          <w:t>);</w:t>
        </w:r>
      </w:ins>
    </w:p>
    <w:p w:rsidR="004A07E8" w:rsidRPr="004A07E8" w:rsidRDefault="004A07E8" w:rsidP="004A07E8">
      <w:pPr>
        <w:shd w:val="clear" w:color="auto" w:fill="1E1E1E"/>
        <w:spacing w:after="0" w:line="285" w:lineRule="atLeast"/>
        <w:rPr>
          <w:ins w:id="87" w:author="Marko" w:date="2020-09-09T09:18:00Z"/>
          <w:rFonts w:ascii="Consolas" w:eastAsia="Times New Roman" w:hAnsi="Consolas" w:cs="Times New Roman"/>
          <w:color w:val="D4D4D4"/>
          <w:sz w:val="21"/>
          <w:szCs w:val="21"/>
        </w:rPr>
      </w:pPr>
      <w:ins w:id="88" w:author="Marko" w:date="2020-09-09T09:18:00Z">
        <w:r w:rsidRPr="004A07E8">
          <w:rPr>
            <w:rFonts w:ascii="Consolas" w:eastAsia="Times New Roman" w:hAnsi="Consolas" w:cs="Times New Roman"/>
            <w:color w:val="D4D4D4"/>
            <w:sz w:val="21"/>
            <w:szCs w:val="21"/>
          </w:rPr>
          <w:t>        update(u)</w:t>
        </w:r>
      </w:ins>
    </w:p>
    <w:p w:rsidR="004A07E8" w:rsidRPr="004A07E8" w:rsidRDefault="004A07E8" w:rsidP="004A07E8">
      <w:pPr>
        <w:shd w:val="clear" w:color="auto" w:fill="1E1E1E"/>
        <w:spacing w:after="0" w:line="285" w:lineRule="atLeast"/>
        <w:rPr>
          <w:ins w:id="89" w:author="Marko" w:date="2020-09-09T09:18:00Z"/>
          <w:rFonts w:ascii="Consolas" w:eastAsia="Times New Roman" w:hAnsi="Consolas" w:cs="Times New Roman"/>
          <w:color w:val="D4D4D4"/>
          <w:sz w:val="21"/>
          <w:szCs w:val="21"/>
        </w:rPr>
      </w:pPr>
      <w:ins w:id="90" w:author="Marko" w:date="2020-09-09T09:18:00Z">
        <w:r w:rsidRPr="004A07E8">
          <w:rPr>
            <w:rFonts w:ascii="Consolas" w:eastAsia="Times New Roman" w:hAnsi="Consolas" w:cs="Times New Roman"/>
            <w:color w:val="C586C0"/>
            <w:sz w:val="21"/>
            <w:szCs w:val="21"/>
          </w:rPr>
          <w:t>end</w:t>
        </w:r>
      </w:ins>
    </w:p>
    <w:p w:rsidR="004A07E8" w:rsidRPr="004A07E8" w:rsidRDefault="004A07E8" w:rsidP="004A07E8">
      <w:pPr>
        <w:shd w:val="clear" w:color="auto" w:fill="1E1E1E"/>
        <w:spacing w:after="0" w:line="285" w:lineRule="atLeast"/>
        <w:rPr>
          <w:ins w:id="91" w:author="Marko" w:date="2020-09-09T09:18:00Z"/>
          <w:rFonts w:ascii="Consolas" w:eastAsia="Times New Roman" w:hAnsi="Consolas" w:cs="Times New Roman"/>
          <w:color w:val="D4D4D4"/>
          <w:sz w:val="21"/>
          <w:szCs w:val="21"/>
        </w:rPr>
      </w:pPr>
    </w:p>
    <w:p w:rsidR="004A07E8" w:rsidRPr="004A07E8" w:rsidRDefault="004A07E8" w:rsidP="004A07E8">
      <w:pPr>
        <w:shd w:val="clear" w:color="auto" w:fill="1E1E1E"/>
        <w:spacing w:after="0" w:line="285" w:lineRule="atLeast"/>
        <w:rPr>
          <w:ins w:id="92" w:author="Marko" w:date="2020-09-09T09:18:00Z"/>
          <w:rFonts w:ascii="Consolas" w:eastAsia="Times New Roman" w:hAnsi="Consolas" w:cs="Times New Roman"/>
          <w:color w:val="D4D4D4"/>
          <w:sz w:val="21"/>
          <w:szCs w:val="21"/>
        </w:rPr>
      </w:pPr>
      <w:ins w:id="93" w:author="Marko" w:date="2020-09-09T09:18:00Z">
        <w:r w:rsidRPr="004A07E8">
          <w:rPr>
            <w:rFonts w:ascii="Consolas" w:eastAsia="Times New Roman" w:hAnsi="Consolas" w:cs="Times New Roman"/>
            <w:color w:val="C586C0"/>
            <w:sz w:val="21"/>
            <w:szCs w:val="21"/>
          </w:rPr>
          <w:t>rule</w:t>
        </w:r>
        <w:r w:rsidRPr="004A07E8">
          <w:rPr>
            <w:rFonts w:ascii="Consolas" w:eastAsia="Times New Roman" w:hAnsi="Consolas" w:cs="Times New Roman"/>
            <w:color w:val="D4D4D4"/>
            <w:sz w:val="21"/>
            <w:szCs w:val="21"/>
          </w:rPr>
          <w:t> </w:t>
        </w:r>
        <w:r w:rsidRPr="004A07E8">
          <w:rPr>
            <w:rFonts w:ascii="Consolas" w:eastAsia="Times New Roman" w:hAnsi="Consolas" w:cs="Times New Roman"/>
            <w:color w:val="CE9178"/>
            <w:sz w:val="21"/>
            <w:szCs w:val="21"/>
          </w:rPr>
          <w:t>"Katch-McArdle"</w:t>
        </w:r>
        <w:r w:rsidRPr="004A07E8">
          <w:rPr>
            <w:rFonts w:ascii="Consolas" w:eastAsia="Times New Roman" w:hAnsi="Consolas" w:cs="Times New Roman"/>
            <w:color w:val="D4D4D4"/>
            <w:sz w:val="21"/>
            <w:szCs w:val="21"/>
          </w:rPr>
          <w:t> </w:t>
        </w:r>
        <w:r w:rsidRPr="004A07E8">
          <w:rPr>
            <w:rFonts w:ascii="Consolas" w:eastAsia="Times New Roman" w:hAnsi="Consolas" w:cs="Times New Roman"/>
            <w:color w:val="C586C0"/>
            <w:sz w:val="21"/>
            <w:szCs w:val="21"/>
          </w:rPr>
          <w:t>salience</w:t>
        </w:r>
        <w:r w:rsidRPr="004A07E8">
          <w:rPr>
            <w:rFonts w:ascii="Consolas" w:eastAsia="Times New Roman" w:hAnsi="Consolas" w:cs="Times New Roman"/>
            <w:color w:val="D4D4D4"/>
            <w:sz w:val="21"/>
            <w:szCs w:val="21"/>
          </w:rPr>
          <w:t> </w:t>
        </w:r>
        <w:r w:rsidRPr="004A07E8">
          <w:rPr>
            <w:rFonts w:ascii="Consolas" w:eastAsia="Times New Roman" w:hAnsi="Consolas" w:cs="Times New Roman"/>
            <w:color w:val="B5CEA8"/>
            <w:sz w:val="21"/>
            <w:szCs w:val="21"/>
          </w:rPr>
          <w:t>21</w:t>
        </w:r>
      </w:ins>
    </w:p>
    <w:p w:rsidR="004A07E8" w:rsidRPr="004A07E8" w:rsidRDefault="004A07E8" w:rsidP="004A07E8">
      <w:pPr>
        <w:shd w:val="clear" w:color="auto" w:fill="1E1E1E"/>
        <w:spacing w:after="0" w:line="285" w:lineRule="atLeast"/>
        <w:rPr>
          <w:ins w:id="94" w:author="Marko" w:date="2020-09-09T09:18:00Z"/>
          <w:rFonts w:ascii="Consolas" w:eastAsia="Times New Roman" w:hAnsi="Consolas" w:cs="Times New Roman"/>
          <w:color w:val="D4D4D4"/>
          <w:sz w:val="21"/>
          <w:szCs w:val="21"/>
        </w:rPr>
      </w:pPr>
      <w:ins w:id="95" w:author="Marko" w:date="2020-09-09T09:18:00Z">
        <w:r w:rsidRPr="004A07E8">
          <w:rPr>
            <w:rFonts w:ascii="Consolas" w:eastAsia="Times New Roman" w:hAnsi="Consolas" w:cs="Times New Roman"/>
            <w:color w:val="D4D4D4"/>
            <w:sz w:val="21"/>
            <w:szCs w:val="21"/>
          </w:rPr>
          <w:t>    </w:t>
        </w:r>
        <w:r w:rsidRPr="004A07E8">
          <w:rPr>
            <w:rFonts w:ascii="Consolas" w:eastAsia="Times New Roman" w:hAnsi="Consolas" w:cs="Times New Roman"/>
            <w:color w:val="C586C0"/>
            <w:sz w:val="21"/>
            <w:szCs w:val="21"/>
          </w:rPr>
          <w:t>when</w:t>
        </w:r>
      </w:ins>
    </w:p>
    <w:p w:rsidR="004A07E8" w:rsidRPr="004A07E8" w:rsidRDefault="004A07E8" w:rsidP="004A07E8">
      <w:pPr>
        <w:shd w:val="clear" w:color="auto" w:fill="1E1E1E"/>
        <w:spacing w:after="0" w:line="285" w:lineRule="atLeast"/>
        <w:rPr>
          <w:ins w:id="96" w:author="Marko" w:date="2020-09-09T09:18:00Z"/>
          <w:rFonts w:ascii="Consolas" w:eastAsia="Times New Roman" w:hAnsi="Consolas" w:cs="Times New Roman"/>
          <w:color w:val="D4D4D4"/>
          <w:sz w:val="21"/>
          <w:szCs w:val="21"/>
        </w:rPr>
      </w:pPr>
      <w:ins w:id="97" w:author="Marko" w:date="2020-09-09T09:18:00Z">
        <w:r w:rsidRPr="004A07E8">
          <w:rPr>
            <w:rFonts w:ascii="Consolas" w:eastAsia="Times New Roman" w:hAnsi="Consolas" w:cs="Times New Roman"/>
            <w:color w:val="D4D4D4"/>
            <w:sz w:val="21"/>
            <w:szCs w:val="21"/>
          </w:rPr>
          <w:t>        u: </w:t>
        </w:r>
        <w:r w:rsidRPr="004A07E8">
          <w:rPr>
            <w:rFonts w:ascii="Consolas" w:eastAsia="Times New Roman" w:hAnsi="Consolas" w:cs="Times New Roman"/>
            <w:color w:val="4EC9B0"/>
            <w:sz w:val="21"/>
            <w:szCs w:val="21"/>
          </w:rPr>
          <w:t>User</w:t>
        </w:r>
        <w:r w:rsidRPr="004A07E8">
          <w:rPr>
            <w:rFonts w:ascii="Consolas" w:eastAsia="Times New Roman" w:hAnsi="Consolas" w:cs="Times New Roman"/>
            <w:color w:val="D4D4D4"/>
            <w:sz w:val="21"/>
            <w:szCs w:val="21"/>
          </w:rPr>
          <w:t>(</w:t>
        </w:r>
        <w:r w:rsidRPr="004A07E8">
          <w:rPr>
            <w:rFonts w:ascii="Consolas" w:eastAsia="Times New Roman" w:hAnsi="Consolas" w:cs="Times New Roman"/>
            <w:color w:val="9CDCFE"/>
            <w:sz w:val="21"/>
            <w:szCs w:val="21"/>
          </w:rPr>
          <w:t>$bf</w:t>
        </w:r>
        <w:r w:rsidRPr="004A07E8">
          <w:rPr>
            <w:rFonts w:ascii="Consolas" w:eastAsia="Times New Roman" w:hAnsi="Consolas" w:cs="Times New Roman"/>
            <w:color w:val="D4D4D4"/>
            <w:sz w:val="21"/>
            <w:szCs w:val="21"/>
          </w:rPr>
          <w:t>: bodyFat)</w:t>
        </w:r>
      </w:ins>
    </w:p>
    <w:p w:rsidR="004A07E8" w:rsidRPr="004A07E8" w:rsidRDefault="004A07E8" w:rsidP="004A07E8">
      <w:pPr>
        <w:shd w:val="clear" w:color="auto" w:fill="1E1E1E"/>
        <w:spacing w:after="0" w:line="285" w:lineRule="atLeast"/>
        <w:rPr>
          <w:ins w:id="98" w:author="Marko" w:date="2020-09-09T09:18:00Z"/>
          <w:rFonts w:ascii="Consolas" w:eastAsia="Times New Roman" w:hAnsi="Consolas" w:cs="Times New Roman"/>
          <w:color w:val="D4D4D4"/>
          <w:sz w:val="21"/>
          <w:szCs w:val="21"/>
        </w:rPr>
      </w:pPr>
      <w:ins w:id="99" w:author="Marko" w:date="2020-09-09T09:18:00Z">
        <w:r w:rsidRPr="004A07E8">
          <w:rPr>
            <w:rFonts w:ascii="Consolas" w:eastAsia="Times New Roman" w:hAnsi="Consolas" w:cs="Times New Roman"/>
            <w:color w:val="D4D4D4"/>
            <w:sz w:val="21"/>
            <w:szCs w:val="21"/>
          </w:rPr>
          <w:t>        </w:t>
        </w:r>
        <w:r w:rsidRPr="004A07E8">
          <w:rPr>
            <w:rFonts w:ascii="Consolas" w:eastAsia="Times New Roman" w:hAnsi="Consolas" w:cs="Times New Roman"/>
            <w:color w:val="C586C0"/>
            <w:sz w:val="21"/>
            <w:szCs w:val="21"/>
          </w:rPr>
          <w:t>eval</w:t>
        </w:r>
        <w:r w:rsidRPr="004A07E8">
          <w:rPr>
            <w:rFonts w:ascii="Consolas" w:eastAsia="Times New Roman" w:hAnsi="Consolas" w:cs="Times New Roman"/>
            <w:color w:val="D4D4D4"/>
            <w:sz w:val="21"/>
            <w:szCs w:val="21"/>
          </w:rPr>
          <w:t>(</w:t>
        </w:r>
        <w:r w:rsidRPr="004A07E8">
          <w:rPr>
            <w:rFonts w:ascii="Consolas" w:eastAsia="Times New Roman" w:hAnsi="Consolas" w:cs="Times New Roman"/>
            <w:color w:val="9CDCFE"/>
            <w:sz w:val="21"/>
            <w:szCs w:val="21"/>
          </w:rPr>
          <w:t>$bf</w:t>
        </w:r>
        <w:r w:rsidRPr="004A07E8">
          <w:rPr>
            <w:rFonts w:ascii="Consolas" w:eastAsia="Times New Roman" w:hAnsi="Consolas" w:cs="Times New Roman"/>
            <w:color w:val="D4D4D4"/>
            <w:sz w:val="21"/>
            <w:szCs w:val="21"/>
          </w:rPr>
          <w:t> != </w:t>
        </w:r>
        <w:r w:rsidRPr="004A07E8">
          <w:rPr>
            <w:rFonts w:ascii="Consolas" w:eastAsia="Times New Roman" w:hAnsi="Consolas" w:cs="Times New Roman"/>
            <w:color w:val="569CD6"/>
            <w:sz w:val="21"/>
            <w:szCs w:val="21"/>
          </w:rPr>
          <w:t>null</w:t>
        </w:r>
        <w:r w:rsidRPr="004A07E8">
          <w:rPr>
            <w:rFonts w:ascii="Consolas" w:eastAsia="Times New Roman" w:hAnsi="Consolas" w:cs="Times New Roman"/>
            <w:color w:val="D4D4D4"/>
            <w:sz w:val="21"/>
            <w:szCs w:val="21"/>
          </w:rPr>
          <w:t>)</w:t>
        </w:r>
      </w:ins>
    </w:p>
    <w:p w:rsidR="004A07E8" w:rsidRPr="004A07E8" w:rsidRDefault="004A07E8" w:rsidP="004A07E8">
      <w:pPr>
        <w:shd w:val="clear" w:color="auto" w:fill="1E1E1E"/>
        <w:spacing w:after="0" w:line="285" w:lineRule="atLeast"/>
        <w:rPr>
          <w:ins w:id="100" w:author="Marko" w:date="2020-09-09T09:18:00Z"/>
          <w:rFonts w:ascii="Consolas" w:eastAsia="Times New Roman" w:hAnsi="Consolas" w:cs="Times New Roman"/>
          <w:color w:val="D4D4D4"/>
          <w:sz w:val="21"/>
          <w:szCs w:val="21"/>
        </w:rPr>
      </w:pPr>
      <w:ins w:id="101" w:author="Marko" w:date="2020-09-09T09:18:00Z">
        <w:r w:rsidRPr="004A07E8">
          <w:rPr>
            <w:rFonts w:ascii="Consolas" w:eastAsia="Times New Roman" w:hAnsi="Consolas" w:cs="Times New Roman"/>
            <w:color w:val="D4D4D4"/>
            <w:sz w:val="21"/>
            <w:szCs w:val="21"/>
          </w:rPr>
          <w:t>    </w:t>
        </w:r>
        <w:r w:rsidRPr="004A07E8">
          <w:rPr>
            <w:rFonts w:ascii="Consolas" w:eastAsia="Times New Roman" w:hAnsi="Consolas" w:cs="Times New Roman"/>
            <w:color w:val="C586C0"/>
            <w:sz w:val="21"/>
            <w:szCs w:val="21"/>
          </w:rPr>
          <w:t>then</w:t>
        </w:r>
      </w:ins>
    </w:p>
    <w:p w:rsidR="004A07E8" w:rsidRPr="004A07E8" w:rsidRDefault="004A07E8" w:rsidP="004A07E8">
      <w:pPr>
        <w:shd w:val="clear" w:color="auto" w:fill="1E1E1E"/>
        <w:spacing w:after="0" w:line="285" w:lineRule="atLeast"/>
        <w:rPr>
          <w:ins w:id="102" w:author="Marko" w:date="2020-09-09T09:18:00Z"/>
          <w:rFonts w:ascii="Consolas" w:eastAsia="Times New Roman" w:hAnsi="Consolas" w:cs="Times New Roman"/>
          <w:color w:val="D4D4D4"/>
          <w:sz w:val="21"/>
          <w:szCs w:val="21"/>
        </w:rPr>
      </w:pPr>
      <w:ins w:id="103" w:author="Marko" w:date="2020-09-09T09:18:00Z">
        <w:r w:rsidRPr="004A07E8">
          <w:rPr>
            <w:rFonts w:ascii="Consolas" w:eastAsia="Times New Roman" w:hAnsi="Consolas" w:cs="Times New Roman"/>
            <w:color w:val="D4D4D4"/>
            <w:sz w:val="21"/>
            <w:szCs w:val="21"/>
          </w:rPr>
          <w:t>        u.setBmr(</w:t>
        </w:r>
        <w:r w:rsidRPr="004A07E8">
          <w:rPr>
            <w:rFonts w:ascii="Consolas" w:eastAsia="Times New Roman" w:hAnsi="Consolas" w:cs="Times New Roman"/>
            <w:color w:val="B5CEA8"/>
            <w:sz w:val="21"/>
            <w:szCs w:val="21"/>
          </w:rPr>
          <w:t>370</w:t>
        </w:r>
        <w:r w:rsidRPr="004A07E8">
          <w:rPr>
            <w:rFonts w:ascii="Consolas" w:eastAsia="Times New Roman" w:hAnsi="Consolas" w:cs="Times New Roman"/>
            <w:color w:val="D4D4D4"/>
            <w:sz w:val="21"/>
            <w:szCs w:val="21"/>
          </w:rPr>
          <w:t> + </w:t>
        </w:r>
        <w:r w:rsidRPr="004A07E8">
          <w:rPr>
            <w:rFonts w:ascii="Consolas" w:eastAsia="Times New Roman" w:hAnsi="Consolas" w:cs="Times New Roman"/>
            <w:color w:val="B5CEA8"/>
            <w:sz w:val="21"/>
            <w:szCs w:val="21"/>
          </w:rPr>
          <w:t>21.6</w:t>
        </w:r>
        <w:r w:rsidRPr="004A07E8">
          <w:rPr>
            <w:rFonts w:ascii="Consolas" w:eastAsia="Times New Roman" w:hAnsi="Consolas" w:cs="Times New Roman"/>
            <w:color w:val="D4D4D4"/>
            <w:sz w:val="21"/>
            <w:szCs w:val="21"/>
          </w:rPr>
          <w:t> * (</w:t>
        </w:r>
        <w:r w:rsidRPr="004A07E8">
          <w:rPr>
            <w:rFonts w:ascii="Consolas" w:eastAsia="Times New Roman" w:hAnsi="Consolas" w:cs="Times New Roman"/>
            <w:color w:val="B5CEA8"/>
            <w:sz w:val="21"/>
            <w:szCs w:val="21"/>
          </w:rPr>
          <w:t>1</w:t>
        </w:r>
        <w:r w:rsidRPr="004A07E8">
          <w:rPr>
            <w:rFonts w:ascii="Consolas" w:eastAsia="Times New Roman" w:hAnsi="Consolas" w:cs="Times New Roman"/>
            <w:color w:val="D4D4D4"/>
            <w:sz w:val="21"/>
            <w:szCs w:val="21"/>
          </w:rPr>
          <w:t> - u.getBodyFat() / </w:t>
        </w:r>
        <w:r w:rsidRPr="004A07E8">
          <w:rPr>
            <w:rFonts w:ascii="Consolas" w:eastAsia="Times New Roman" w:hAnsi="Consolas" w:cs="Times New Roman"/>
            <w:color w:val="B5CEA8"/>
            <w:sz w:val="21"/>
            <w:szCs w:val="21"/>
          </w:rPr>
          <w:t>100</w:t>
        </w:r>
        <w:r w:rsidRPr="004A07E8">
          <w:rPr>
            <w:rFonts w:ascii="Consolas" w:eastAsia="Times New Roman" w:hAnsi="Consolas" w:cs="Times New Roman"/>
            <w:color w:val="D4D4D4"/>
            <w:sz w:val="21"/>
            <w:szCs w:val="21"/>
          </w:rPr>
          <w:t>) * u.getWeight());</w:t>
        </w:r>
      </w:ins>
    </w:p>
    <w:p w:rsidR="004A07E8" w:rsidRPr="004A07E8" w:rsidRDefault="004A07E8" w:rsidP="004A07E8">
      <w:pPr>
        <w:shd w:val="clear" w:color="auto" w:fill="1E1E1E"/>
        <w:spacing w:after="0" w:line="285" w:lineRule="atLeast"/>
        <w:rPr>
          <w:ins w:id="104" w:author="Marko" w:date="2020-09-09T09:18:00Z"/>
          <w:rFonts w:ascii="Consolas" w:eastAsia="Times New Roman" w:hAnsi="Consolas" w:cs="Times New Roman"/>
          <w:color w:val="D4D4D4"/>
          <w:sz w:val="21"/>
          <w:szCs w:val="21"/>
        </w:rPr>
      </w:pPr>
      <w:ins w:id="105" w:author="Marko" w:date="2020-09-09T09:18:00Z">
        <w:r w:rsidRPr="004A07E8">
          <w:rPr>
            <w:rFonts w:ascii="Consolas" w:eastAsia="Times New Roman" w:hAnsi="Consolas" w:cs="Times New Roman"/>
            <w:color w:val="C586C0"/>
            <w:sz w:val="21"/>
            <w:szCs w:val="21"/>
          </w:rPr>
          <w:t>end</w:t>
        </w:r>
      </w:ins>
    </w:p>
    <w:p w:rsidR="004A07E8" w:rsidRDefault="004A07E8" w:rsidP="00A46042">
      <w:pPr>
        <w:spacing w:after="0"/>
        <w:jc w:val="center"/>
        <w:rPr>
          <w:lang w:val="sr-Latn-RS"/>
        </w:rPr>
      </w:pPr>
      <w:r>
        <w:rPr>
          <w:lang w:val="sr-Latn-RS"/>
        </w:rPr>
        <w:t>Listing 5.2.2 Pravila za računanje bazalnog metabolizma</w:t>
      </w:r>
    </w:p>
    <w:p w:rsidR="00E31B50" w:rsidRDefault="00E31B50" w:rsidP="00F92D0D">
      <w:pPr>
        <w:spacing w:after="0"/>
        <w:ind w:firstLine="360"/>
        <w:jc w:val="both"/>
        <w:rPr>
          <w:lang w:val="sr-Latn-RS"/>
        </w:rPr>
      </w:pPr>
    </w:p>
    <w:p w:rsidR="00D83F67" w:rsidRDefault="00E05048" w:rsidP="00F92D0D">
      <w:pPr>
        <w:spacing w:after="0"/>
        <w:ind w:firstLine="360"/>
        <w:jc w:val="both"/>
        <w:rPr>
          <w:lang w:val="sr-Latn-RS"/>
        </w:rPr>
      </w:pPr>
      <w:r>
        <w:rPr>
          <w:lang w:val="sr-Latn-RS"/>
        </w:rPr>
        <w:t xml:space="preserve">Za broj kalorija potreban za održavanje telesne težine potrebno je razmatrati i fizičku aktivnost. </w:t>
      </w:r>
      <w:r w:rsidR="00D83F67">
        <w:rPr>
          <w:lang w:val="sr-Latn-RS"/>
        </w:rPr>
        <w:t>Količina fizičke aktivnosti se svodi na izbor jedne stavke iz liste koja sadrži</w:t>
      </w:r>
      <w:r w:rsidR="00F919BB">
        <w:rPr>
          <w:lang w:val="sr-Latn-RS"/>
        </w:rPr>
        <w:t xml:space="preserve"> sledeće</w:t>
      </w:r>
      <w:r w:rsidR="00D83F67">
        <w:rPr>
          <w:lang w:val="sr-Latn-RS"/>
        </w:rPr>
        <w:t>:</w:t>
      </w:r>
    </w:p>
    <w:p w:rsidR="00D83F67" w:rsidRDefault="00D83F67" w:rsidP="00D83F67">
      <w:pPr>
        <w:pStyle w:val="ListParagraph"/>
        <w:numPr>
          <w:ilvl w:val="0"/>
          <w:numId w:val="10"/>
        </w:numPr>
        <w:spacing w:after="0"/>
        <w:rPr>
          <w:lang w:val="sr-Latn-RS"/>
        </w:rPr>
      </w:pPr>
      <w:r w:rsidRPr="002B23BE">
        <w:rPr>
          <w:i/>
          <w:lang w:val="sr-Latn-RS"/>
        </w:rPr>
        <w:t>Sedentary</w:t>
      </w:r>
      <w:r>
        <w:rPr>
          <w:lang w:val="sr-Latn-RS"/>
        </w:rPr>
        <w:t>: bez fizičke aktivnosti</w:t>
      </w:r>
    </w:p>
    <w:p w:rsidR="00D83F67" w:rsidRDefault="00D83F67" w:rsidP="00D83F67">
      <w:pPr>
        <w:pStyle w:val="ListParagraph"/>
        <w:numPr>
          <w:ilvl w:val="0"/>
          <w:numId w:val="10"/>
        </w:numPr>
        <w:spacing w:after="0"/>
        <w:rPr>
          <w:lang w:val="sr-Latn-RS"/>
        </w:rPr>
      </w:pPr>
      <w:r w:rsidRPr="002B23BE">
        <w:rPr>
          <w:i/>
          <w:lang w:val="sr-Latn-RS"/>
        </w:rPr>
        <w:t>Light</w:t>
      </w:r>
      <w:r>
        <w:rPr>
          <w:lang w:val="sr-Latn-RS"/>
        </w:rPr>
        <w:t>: vežbanje od jednom do tri puta nedeljno</w:t>
      </w:r>
    </w:p>
    <w:p w:rsidR="00D83F67" w:rsidRDefault="00D83F67" w:rsidP="00D83F67">
      <w:pPr>
        <w:pStyle w:val="ListParagraph"/>
        <w:numPr>
          <w:ilvl w:val="0"/>
          <w:numId w:val="10"/>
        </w:numPr>
        <w:spacing w:after="0"/>
        <w:rPr>
          <w:lang w:val="sr-Latn-RS"/>
        </w:rPr>
      </w:pPr>
      <w:r w:rsidRPr="002B23BE">
        <w:rPr>
          <w:i/>
          <w:lang w:val="sr-Latn-RS"/>
        </w:rPr>
        <w:t>Moderate</w:t>
      </w:r>
      <w:r>
        <w:rPr>
          <w:lang w:val="sr-Latn-RS"/>
        </w:rPr>
        <w:t>: vežbanje od tri do četiri puta nedeljno</w:t>
      </w:r>
    </w:p>
    <w:p w:rsidR="00D83F67" w:rsidRDefault="00D83F67" w:rsidP="00D83F67">
      <w:pPr>
        <w:pStyle w:val="ListParagraph"/>
        <w:numPr>
          <w:ilvl w:val="0"/>
          <w:numId w:val="10"/>
        </w:numPr>
        <w:spacing w:after="0"/>
        <w:rPr>
          <w:lang w:val="sr-Latn-RS"/>
        </w:rPr>
      </w:pPr>
      <w:r w:rsidRPr="002B23BE">
        <w:rPr>
          <w:i/>
          <w:lang w:val="sr-Latn-RS"/>
        </w:rPr>
        <w:t>Active</w:t>
      </w:r>
      <w:r>
        <w:rPr>
          <w:lang w:val="sr-Latn-RS"/>
        </w:rPr>
        <w:t>: svakodnevno ili intenzivno vežbanje tri do četiri puta nedeljno</w:t>
      </w:r>
    </w:p>
    <w:p w:rsidR="00D83F67" w:rsidRDefault="00D83F67" w:rsidP="00D83F67">
      <w:pPr>
        <w:pStyle w:val="ListParagraph"/>
        <w:numPr>
          <w:ilvl w:val="0"/>
          <w:numId w:val="10"/>
        </w:numPr>
        <w:spacing w:after="0"/>
        <w:rPr>
          <w:lang w:val="sr-Latn-RS"/>
        </w:rPr>
      </w:pPr>
      <w:r w:rsidRPr="002B23BE">
        <w:rPr>
          <w:i/>
          <w:lang w:val="sr-Latn-RS"/>
        </w:rPr>
        <w:t>Very</w:t>
      </w:r>
      <w:r>
        <w:rPr>
          <w:lang w:val="sr-Latn-RS"/>
        </w:rPr>
        <w:t xml:space="preserve"> </w:t>
      </w:r>
      <w:r w:rsidRPr="002B23BE">
        <w:rPr>
          <w:i/>
          <w:lang w:val="sr-Latn-RS"/>
        </w:rPr>
        <w:t>active</w:t>
      </w:r>
      <w:r>
        <w:rPr>
          <w:lang w:val="sr-Latn-RS"/>
        </w:rPr>
        <w:t>: intenzivno vežbanje šest do sedam puta nedeljno</w:t>
      </w:r>
    </w:p>
    <w:p w:rsidR="00D83F67" w:rsidRDefault="00D83F67" w:rsidP="00D83F67">
      <w:pPr>
        <w:pStyle w:val="ListParagraph"/>
        <w:numPr>
          <w:ilvl w:val="0"/>
          <w:numId w:val="10"/>
        </w:numPr>
        <w:spacing w:after="0"/>
        <w:rPr>
          <w:lang w:val="sr-Latn-RS"/>
        </w:rPr>
      </w:pPr>
      <w:r w:rsidRPr="002B23BE">
        <w:rPr>
          <w:i/>
          <w:lang w:val="sr-Latn-RS"/>
        </w:rPr>
        <w:t>Extra</w:t>
      </w:r>
      <w:r>
        <w:rPr>
          <w:lang w:val="sr-Latn-RS"/>
        </w:rPr>
        <w:t xml:space="preserve"> </w:t>
      </w:r>
      <w:r w:rsidRPr="002B23BE">
        <w:rPr>
          <w:i/>
          <w:lang w:val="sr-Latn-RS"/>
        </w:rPr>
        <w:t>active</w:t>
      </w:r>
      <w:r>
        <w:rPr>
          <w:lang w:val="sr-Latn-RS"/>
        </w:rPr>
        <w:t>: veoma intenzivno svakodnevno vežbanje ili fizički posao</w:t>
      </w:r>
    </w:p>
    <w:p w:rsidR="00F919BB" w:rsidRDefault="00F919BB" w:rsidP="00F92D0D">
      <w:pPr>
        <w:spacing w:after="0"/>
        <w:jc w:val="both"/>
        <w:rPr>
          <w:lang w:val="sr-Latn-RS"/>
        </w:rPr>
      </w:pPr>
      <w:r>
        <w:rPr>
          <w:lang w:val="sr-Latn-RS"/>
        </w:rPr>
        <w:t>Broj dobijen računanjem bazalnog metabolizma se množi odgovarajućim koeficijentom vezanim za fizičku aktivnost.</w:t>
      </w:r>
    </w:p>
    <w:p w:rsidR="00B12B2A" w:rsidRDefault="00B12B2A" w:rsidP="00F92D0D">
      <w:pPr>
        <w:spacing w:after="0"/>
        <w:ind w:firstLine="360"/>
        <w:jc w:val="both"/>
        <w:rPr>
          <w:lang w:val="sr-Latn-RS"/>
        </w:rPr>
      </w:pPr>
      <w:r>
        <w:rPr>
          <w:lang w:val="sr-Latn-RS"/>
        </w:rPr>
        <w:lastRenderedPageBreak/>
        <w:t xml:space="preserve">U zavisnosti od indeksa telesne mase prethodno dobijeni broj se množi sa koeficijentima za smanjivanje ili dodavanje telesne težine tako da cilj bude dolazak do normalnog indeksa telesne mase. Da bi se lakše razumeo postupak </w:t>
      </w:r>
      <w:r w:rsidR="0085085F">
        <w:rPr>
          <w:lang w:val="sr-Latn-RS"/>
        </w:rPr>
        <w:t xml:space="preserve">povezivanja formula </w:t>
      </w:r>
      <w:r w:rsidR="00E4446A">
        <w:rPr>
          <w:lang w:val="sr-Latn-RS"/>
        </w:rPr>
        <w:t xml:space="preserve">tj. </w:t>
      </w:r>
      <w:r>
        <w:rPr>
          <w:lang w:val="sr-Latn-RS"/>
        </w:rPr>
        <w:t xml:space="preserve">ulančavanja unapred </w:t>
      </w:r>
      <w:r w:rsidR="00E4446A">
        <w:rPr>
          <w:lang w:val="sr-Latn-RS"/>
        </w:rPr>
        <w:t xml:space="preserve">informacija </w:t>
      </w:r>
      <w:r>
        <w:rPr>
          <w:lang w:val="sr-Latn-RS"/>
        </w:rPr>
        <w:t>na slici 5.2.</w:t>
      </w:r>
      <w:r w:rsidR="00E46E38">
        <w:rPr>
          <w:lang w:val="sr-Latn-RS"/>
        </w:rPr>
        <w:t>3</w:t>
      </w:r>
      <w:r>
        <w:rPr>
          <w:lang w:val="sr-Latn-RS"/>
        </w:rPr>
        <w:t xml:space="preserve"> se može videti dijagram koji prikazuje tok podataka od ulaza do krajnjeg rezultata sa pravilima koja se primenjuju</w:t>
      </w:r>
      <w:r w:rsidR="009D2C81">
        <w:rPr>
          <w:lang w:val="sr-Latn-RS"/>
        </w:rPr>
        <w:t xml:space="preserve"> za običnog korisnika, a na slici 5.2.4 za naprednog korisnika</w:t>
      </w:r>
      <w:r>
        <w:rPr>
          <w:lang w:val="sr-Latn-RS"/>
        </w:rPr>
        <w:t xml:space="preserve">. </w:t>
      </w:r>
    </w:p>
    <w:p w:rsidR="00B12B2A" w:rsidRDefault="00B12B2A" w:rsidP="00E46E38">
      <w:pPr>
        <w:spacing w:after="0"/>
        <w:jc w:val="center"/>
        <w:rPr>
          <w:lang w:val="sr-Latn-RS"/>
        </w:rPr>
      </w:pPr>
    </w:p>
    <w:p w:rsidR="00E46E38" w:rsidRDefault="009D2C81" w:rsidP="00B12B2A">
      <w:pPr>
        <w:spacing w:after="0"/>
        <w:rPr>
          <w:lang w:val="sr-Latn-RS"/>
        </w:rPr>
      </w:pPr>
      <w:r>
        <w:rPr>
          <w:noProof/>
        </w:rPr>
        <w:drawing>
          <wp:inline distT="0" distB="0" distL="0" distR="0" wp14:anchorId="3F5D23FB" wp14:editId="733A348A">
            <wp:extent cx="4723765" cy="2208530"/>
            <wp:effectExtent l="0" t="0" r="63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9">
                      <a:extLst>
                        <a:ext uri="{28A0092B-C50C-407E-A947-70E740481C1C}">
                          <a14:useLocalDpi xmlns:a14="http://schemas.microsoft.com/office/drawing/2010/main" val="0"/>
                        </a:ext>
                      </a:extLst>
                    </a:blip>
                    <a:stretch>
                      <a:fillRect/>
                    </a:stretch>
                  </pic:blipFill>
                  <pic:spPr>
                    <a:xfrm>
                      <a:off x="0" y="0"/>
                      <a:ext cx="4723765" cy="2208530"/>
                    </a:xfrm>
                    <a:prstGeom prst="rect">
                      <a:avLst/>
                    </a:prstGeom>
                  </pic:spPr>
                </pic:pic>
              </a:graphicData>
            </a:graphic>
          </wp:inline>
        </w:drawing>
      </w:r>
    </w:p>
    <w:p w:rsidR="009D2C81" w:rsidRDefault="009D2C81" w:rsidP="009D2C81">
      <w:pPr>
        <w:spacing w:after="0"/>
        <w:jc w:val="center"/>
        <w:rPr>
          <w:lang w:val="sr-Latn-RS"/>
        </w:rPr>
      </w:pPr>
      <w:r>
        <w:rPr>
          <w:lang w:val="sr-Latn-RS"/>
        </w:rPr>
        <w:t>Slika 5.2.3 Postupak ulančavanja unapred za običnog korisnika</w:t>
      </w:r>
    </w:p>
    <w:p w:rsidR="009D2C81" w:rsidRDefault="009D2C81" w:rsidP="00B12B2A">
      <w:pPr>
        <w:spacing w:after="0"/>
        <w:rPr>
          <w:lang w:val="sr-Latn-RS"/>
        </w:rPr>
      </w:pPr>
    </w:p>
    <w:p w:rsidR="009D2C81" w:rsidRDefault="009D2C81" w:rsidP="00B12B2A">
      <w:pPr>
        <w:spacing w:after="0"/>
        <w:rPr>
          <w:lang w:val="sr-Latn-RS"/>
        </w:rPr>
      </w:pPr>
      <w:r>
        <w:rPr>
          <w:noProof/>
        </w:rPr>
        <w:drawing>
          <wp:inline distT="0" distB="0" distL="0" distR="0" wp14:anchorId="1AFE829A" wp14:editId="30E51A26">
            <wp:extent cx="4723765" cy="2208530"/>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predni korisnik.png"/>
                    <pic:cNvPicPr/>
                  </pic:nvPicPr>
                  <pic:blipFill>
                    <a:blip r:embed="rId30">
                      <a:extLst>
                        <a:ext uri="{28A0092B-C50C-407E-A947-70E740481C1C}">
                          <a14:useLocalDpi xmlns:a14="http://schemas.microsoft.com/office/drawing/2010/main" val="0"/>
                        </a:ext>
                      </a:extLst>
                    </a:blip>
                    <a:stretch>
                      <a:fillRect/>
                    </a:stretch>
                  </pic:blipFill>
                  <pic:spPr>
                    <a:xfrm>
                      <a:off x="0" y="0"/>
                      <a:ext cx="4723765" cy="2208530"/>
                    </a:xfrm>
                    <a:prstGeom prst="rect">
                      <a:avLst/>
                    </a:prstGeom>
                  </pic:spPr>
                </pic:pic>
              </a:graphicData>
            </a:graphic>
          </wp:inline>
        </w:drawing>
      </w:r>
    </w:p>
    <w:p w:rsidR="009D2C81" w:rsidRDefault="009D2C81" w:rsidP="00A46042">
      <w:pPr>
        <w:spacing w:after="0"/>
        <w:jc w:val="center"/>
        <w:rPr>
          <w:lang w:val="sr-Latn-RS"/>
        </w:rPr>
      </w:pPr>
      <w:r>
        <w:rPr>
          <w:lang w:val="sr-Latn-RS"/>
        </w:rPr>
        <w:t>Slika 5.2.4 Postupak ulančavanja unapred za naprednog korisnika</w:t>
      </w:r>
    </w:p>
    <w:p w:rsidR="009D2C81" w:rsidRDefault="009D2C81" w:rsidP="00B61913">
      <w:pPr>
        <w:spacing w:after="0"/>
        <w:rPr>
          <w:lang w:val="sr-Latn-RS"/>
        </w:rPr>
      </w:pPr>
    </w:p>
    <w:p w:rsidR="009D2C81" w:rsidRDefault="009D2C81" w:rsidP="00D03713">
      <w:pPr>
        <w:spacing w:after="0"/>
        <w:rPr>
          <w:lang w:val="sr-Latn-RS"/>
        </w:rPr>
      </w:pPr>
      <w:r>
        <w:rPr>
          <w:lang w:val="sr-Latn-RS"/>
        </w:rPr>
        <w:t>Prikaz pravila u kojima se računa količina kalorija potrebna za održavanje telesne težine se može videti na listingu 5.2.5, a za idealan dnevni unos kalorija na listingu 5.2.6.</w:t>
      </w:r>
    </w:p>
    <w:p w:rsidR="00E31B50" w:rsidRDefault="00E31B50" w:rsidP="00D03713">
      <w:pPr>
        <w:spacing w:after="0"/>
        <w:rPr>
          <w:lang w:val="sr-Latn-RS"/>
        </w:rPr>
      </w:pP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C586C0"/>
          <w:sz w:val="21"/>
          <w:szCs w:val="21"/>
        </w:rPr>
        <w:lastRenderedPageBreak/>
        <w:t>rule</w:t>
      </w: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E9178"/>
          <w:sz w:val="21"/>
          <w:szCs w:val="21"/>
        </w:rPr>
        <w:t>"Calorie SEDENTARY"</w:t>
      </w: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586C0"/>
          <w:sz w:val="21"/>
          <w:szCs w:val="21"/>
        </w:rPr>
        <w:t>salience</w:t>
      </w: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B5CEA8"/>
          <w:sz w:val="21"/>
          <w:szCs w:val="21"/>
        </w:rPr>
        <w:t>10</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586C0"/>
          <w:sz w:val="21"/>
          <w:szCs w:val="21"/>
        </w:rPr>
        <w:t>when</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u: </w:t>
      </w:r>
      <w:r w:rsidRPr="009D2C81">
        <w:rPr>
          <w:rFonts w:ascii="Consolas" w:eastAsia="Times New Roman" w:hAnsi="Consolas" w:cs="Times New Roman"/>
          <w:color w:val="4EC9B0"/>
          <w:sz w:val="21"/>
          <w:szCs w:val="21"/>
        </w:rPr>
        <w:t>User</w:t>
      </w:r>
      <w:r w:rsidRPr="009D2C81">
        <w:rPr>
          <w:rFonts w:ascii="Consolas" w:eastAsia="Times New Roman" w:hAnsi="Consolas" w:cs="Times New Roman"/>
          <w:color w:val="D4D4D4"/>
          <w:sz w:val="21"/>
          <w:szCs w:val="21"/>
        </w:rPr>
        <w:t>(activity == </w:t>
      </w:r>
      <w:r w:rsidRPr="009D2C81">
        <w:rPr>
          <w:rFonts w:ascii="Consolas" w:eastAsia="Times New Roman" w:hAnsi="Consolas" w:cs="Times New Roman"/>
          <w:color w:val="4EC9B0"/>
          <w:sz w:val="21"/>
          <w:szCs w:val="21"/>
        </w:rPr>
        <w:t>Activity</w:t>
      </w:r>
      <w:r w:rsidRPr="009D2C81">
        <w:rPr>
          <w:rFonts w:ascii="Consolas" w:eastAsia="Times New Roman" w:hAnsi="Consolas" w:cs="Times New Roman"/>
          <w:color w:val="D4D4D4"/>
          <w:sz w:val="21"/>
          <w:szCs w:val="21"/>
        </w:rPr>
        <w:t>.</w:t>
      </w:r>
      <w:r w:rsidRPr="009D2C81">
        <w:rPr>
          <w:rFonts w:ascii="Consolas" w:eastAsia="Times New Roman" w:hAnsi="Consolas" w:cs="Times New Roman"/>
          <w:color w:val="4EC9B0"/>
          <w:sz w:val="21"/>
          <w:szCs w:val="21"/>
        </w:rPr>
        <w:t>SEDENTARY</w:t>
      </w:r>
      <w:r w:rsidRPr="009D2C81">
        <w:rPr>
          <w:rFonts w:ascii="Consolas" w:eastAsia="Times New Roman" w:hAnsi="Consolas" w:cs="Times New Roman"/>
          <w:color w:val="D4D4D4"/>
          <w:sz w:val="21"/>
          <w:szCs w:val="21"/>
        </w:rPr>
        <w:t>)</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586C0"/>
          <w:sz w:val="21"/>
          <w:szCs w:val="21"/>
        </w:rPr>
        <w:t>then</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u.setCalories(u.getBmr() * </w:t>
      </w:r>
      <w:r w:rsidRPr="009D2C81">
        <w:rPr>
          <w:rFonts w:ascii="Consolas" w:eastAsia="Times New Roman" w:hAnsi="Consolas" w:cs="Times New Roman"/>
          <w:color w:val="B5CEA8"/>
          <w:sz w:val="21"/>
          <w:szCs w:val="21"/>
        </w:rPr>
        <w:t>1.2</w:t>
      </w:r>
      <w:r w:rsidRPr="009D2C81">
        <w:rPr>
          <w:rFonts w:ascii="Consolas" w:eastAsia="Times New Roman" w:hAnsi="Consolas" w:cs="Times New Roman"/>
          <w:color w:val="D4D4D4"/>
          <w:sz w:val="21"/>
          <w:szCs w:val="21"/>
        </w:rPr>
        <w:t>);</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update(u);</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C586C0"/>
          <w:sz w:val="21"/>
          <w:szCs w:val="21"/>
        </w:rPr>
        <w:t>end</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C586C0"/>
          <w:sz w:val="21"/>
          <w:szCs w:val="21"/>
        </w:rPr>
        <w:t>rule</w:t>
      </w: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E9178"/>
          <w:sz w:val="21"/>
          <w:szCs w:val="21"/>
        </w:rPr>
        <w:t>"Calorie LIGHT"</w:t>
      </w: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586C0"/>
          <w:sz w:val="21"/>
          <w:szCs w:val="21"/>
        </w:rPr>
        <w:t>salience</w:t>
      </w: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B5CEA8"/>
          <w:sz w:val="21"/>
          <w:szCs w:val="21"/>
        </w:rPr>
        <w:t>10</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586C0"/>
          <w:sz w:val="21"/>
          <w:szCs w:val="21"/>
        </w:rPr>
        <w:t>when</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u: </w:t>
      </w:r>
      <w:r w:rsidRPr="009D2C81">
        <w:rPr>
          <w:rFonts w:ascii="Consolas" w:eastAsia="Times New Roman" w:hAnsi="Consolas" w:cs="Times New Roman"/>
          <w:color w:val="4EC9B0"/>
          <w:sz w:val="21"/>
          <w:szCs w:val="21"/>
        </w:rPr>
        <w:t>User</w:t>
      </w:r>
      <w:r w:rsidRPr="009D2C81">
        <w:rPr>
          <w:rFonts w:ascii="Consolas" w:eastAsia="Times New Roman" w:hAnsi="Consolas" w:cs="Times New Roman"/>
          <w:color w:val="D4D4D4"/>
          <w:sz w:val="21"/>
          <w:szCs w:val="21"/>
        </w:rPr>
        <w:t>(activity == </w:t>
      </w:r>
      <w:r w:rsidRPr="009D2C81">
        <w:rPr>
          <w:rFonts w:ascii="Consolas" w:eastAsia="Times New Roman" w:hAnsi="Consolas" w:cs="Times New Roman"/>
          <w:color w:val="4EC9B0"/>
          <w:sz w:val="21"/>
          <w:szCs w:val="21"/>
        </w:rPr>
        <w:t>Activity</w:t>
      </w:r>
      <w:r w:rsidRPr="009D2C81">
        <w:rPr>
          <w:rFonts w:ascii="Consolas" w:eastAsia="Times New Roman" w:hAnsi="Consolas" w:cs="Times New Roman"/>
          <w:color w:val="D4D4D4"/>
          <w:sz w:val="21"/>
          <w:szCs w:val="21"/>
        </w:rPr>
        <w:t>.</w:t>
      </w:r>
      <w:r w:rsidRPr="009D2C81">
        <w:rPr>
          <w:rFonts w:ascii="Consolas" w:eastAsia="Times New Roman" w:hAnsi="Consolas" w:cs="Times New Roman"/>
          <w:color w:val="4EC9B0"/>
          <w:sz w:val="21"/>
          <w:szCs w:val="21"/>
        </w:rPr>
        <w:t>LIGHT</w:t>
      </w:r>
      <w:r w:rsidRPr="009D2C81">
        <w:rPr>
          <w:rFonts w:ascii="Consolas" w:eastAsia="Times New Roman" w:hAnsi="Consolas" w:cs="Times New Roman"/>
          <w:color w:val="D4D4D4"/>
          <w:sz w:val="21"/>
          <w:szCs w:val="21"/>
        </w:rPr>
        <w:t>)</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586C0"/>
          <w:sz w:val="21"/>
          <w:szCs w:val="21"/>
        </w:rPr>
        <w:t>then</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u.setCalories(u.getBmr() * </w:t>
      </w:r>
      <w:r w:rsidRPr="009D2C81">
        <w:rPr>
          <w:rFonts w:ascii="Consolas" w:eastAsia="Times New Roman" w:hAnsi="Consolas" w:cs="Times New Roman"/>
          <w:color w:val="B5CEA8"/>
          <w:sz w:val="21"/>
          <w:szCs w:val="21"/>
        </w:rPr>
        <w:t>1.35</w:t>
      </w:r>
      <w:r w:rsidRPr="009D2C81">
        <w:rPr>
          <w:rFonts w:ascii="Consolas" w:eastAsia="Times New Roman" w:hAnsi="Consolas" w:cs="Times New Roman"/>
          <w:color w:val="D4D4D4"/>
          <w:sz w:val="21"/>
          <w:szCs w:val="21"/>
        </w:rPr>
        <w:t>);</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update(u);</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C586C0"/>
          <w:sz w:val="21"/>
          <w:szCs w:val="21"/>
        </w:rPr>
        <w:t>end</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C586C0"/>
          <w:sz w:val="21"/>
          <w:szCs w:val="21"/>
        </w:rPr>
        <w:t>rule</w:t>
      </w: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E9178"/>
          <w:sz w:val="21"/>
          <w:szCs w:val="21"/>
        </w:rPr>
        <w:t>"Calorie MODERATE"</w:t>
      </w: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586C0"/>
          <w:sz w:val="21"/>
          <w:szCs w:val="21"/>
        </w:rPr>
        <w:t>salience</w:t>
      </w: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B5CEA8"/>
          <w:sz w:val="21"/>
          <w:szCs w:val="21"/>
        </w:rPr>
        <w:t>10</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586C0"/>
          <w:sz w:val="21"/>
          <w:szCs w:val="21"/>
        </w:rPr>
        <w:t>when</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u: </w:t>
      </w:r>
      <w:r w:rsidRPr="009D2C81">
        <w:rPr>
          <w:rFonts w:ascii="Consolas" w:eastAsia="Times New Roman" w:hAnsi="Consolas" w:cs="Times New Roman"/>
          <w:color w:val="4EC9B0"/>
          <w:sz w:val="21"/>
          <w:szCs w:val="21"/>
        </w:rPr>
        <w:t>User</w:t>
      </w:r>
      <w:r w:rsidRPr="009D2C81">
        <w:rPr>
          <w:rFonts w:ascii="Consolas" w:eastAsia="Times New Roman" w:hAnsi="Consolas" w:cs="Times New Roman"/>
          <w:color w:val="D4D4D4"/>
          <w:sz w:val="21"/>
          <w:szCs w:val="21"/>
        </w:rPr>
        <w:t>(activity == </w:t>
      </w:r>
      <w:r w:rsidRPr="009D2C81">
        <w:rPr>
          <w:rFonts w:ascii="Consolas" w:eastAsia="Times New Roman" w:hAnsi="Consolas" w:cs="Times New Roman"/>
          <w:color w:val="4EC9B0"/>
          <w:sz w:val="21"/>
          <w:szCs w:val="21"/>
        </w:rPr>
        <w:t>Activity</w:t>
      </w:r>
      <w:r w:rsidRPr="009D2C81">
        <w:rPr>
          <w:rFonts w:ascii="Consolas" w:eastAsia="Times New Roman" w:hAnsi="Consolas" w:cs="Times New Roman"/>
          <w:color w:val="D4D4D4"/>
          <w:sz w:val="21"/>
          <w:szCs w:val="21"/>
        </w:rPr>
        <w:t>.</w:t>
      </w:r>
      <w:r w:rsidRPr="009D2C81">
        <w:rPr>
          <w:rFonts w:ascii="Consolas" w:eastAsia="Times New Roman" w:hAnsi="Consolas" w:cs="Times New Roman"/>
          <w:color w:val="4EC9B0"/>
          <w:sz w:val="21"/>
          <w:szCs w:val="21"/>
        </w:rPr>
        <w:t>MODERATE</w:t>
      </w:r>
      <w:r w:rsidRPr="009D2C81">
        <w:rPr>
          <w:rFonts w:ascii="Consolas" w:eastAsia="Times New Roman" w:hAnsi="Consolas" w:cs="Times New Roman"/>
          <w:color w:val="D4D4D4"/>
          <w:sz w:val="21"/>
          <w:szCs w:val="21"/>
        </w:rPr>
        <w:t>)</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586C0"/>
          <w:sz w:val="21"/>
          <w:szCs w:val="21"/>
        </w:rPr>
        <w:t>then</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u.setCalories(u.getBmr() * </w:t>
      </w:r>
      <w:r w:rsidRPr="009D2C81">
        <w:rPr>
          <w:rFonts w:ascii="Consolas" w:eastAsia="Times New Roman" w:hAnsi="Consolas" w:cs="Times New Roman"/>
          <w:color w:val="B5CEA8"/>
          <w:sz w:val="21"/>
          <w:szCs w:val="21"/>
        </w:rPr>
        <w:t>1.5</w:t>
      </w:r>
      <w:r w:rsidRPr="009D2C81">
        <w:rPr>
          <w:rFonts w:ascii="Consolas" w:eastAsia="Times New Roman" w:hAnsi="Consolas" w:cs="Times New Roman"/>
          <w:color w:val="D4D4D4"/>
          <w:sz w:val="21"/>
          <w:szCs w:val="21"/>
        </w:rPr>
        <w:t>);</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update(u);</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C586C0"/>
          <w:sz w:val="21"/>
          <w:szCs w:val="21"/>
        </w:rPr>
        <w:t>end</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C586C0"/>
          <w:sz w:val="21"/>
          <w:szCs w:val="21"/>
        </w:rPr>
        <w:t>rule</w:t>
      </w: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E9178"/>
          <w:sz w:val="21"/>
          <w:szCs w:val="21"/>
        </w:rPr>
        <w:t>"Calorie ACTIVE"</w:t>
      </w: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586C0"/>
          <w:sz w:val="21"/>
          <w:szCs w:val="21"/>
        </w:rPr>
        <w:t>salience</w:t>
      </w: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B5CEA8"/>
          <w:sz w:val="21"/>
          <w:szCs w:val="21"/>
        </w:rPr>
        <w:t>10</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586C0"/>
          <w:sz w:val="21"/>
          <w:szCs w:val="21"/>
        </w:rPr>
        <w:t>when</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u: </w:t>
      </w:r>
      <w:r w:rsidRPr="009D2C81">
        <w:rPr>
          <w:rFonts w:ascii="Consolas" w:eastAsia="Times New Roman" w:hAnsi="Consolas" w:cs="Times New Roman"/>
          <w:color w:val="4EC9B0"/>
          <w:sz w:val="21"/>
          <w:szCs w:val="21"/>
        </w:rPr>
        <w:t>User</w:t>
      </w:r>
      <w:r w:rsidRPr="009D2C81">
        <w:rPr>
          <w:rFonts w:ascii="Consolas" w:eastAsia="Times New Roman" w:hAnsi="Consolas" w:cs="Times New Roman"/>
          <w:color w:val="D4D4D4"/>
          <w:sz w:val="21"/>
          <w:szCs w:val="21"/>
        </w:rPr>
        <w:t>(activity == </w:t>
      </w:r>
      <w:r w:rsidRPr="009D2C81">
        <w:rPr>
          <w:rFonts w:ascii="Consolas" w:eastAsia="Times New Roman" w:hAnsi="Consolas" w:cs="Times New Roman"/>
          <w:color w:val="4EC9B0"/>
          <w:sz w:val="21"/>
          <w:szCs w:val="21"/>
        </w:rPr>
        <w:t>Activity</w:t>
      </w:r>
      <w:r w:rsidRPr="009D2C81">
        <w:rPr>
          <w:rFonts w:ascii="Consolas" w:eastAsia="Times New Roman" w:hAnsi="Consolas" w:cs="Times New Roman"/>
          <w:color w:val="D4D4D4"/>
          <w:sz w:val="21"/>
          <w:szCs w:val="21"/>
        </w:rPr>
        <w:t>.</w:t>
      </w:r>
      <w:r w:rsidRPr="009D2C81">
        <w:rPr>
          <w:rFonts w:ascii="Consolas" w:eastAsia="Times New Roman" w:hAnsi="Consolas" w:cs="Times New Roman"/>
          <w:color w:val="4EC9B0"/>
          <w:sz w:val="21"/>
          <w:szCs w:val="21"/>
        </w:rPr>
        <w:t>ACTIVE</w:t>
      </w:r>
      <w:r w:rsidRPr="009D2C81">
        <w:rPr>
          <w:rFonts w:ascii="Consolas" w:eastAsia="Times New Roman" w:hAnsi="Consolas" w:cs="Times New Roman"/>
          <w:color w:val="D4D4D4"/>
          <w:sz w:val="21"/>
          <w:szCs w:val="21"/>
        </w:rPr>
        <w:t>)</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586C0"/>
          <w:sz w:val="21"/>
          <w:szCs w:val="21"/>
        </w:rPr>
        <w:t>then</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u.setCalories(u.getBmr() * </w:t>
      </w:r>
      <w:r w:rsidRPr="009D2C81">
        <w:rPr>
          <w:rFonts w:ascii="Consolas" w:eastAsia="Times New Roman" w:hAnsi="Consolas" w:cs="Times New Roman"/>
          <w:color w:val="B5CEA8"/>
          <w:sz w:val="21"/>
          <w:szCs w:val="21"/>
        </w:rPr>
        <w:t>1.65</w:t>
      </w:r>
      <w:r w:rsidRPr="009D2C81">
        <w:rPr>
          <w:rFonts w:ascii="Consolas" w:eastAsia="Times New Roman" w:hAnsi="Consolas" w:cs="Times New Roman"/>
          <w:color w:val="D4D4D4"/>
          <w:sz w:val="21"/>
          <w:szCs w:val="21"/>
        </w:rPr>
        <w:t>);</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update(u);</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C586C0"/>
          <w:sz w:val="21"/>
          <w:szCs w:val="21"/>
        </w:rPr>
        <w:t>end</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C586C0"/>
          <w:sz w:val="21"/>
          <w:szCs w:val="21"/>
        </w:rPr>
        <w:t>rule</w:t>
      </w: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E9178"/>
          <w:sz w:val="21"/>
          <w:szCs w:val="21"/>
        </w:rPr>
        <w:t>"Calorie VERY_ACTIVE"</w:t>
      </w: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586C0"/>
          <w:sz w:val="21"/>
          <w:szCs w:val="21"/>
        </w:rPr>
        <w:t>salience</w:t>
      </w: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B5CEA8"/>
          <w:sz w:val="21"/>
          <w:szCs w:val="21"/>
        </w:rPr>
        <w:t>10</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586C0"/>
          <w:sz w:val="21"/>
          <w:szCs w:val="21"/>
        </w:rPr>
        <w:t>when</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u: </w:t>
      </w:r>
      <w:r w:rsidRPr="009D2C81">
        <w:rPr>
          <w:rFonts w:ascii="Consolas" w:eastAsia="Times New Roman" w:hAnsi="Consolas" w:cs="Times New Roman"/>
          <w:color w:val="4EC9B0"/>
          <w:sz w:val="21"/>
          <w:szCs w:val="21"/>
        </w:rPr>
        <w:t>User</w:t>
      </w:r>
      <w:r w:rsidRPr="009D2C81">
        <w:rPr>
          <w:rFonts w:ascii="Consolas" w:eastAsia="Times New Roman" w:hAnsi="Consolas" w:cs="Times New Roman"/>
          <w:color w:val="D4D4D4"/>
          <w:sz w:val="21"/>
          <w:szCs w:val="21"/>
        </w:rPr>
        <w:t>(activity == </w:t>
      </w:r>
      <w:r w:rsidRPr="009D2C81">
        <w:rPr>
          <w:rFonts w:ascii="Consolas" w:eastAsia="Times New Roman" w:hAnsi="Consolas" w:cs="Times New Roman"/>
          <w:color w:val="4EC9B0"/>
          <w:sz w:val="21"/>
          <w:szCs w:val="21"/>
        </w:rPr>
        <w:t>Activity</w:t>
      </w:r>
      <w:r w:rsidRPr="009D2C81">
        <w:rPr>
          <w:rFonts w:ascii="Consolas" w:eastAsia="Times New Roman" w:hAnsi="Consolas" w:cs="Times New Roman"/>
          <w:color w:val="D4D4D4"/>
          <w:sz w:val="21"/>
          <w:szCs w:val="21"/>
        </w:rPr>
        <w:t>.</w:t>
      </w:r>
      <w:r w:rsidRPr="009D2C81">
        <w:rPr>
          <w:rFonts w:ascii="Consolas" w:eastAsia="Times New Roman" w:hAnsi="Consolas" w:cs="Times New Roman"/>
          <w:color w:val="4EC9B0"/>
          <w:sz w:val="21"/>
          <w:szCs w:val="21"/>
        </w:rPr>
        <w:t>VERY_ACTIVE</w:t>
      </w:r>
      <w:r w:rsidRPr="009D2C81">
        <w:rPr>
          <w:rFonts w:ascii="Consolas" w:eastAsia="Times New Roman" w:hAnsi="Consolas" w:cs="Times New Roman"/>
          <w:color w:val="D4D4D4"/>
          <w:sz w:val="21"/>
          <w:szCs w:val="21"/>
        </w:rPr>
        <w:t>)</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586C0"/>
          <w:sz w:val="21"/>
          <w:szCs w:val="21"/>
        </w:rPr>
        <w:t>then</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u.setCalories(u.getBmr() * </w:t>
      </w:r>
      <w:r w:rsidRPr="009D2C81">
        <w:rPr>
          <w:rFonts w:ascii="Consolas" w:eastAsia="Times New Roman" w:hAnsi="Consolas" w:cs="Times New Roman"/>
          <w:color w:val="B5CEA8"/>
          <w:sz w:val="21"/>
          <w:szCs w:val="21"/>
        </w:rPr>
        <w:t>1.8</w:t>
      </w:r>
      <w:r w:rsidRPr="009D2C81">
        <w:rPr>
          <w:rFonts w:ascii="Consolas" w:eastAsia="Times New Roman" w:hAnsi="Consolas" w:cs="Times New Roman"/>
          <w:color w:val="D4D4D4"/>
          <w:sz w:val="21"/>
          <w:szCs w:val="21"/>
        </w:rPr>
        <w:t>);</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update(u);</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C586C0"/>
          <w:sz w:val="21"/>
          <w:szCs w:val="21"/>
        </w:rPr>
        <w:t>end</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C586C0"/>
          <w:sz w:val="21"/>
          <w:szCs w:val="21"/>
        </w:rPr>
        <w:t>rule</w:t>
      </w: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E9178"/>
          <w:sz w:val="21"/>
          <w:szCs w:val="21"/>
        </w:rPr>
        <w:t>"Calorie EXTRA_ACTIVE"</w:t>
      </w: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586C0"/>
          <w:sz w:val="21"/>
          <w:szCs w:val="21"/>
        </w:rPr>
        <w:t>salience</w:t>
      </w: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B5CEA8"/>
          <w:sz w:val="21"/>
          <w:szCs w:val="21"/>
        </w:rPr>
        <w:t>10</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lastRenderedPageBreak/>
        <w:t>    </w:t>
      </w:r>
      <w:r w:rsidRPr="009D2C81">
        <w:rPr>
          <w:rFonts w:ascii="Consolas" w:eastAsia="Times New Roman" w:hAnsi="Consolas" w:cs="Times New Roman"/>
          <w:color w:val="C586C0"/>
          <w:sz w:val="21"/>
          <w:szCs w:val="21"/>
        </w:rPr>
        <w:t>when</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u: </w:t>
      </w:r>
      <w:r w:rsidRPr="009D2C81">
        <w:rPr>
          <w:rFonts w:ascii="Consolas" w:eastAsia="Times New Roman" w:hAnsi="Consolas" w:cs="Times New Roman"/>
          <w:color w:val="4EC9B0"/>
          <w:sz w:val="21"/>
          <w:szCs w:val="21"/>
        </w:rPr>
        <w:t>User</w:t>
      </w:r>
      <w:r w:rsidRPr="009D2C81">
        <w:rPr>
          <w:rFonts w:ascii="Consolas" w:eastAsia="Times New Roman" w:hAnsi="Consolas" w:cs="Times New Roman"/>
          <w:color w:val="D4D4D4"/>
          <w:sz w:val="21"/>
          <w:szCs w:val="21"/>
        </w:rPr>
        <w:t>(activity == </w:t>
      </w:r>
      <w:r w:rsidRPr="009D2C81">
        <w:rPr>
          <w:rFonts w:ascii="Consolas" w:eastAsia="Times New Roman" w:hAnsi="Consolas" w:cs="Times New Roman"/>
          <w:color w:val="4EC9B0"/>
          <w:sz w:val="21"/>
          <w:szCs w:val="21"/>
        </w:rPr>
        <w:t>Activity</w:t>
      </w:r>
      <w:r w:rsidRPr="009D2C81">
        <w:rPr>
          <w:rFonts w:ascii="Consolas" w:eastAsia="Times New Roman" w:hAnsi="Consolas" w:cs="Times New Roman"/>
          <w:color w:val="D4D4D4"/>
          <w:sz w:val="21"/>
          <w:szCs w:val="21"/>
        </w:rPr>
        <w:t>.</w:t>
      </w:r>
      <w:r w:rsidRPr="009D2C81">
        <w:rPr>
          <w:rFonts w:ascii="Consolas" w:eastAsia="Times New Roman" w:hAnsi="Consolas" w:cs="Times New Roman"/>
          <w:color w:val="4EC9B0"/>
          <w:sz w:val="21"/>
          <w:szCs w:val="21"/>
        </w:rPr>
        <w:t>EXTRA_ACTIVE</w:t>
      </w:r>
      <w:r w:rsidRPr="009D2C81">
        <w:rPr>
          <w:rFonts w:ascii="Consolas" w:eastAsia="Times New Roman" w:hAnsi="Consolas" w:cs="Times New Roman"/>
          <w:color w:val="D4D4D4"/>
          <w:sz w:val="21"/>
          <w:szCs w:val="21"/>
        </w:rPr>
        <w:t>)</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w:t>
      </w:r>
      <w:r w:rsidRPr="009D2C81">
        <w:rPr>
          <w:rFonts w:ascii="Consolas" w:eastAsia="Times New Roman" w:hAnsi="Consolas" w:cs="Times New Roman"/>
          <w:color w:val="C586C0"/>
          <w:sz w:val="21"/>
          <w:szCs w:val="21"/>
        </w:rPr>
        <w:t>then</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u.setCalories(u.getBmr() * </w:t>
      </w:r>
      <w:r w:rsidRPr="009D2C81">
        <w:rPr>
          <w:rFonts w:ascii="Consolas" w:eastAsia="Times New Roman" w:hAnsi="Consolas" w:cs="Times New Roman"/>
          <w:color w:val="B5CEA8"/>
          <w:sz w:val="21"/>
          <w:szCs w:val="21"/>
        </w:rPr>
        <w:t>1.95</w:t>
      </w:r>
      <w:r w:rsidRPr="009D2C81">
        <w:rPr>
          <w:rFonts w:ascii="Consolas" w:eastAsia="Times New Roman" w:hAnsi="Consolas" w:cs="Times New Roman"/>
          <w:color w:val="D4D4D4"/>
          <w:sz w:val="21"/>
          <w:szCs w:val="21"/>
        </w:rPr>
        <w:t>);</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D4D4D4"/>
          <w:sz w:val="21"/>
          <w:szCs w:val="21"/>
        </w:rPr>
        <w:t>        update(u);</w:t>
      </w:r>
    </w:p>
    <w:p w:rsidR="009D2C81" w:rsidRPr="009D2C81" w:rsidRDefault="009D2C81" w:rsidP="009D2C81">
      <w:pPr>
        <w:shd w:val="clear" w:color="auto" w:fill="1E1E1E"/>
        <w:spacing w:after="0" w:line="285" w:lineRule="atLeast"/>
        <w:rPr>
          <w:rFonts w:ascii="Consolas" w:eastAsia="Times New Roman" w:hAnsi="Consolas" w:cs="Times New Roman"/>
          <w:color w:val="D4D4D4"/>
          <w:sz w:val="21"/>
          <w:szCs w:val="21"/>
        </w:rPr>
      </w:pPr>
      <w:r w:rsidRPr="009D2C81">
        <w:rPr>
          <w:rFonts w:ascii="Consolas" w:eastAsia="Times New Roman" w:hAnsi="Consolas" w:cs="Times New Roman"/>
          <w:color w:val="C586C0"/>
          <w:sz w:val="21"/>
          <w:szCs w:val="21"/>
        </w:rPr>
        <w:t>end</w:t>
      </w:r>
    </w:p>
    <w:p w:rsidR="00E31B50" w:rsidRDefault="00B61913" w:rsidP="00A46042">
      <w:pPr>
        <w:spacing w:after="0"/>
        <w:jc w:val="center"/>
        <w:rPr>
          <w:lang w:val="sr-Latn-RS"/>
        </w:rPr>
      </w:pPr>
      <w:r>
        <w:rPr>
          <w:lang w:val="sr-Latn-RS"/>
        </w:rPr>
        <w:t>Listing 5.2.5 Pravila za računanje količie kalorija za održavanje telesne težine</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C586C0"/>
          <w:sz w:val="21"/>
          <w:szCs w:val="21"/>
        </w:rPr>
        <w:t>rule</w:t>
      </w: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E9178"/>
          <w:sz w:val="21"/>
          <w:szCs w:val="21"/>
        </w:rPr>
        <w:t>"Calories 1"</w:t>
      </w: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586C0"/>
          <w:sz w:val="21"/>
          <w:szCs w:val="21"/>
        </w:rPr>
        <w:t>salience</w:t>
      </w: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B5CEA8"/>
          <w:sz w:val="21"/>
          <w:szCs w:val="21"/>
        </w:rPr>
        <w:t>5</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586C0"/>
          <w:sz w:val="21"/>
          <w:szCs w:val="21"/>
        </w:rPr>
        <w:t>when</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$u: </w:t>
      </w:r>
      <w:r w:rsidRPr="00B61913">
        <w:rPr>
          <w:rFonts w:ascii="Consolas" w:eastAsia="Times New Roman" w:hAnsi="Consolas" w:cs="Times New Roman"/>
          <w:color w:val="4EC9B0"/>
          <w:sz w:val="21"/>
          <w:szCs w:val="21"/>
        </w:rPr>
        <w:t>User</w:t>
      </w:r>
      <w:r w:rsidRPr="00B61913">
        <w:rPr>
          <w:rFonts w:ascii="Consolas" w:eastAsia="Times New Roman" w:hAnsi="Consolas" w:cs="Times New Roman"/>
          <w:color w:val="D4D4D4"/>
          <w:sz w:val="21"/>
          <w:szCs w:val="21"/>
        </w:rPr>
        <w:t>(getCalories() &gt; </w:t>
      </w:r>
      <w:r w:rsidRPr="00B61913">
        <w:rPr>
          <w:rFonts w:ascii="Consolas" w:eastAsia="Times New Roman" w:hAnsi="Consolas" w:cs="Times New Roman"/>
          <w:color w:val="B5CEA8"/>
          <w:sz w:val="21"/>
          <w:szCs w:val="21"/>
        </w:rPr>
        <w:t>0</w:t>
      </w:r>
      <w:r w:rsidRPr="00B61913">
        <w:rPr>
          <w:rFonts w:ascii="Consolas" w:eastAsia="Times New Roman" w:hAnsi="Consolas" w:cs="Times New Roman"/>
          <w:color w:val="D4D4D4"/>
          <w:sz w:val="21"/>
          <w:szCs w:val="21"/>
        </w:rPr>
        <w:t>, getBmi() &lt; </w:t>
      </w:r>
      <w:r w:rsidRPr="00B61913">
        <w:rPr>
          <w:rFonts w:ascii="Consolas" w:eastAsia="Times New Roman" w:hAnsi="Consolas" w:cs="Times New Roman"/>
          <w:color w:val="B5CEA8"/>
          <w:sz w:val="21"/>
          <w:szCs w:val="21"/>
        </w:rPr>
        <w:t>10</w:t>
      </w:r>
      <w:r w:rsidRPr="00B61913">
        <w:rPr>
          <w:rFonts w:ascii="Consolas" w:eastAsia="Times New Roman" w:hAnsi="Consolas" w:cs="Times New Roman"/>
          <w:color w:val="D4D4D4"/>
          <w:sz w:val="21"/>
          <w:szCs w:val="21"/>
        </w:rPr>
        <w:t>)</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586C0"/>
          <w:sz w:val="21"/>
          <w:szCs w:val="21"/>
        </w:rPr>
        <w:t>then</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$u.setCalories($u.getCalories() * </w:t>
      </w:r>
      <w:r w:rsidRPr="00B61913">
        <w:rPr>
          <w:rFonts w:ascii="Consolas" w:eastAsia="Times New Roman" w:hAnsi="Consolas" w:cs="Times New Roman"/>
          <w:color w:val="B5CEA8"/>
          <w:sz w:val="21"/>
          <w:szCs w:val="21"/>
        </w:rPr>
        <w:t>1.25</w:t>
      </w:r>
      <w:r w:rsidRPr="00B61913">
        <w:rPr>
          <w:rFonts w:ascii="Consolas" w:eastAsia="Times New Roman" w:hAnsi="Consolas" w:cs="Times New Roman"/>
          <w:color w:val="D4D4D4"/>
          <w:sz w:val="21"/>
          <w:szCs w:val="21"/>
        </w:rPr>
        <w:t>);</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C586C0"/>
          <w:sz w:val="21"/>
          <w:szCs w:val="21"/>
        </w:rPr>
        <w:t>end</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C586C0"/>
          <w:sz w:val="21"/>
          <w:szCs w:val="21"/>
        </w:rPr>
        <w:t>rule</w:t>
      </w: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E9178"/>
          <w:sz w:val="21"/>
          <w:szCs w:val="21"/>
        </w:rPr>
        <w:t>"Calories 2"</w:t>
      </w: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586C0"/>
          <w:sz w:val="21"/>
          <w:szCs w:val="21"/>
        </w:rPr>
        <w:t>salience</w:t>
      </w: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B5CEA8"/>
          <w:sz w:val="21"/>
          <w:szCs w:val="21"/>
        </w:rPr>
        <w:t>5</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586C0"/>
          <w:sz w:val="21"/>
          <w:szCs w:val="21"/>
        </w:rPr>
        <w:t>when</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$u: </w:t>
      </w:r>
      <w:r w:rsidRPr="00B61913">
        <w:rPr>
          <w:rFonts w:ascii="Consolas" w:eastAsia="Times New Roman" w:hAnsi="Consolas" w:cs="Times New Roman"/>
          <w:color w:val="4EC9B0"/>
          <w:sz w:val="21"/>
          <w:szCs w:val="21"/>
        </w:rPr>
        <w:t>User</w:t>
      </w:r>
      <w:r w:rsidRPr="00B61913">
        <w:rPr>
          <w:rFonts w:ascii="Consolas" w:eastAsia="Times New Roman" w:hAnsi="Consolas" w:cs="Times New Roman"/>
          <w:color w:val="D4D4D4"/>
          <w:sz w:val="21"/>
          <w:szCs w:val="21"/>
        </w:rPr>
        <w:t>(getCalories() &gt; </w:t>
      </w:r>
      <w:r w:rsidRPr="00B61913">
        <w:rPr>
          <w:rFonts w:ascii="Consolas" w:eastAsia="Times New Roman" w:hAnsi="Consolas" w:cs="Times New Roman"/>
          <w:color w:val="B5CEA8"/>
          <w:sz w:val="21"/>
          <w:szCs w:val="21"/>
        </w:rPr>
        <w:t>0</w:t>
      </w:r>
      <w:r w:rsidRPr="00B61913">
        <w:rPr>
          <w:rFonts w:ascii="Consolas" w:eastAsia="Times New Roman" w:hAnsi="Consolas" w:cs="Times New Roman"/>
          <w:color w:val="D4D4D4"/>
          <w:sz w:val="21"/>
          <w:szCs w:val="21"/>
        </w:rPr>
        <w:t>, getBmi() &gt;= </w:t>
      </w:r>
      <w:r w:rsidRPr="00B61913">
        <w:rPr>
          <w:rFonts w:ascii="Consolas" w:eastAsia="Times New Roman" w:hAnsi="Consolas" w:cs="Times New Roman"/>
          <w:color w:val="B5CEA8"/>
          <w:sz w:val="21"/>
          <w:szCs w:val="21"/>
        </w:rPr>
        <w:t>15</w:t>
      </w:r>
      <w:r w:rsidRPr="00B61913">
        <w:rPr>
          <w:rFonts w:ascii="Consolas" w:eastAsia="Times New Roman" w:hAnsi="Consolas" w:cs="Times New Roman"/>
          <w:color w:val="D4D4D4"/>
          <w:sz w:val="21"/>
          <w:szCs w:val="21"/>
        </w:rPr>
        <w:t> &amp;&amp; getBmi() &lt; </w:t>
      </w:r>
      <w:r w:rsidRPr="00B61913">
        <w:rPr>
          <w:rFonts w:ascii="Consolas" w:eastAsia="Times New Roman" w:hAnsi="Consolas" w:cs="Times New Roman"/>
          <w:color w:val="B5CEA8"/>
          <w:sz w:val="21"/>
          <w:szCs w:val="21"/>
        </w:rPr>
        <w:t>16</w:t>
      </w:r>
      <w:r w:rsidRPr="00B61913">
        <w:rPr>
          <w:rFonts w:ascii="Consolas" w:eastAsia="Times New Roman" w:hAnsi="Consolas" w:cs="Times New Roman"/>
          <w:color w:val="D4D4D4"/>
          <w:sz w:val="21"/>
          <w:szCs w:val="21"/>
        </w:rPr>
        <w:t>)</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586C0"/>
          <w:sz w:val="21"/>
          <w:szCs w:val="21"/>
        </w:rPr>
        <w:t>then</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$u.setCalories($u.getCalories() * </w:t>
      </w:r>
      <w:r w:rsidRPr="00B61913">
        <w:rPr>
          <w:rFonts w:ascii="Consolas" w:eastAsia="Times New Roman" w:hAnsi="Consolas" w:cs="Times New Roman"/>
          <w:color w:val="B5CEA8"/>
          <w:sz w:val="21"/>
          <w:szCs w:val="21"/>
        </w:rPr>
        <w:t>1.20</w:t>
      </w:r>
      <w:r w:rsidRPr="00B61913">
        <w:rPr>
          <w:rFonts w:ascii="Consolas" w:eastAsia="Times New Roman" w:hAnsi="Consolas" w:cs="Times New Roman"/>
          <w:color w:val="D4D4D4"/>
          <w:sz w:val="21"/>
          <w:szCs w:val="21"/>
        </w:rPr>
        <w:t>);</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C586C0"/>
          <w:sz w:val="21"/>
          <w:szCs w:val="21"/>
        </w:rPr>
        <w:t>end</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C586C0"/>
          <w:sz w:val="21"/>
          <w:szCs w:val="21"/>
        </w:rPr>
        <w:t>rule</w:t>
      </w: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E9178"/>
          <w:sz w:val="21"/>
          <w:szCs w:val="21"/>
        </w:rPr>
        <w:t>"Calories 3"</w:t>
      </w: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586C0"/>
          <w:sz w:val="21"/>
          <w:szCs w:val="21"/>
        </w:rPr>
        <w:t>salience</w:t>
      </w: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B5CEA8"/>
          <w:sz w:val="21"/>
          <w:szCs w:val="21"/>
        </w:rPr>
        <w:t>5</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586C0"/>
          <w:sz w:val="21"/>
          <w:szCs w:val="21"/>
        </w:rPr>
        <w:t>when</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$u: </w:t>
      </w:r>
      <w:r w:rsidRPr="00B61913">
        <w:rPr>
          <w:rFonts w:ascii="Consolas" w:eastAsia="Times New Roman" w:hAnsi="Consolas" w:cs="Times New Roman"/>
          <w:color w:val="4EC9B0"/>
          <w:sz w:val="21"/>
          <w:szCs w:val="21"/>
        </w:rPr>
        <w:t>User</w:t>
      </w:r>
      <w:r w:rsidRPr="00B61913">
        <w:rPr>
          <w:rFonts w:ascii="Consolas" w:eastAsia="Times New Roman" w:hAnsi="Consolas" w:cs="Times New Roman"/>
          <w:color w:val="D4D4D4"/>
          <w:sz w:val="21"/>
          <w:szCs w:val="21"/>
        </w:rPr>
        <w:t>(getCalories() &gt; </w:t>
      </w:r>
      <w:r w:rsidRPr="00B61913">
        <w:rPr>
          <w:rFonts w:ascii="Consolas" w:eastAsia="Times New Roman" w:hAnsi="Consolas" w:cs="Times New Roman"/>
          <w:color w:val="B5CEA8"/>
          <w:sz w:val="21"/>
          <w:szCs w:val="21"/>
        </w:rPr>
        <w:t>0</w:t>
      </w:r>
      <w:r w:rsidRPr="00B61913">
        <w:rPr>
          <w:rFonts w:ascii="Consolas" w:eastAsia="Times New Roman" w:hAnsi="Consolas" w:cs="Times New Roman"/>
          <w:color w:val="D4D4D4"/>
          <w:sz w:val="21"/>
          <w:szCs w:val="21"/>
        </w:rPr>
        <w:t>, getBmi() &gt;= </w:t>
      </w:r>
      <w:r w:rsidRPr="00B61913">
        <w:rPr>
          <w:rFonts w:ascii="Consolas" w:eastAsia="Times New Roman" w:hAnsi="Consolas" w:cs="Times New Roman"/>
          <w:color w:val="B5CEA8"/>
          <w:sz w:val="21"/>
          <w:szCs w:val="21"/>
        </w:rPr>
        <w:t>16</w:t>
      </w:r>
      <w:r w:rsidRPr="00B61913">
        <w:rPr>
          <w:rFonts w:ascii="Consolas" w:eastAsia="Times New Roman" w:hAnsi="Consolas" w:cs="Times New Roman"/>
          <w:color w:val="D4D4D4"/>
          <w:sz w:val="21"/>
          <w:szCs w:val="21"/>
        </w:rPr>
        <w:t> &amp;&amp; getBmi() &lt; </w:t>
      </w:r>
      <w:r w:rsidRPr="00B61913">
        <w:rPr>
          <w:rFonts w:ascii="Consolas" w:eastAsia="Times New Roman" w:hAnsi="Consolas" w:cs="Times New Roman"/>
          <w:color w:val="B5CEA8"/>
          <w:sz w:val="21"/>
          <w:szCs w:val="21"/>
        </w:rPr>
        <w:t>18.5</w:t>
      </w:r>
      <w:r w:rsidRPr="00B61913">
        <w:rPr>
          <w:rFonts w:ascii="Consolas" w:eastAsia="Times New Roman" w:hAnsi="Consolas" w:cs="Times New Roman"/>
          <w:color w:val="D4D4D4"/>
          <w:sz w:val="21"/>
          <w:szCs w:val="21"/>
        </w:rPr>
        <w:t>)</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586C0"/>
          <w:sz w:val="21"/>
          <w:szCs w:val="21"/>
        </w:rPr>
        <w:t>then</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$u.setCalories($u.getCalories() * </w:t>
      </w:r>
      <w:r w:rsidRPr="00B61913">
        <w:rPr>
          <w:rFonts w:ascii="Consolas" w:eastAsia="Times New Roman" w:hAnsi="Consolas" w:cs="Times New Roman"/>
          <w:color w:val="B5CEA8"/>
          <w:sz w:val="21"/>
          <w:szCs w:val="21"/>
        </w:rPr>
        <w:t>1.1</w:t>
      </w:r>
      <w:r w:rsidRPr="00B61913">
        <w:rPr>
          <w:rFonts w:ascii="Consolas" w:eastAsia="Times New Roman" w:hAnsi="Consolas" w:cs="Times New Roman"/>
          <w:color w:val="D4D4D4"/>
          <w:sz w:val="21"/>
          <w:szCs w:val="21"/>
        </w:rPr>
        <w:t>);</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C586C0"/>
          <w:sz w:val="21"/>
          <w:szCs w:val="21"/>
        </w:rPr>
        <w:t>end</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C586C0"/>
          <w:sz w:val="21"/>
          <w:szCs w:val="21"/>
        </w:rPr>
        <w:t>rule</w:t>
      </w: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E9178"/>
          <w:sz w:val="21"/>
          <w:szCs w:val="21"/>
        </w:rPr>
        <w:t>"Calories 4"</w:t>
      </w: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586C0"/>
          <w:sz w:val="21"/>
          <w:szCs w:val="21"/>
        </w:rPr>
        <w:t>salience</w:t>
      </w: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B5CEA8"/>
          <w:sz w:val="21"/>
          <w:szCs w:val="21"/>
        </w:rPr>
        <w:t>5</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586C0"/>
          <w:sz w:val="21"/>
          <w:szCs w:val="21"/>
        </w:rPr>
        <w:t>when</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$u: </w:t>
      </w:r>
      <w:r w:rsidRPr="00B61913">
        <w:rPr>
          <w:rFonts w:ascii="Consolas" w:eastAsia="Times New Roman" w:hAnsi="Consolas" w:cs="Times New Roman"/>
          <w:color w:val="4EC9B0"/>
          <w:sz w:val="21"/>
          <w:szCs w:val="21"/>
        </w:rPr>
        <w:t>User</w:t>
      </w:r>
      <w:r w:rsidRPr="00B61913">
        <w:rPr>
          <w:rFonts w:ascii="Consolas" w:eastAsia="Times New Roman" w:hAnsi="Consolas" w:cs="Times New Roman"/>
          <w:color w:val="D4D4D4"/>
          <w:sz w:val="21"/>
          <w:szCs w:val="21"/>
        </w:rPr>
        <w:t>(getCalories() &gt; </w:t>
      </w:r>
      <w:r w:rsidRPr="00B61913">
        <w:rPr>
          <w:rFonts w:ascii="Consolas" w:eastAsia="Times New Roman" w:hAnsi="Consolas" w:cs="Times New Roman"/>
          <w:color w:val="B5CEA8"/>
          <w:sz w:val="21"/>
          <w:szCs w:val="21"/>
        </w:rPr>
        <w:t>0</w:t>
      </w:r>
      <w:r w:rsidRPr="00B61913">
        <w:rPr>
          <w:rFonts w:ascii="Consolas" w:eastAsia="Times New Roman" w:hAnsi="Consolas" w:cs="Times New Roman"/>
          <w:color w:val="D4D4D4"/>
          <w:sz w:val="21"/>
          <w:szCs w:val="21"/>
        </w:rPr>
        <w:t>, getBmi() &gt;= </w:t>
      </w:r>
      <w:r w:rsidRPr="00B61913">
        <w:rPr>
          <w:rFonts w:ascii="Consolas" w:eastAsia="Times New Roman" w:hAnsi="Consolas" w:cs="Times New Roman"/>
          <w:color w:val="B5CEA8"/>
          <w:sz w:val="21"/>
          <w:szCs w:val="21"/>
        </w:rPr>
        <w:t>25</w:t>
      </w:r>
      <w:r w:rsidRPr="00B61913">
        <w:rPr>
          <w:rFonts w:ascii="Consolas" w:eastAsia="Times New Roman" w:hAnsi="Consolas" w:cs="Times New Roman"/>
          <w:color w:val="D4D4D4"/>
          <w:sz w:val="21"/>
          <w:szCs w:val="21"/>
        </w:rPr>
        <w:t> &amp;&amp; getBmi() &lt; </w:t>
      </w:r>
      <w:r w:rsidRPr="00B61913">
        <w:rPr>
          <w:rFonts w:ascii="Consolas" w:eastAsia="Times New Roman" w:hAnsi="Consolas" w:cs="Times New Roman"/>
          <w:color w:val="B5CEA8"/>
          <w:sz w:val="21"/>
          <w:szCs w:val="21"/>
        </w:rPr>
        <w:t>30</w:t>
      </w:r>
      <w:r w:rsidRPr="00B61913">
        <w:rPr>
          <w:rFonts w:ascii="Consolas" w:eastAsia="Times New Roman" w:hAnsi="Consolas" w:cs="Times New Roman"/>
          <w:color w:val="D4D4D4"/>
          <w:sz w:val="21"/>
          <w:szCs w:val="21"/>
        </w:rPr>
        <w:t>)</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586C0"/>
          <w:sz w:val="21"/>
          <w:szCs w:val="21"/>
        </w:rPr>
        <w:t>then</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$u.setCalories($u.getCalories() * </w:t>
      </w:r>
      <w:r w:rsidRPr="00B61913">
        <w:rPr>
          <w:rFonts w:ascii="Consolas" w:eastAsia="Times New Roman" w:hAnsi="Consolas" w:cs="Times New Roman"/>
          <w:color w:val="B5CEA8"/>
          <w:sz w:val="21"/>
          <w:szCs w:val="21"/>
        </w:rPr>
        <w:t>0.9</w:t>
      </w:r>
      <w:r w:rsidRPr="00B61913">
        <w:rPr>
          <w:rFonts w:ascii="Consolas" w:eastAsia="Times New Roman" w:hAnsi="Consolas" w:cs="Times New Roman"/>
          <w:color w:val="D4D4D4"/>
          <w:sz w:val="21"/>
          <w:szCs w:val="21"/>
        </w:rPr>
        <w:t>);</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C586C0"/>
          <w:sz w:val="21"/>
          <w:szCs w:val="21"/>
        </w:rPr>
        <w:t>end</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C586C0"/>
          <w:sz w:val="21"/>
          <w:szCs w:val="21"/>
        </w:rPr>
        <w:t>rule</w:t>
      </w: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E9178"/>
          <w:sz w:val="21"/>
          <w:szCs w:val="21"/>
        </w:rPr>
        <w:t>"Calories 5"</w:t>
      </w: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586C0"/>
          <w:sz w:val="21"/>
          <w:szCs w:val="21"/>
        </w:rPr>
        <w:t>salience</w:t>
      </w: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B5CEA8"/>
          <w:sz w:val="21"/>
          <w:szCs w:val="21"/>
        </w:rPr>
        <w:t>5</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586C0"/>
          <w:sz w:val="21"/>
          <w:szCs w:val="21"/>
        </w:rPr>
        <w:t>when</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lastRenderedPageBreak/>
        <w:t>        $u: </w:t>
      </w:r>
      <w:r w:rsidRPr="00B61913">
        <w:rPr>
          <w:rFonts w:ascii="Consolas" w:eastAsia="Times New Roman" w:hAnsi="Consolas" w:cs="Times New Roman"/>
          <w:color w:val="4EC9B0"/>
          <w:sz w:val="21"/>
          <w:szCs w:val="21"/>
        </w:rPr>
        <w:t>User</w:t>
      </w:r>
      <w:r w:rsidRPr="00B61913">
        <w:rPr>
          <w:rFonts w:ascii="Consolas" w:eastAsia="Times New Roman" w:hAnsi="Consolas" w:cs="Times New Roman"/>
          <w:color w:val="D4D4D4"/>
          <w:sz w:val="21"/>
          <w:szCs w:val="21"/>
        </w:rPr>
        <w:t>(getCalories() &gt; </w:t>
      </w:r>
      <w:r w:rsidRPr="00B61913">
        <w:rPr>
          <w:rFonts w:ascii="Consolas" w:eastAsia="Times New Roman" w:hAnsi="Consolas" w:cs="Times New Roman"/>
          <w:color w:val="B5CEA8"/>
          <w:sz w:val="21"/>
          <w:szCs w:val="21"/>
        </w:rPr>
        <w:t>0</w:t>
      </w:r>
      <w:r w:rsidRPr="00B61913">
        <w:rPr>
          <w:rFonts w:ascii="Consolas" w:eastAsia="Times New Roman" w:hAnsi="Consolas" w:cs="Times New Roman"/>
          <w:color w:val="D4D4D4"/>
          <w:sz w:val="21"/>
          <w:szCs w:val="21"/>
        </w:rPr>
        <w:t>, getBmi() &gt;= </w:t>
      </w:r>
      <w:r w:rsidRPr="00B61913">
        <w:rPr>
          <w:rFonts w:ascii="Consolas" w:eastAsia="Times New Roman" w:hAnsi="Consolas" w:cs="Times New Roman"/>
          <w:color w:val="B5CEA8"/>
          <w:sz w:val="21"/>
          <w:szCs w:val="21"/>
        </w:rPr>
        <w:t>30</w:t>
      </w:r>
      <w:r w:rsidRPr="00B61913">
        <w:rPr>
          <w:rFonts w:ascii="Consolas" w:eastAsia="Times New Roman" w:hAnsi="Consolas" w:cs="Times New Roman"/>
          <w:color w:val="D4D4D4"/>
          <w:sz w:val="21"/>
          <w:szCs w:val="21"/>
        </w:rPr>
        <w:t> &amp;&amp; getBmi() &lt; </w:t>
      </w:r>
      <w:r w:rsidRPr="00B61913">
        <w:rPr>
          <w:rFonts w:ascii="Consolas" w:eastAsia="Times New Roman" w:hAnsi="Consolas" w:cs="Times New Roman"/>
          <w:color w:val="B5CEA8"/>
          <w:sz w:val="21"/>
          <w:szCs w:val="21"/>
        </w:rPr>
        <w:t>35</w:t>
      </w:r>
      <w:r w:rsidRPr="00B61913">
        <w:rPr>
          <w:rFonts w:ascii="Consolas" w:eastAsia="Times New Roman" w:hAnsi="Consolas" w:cs="Times New Roman"/>
          <w:color w:val="D4D4D4"/>
          <w:sz w:val="21"/>
          <w:szCs w:val="21"/>
        </w:rPr>
        <w:t>)</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586C0"/>
          <w:sz w:val="21"/>
          <w:szCs w:val="21"/>
        </w:rPr>
        <w:t>then</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$u.setCalories($u.getCalories() * </w:t>
      </w:r>
      <w:r w:rsidRPr="00B61913">
        <w:rPr>
          <w:rFonts w:ascii="Consolas" w:eastAsia="Times New Roman" w:hAnsi="Consolas" w:cs="Times New Roman"/>
          <w:color w:val="B5CEA8"/>
          <w:sz w:val="21"/>
          <w:szCs w:val="21"/>
        </w:rPr>
        <w:t>0.85</w:t>
      </w:r>
      <w:r w:rsidRPr="00B61913">
        <w:rPr>
          <w:rFonts w:ascii="Consolas" w:eastAsia="Times New Roman" w:hAnsi="Consolas" w:cs="Times New Roman"/>
          <w:color w:val="D4D4D4"/>
          <w:sz w:val="21"/>
          <w:szCs w:val="21"/>
        </w:rPr>
        <w:t>);</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C586C0"/>
          <w:sz w:val="21"/>
          <w:szCs w:val="21"/>
        </w:rPr>
        <w:t>end</w:t>
      </w:r>
    </w:p>
    <w:p w:rsidR="00B61913" w:rsidRPr="00B61913" w:rsidRDefault="00B61913" w:rsidP="00B61913">
      <w:pPr>
        <w:shd w:val="clear" w:color="auto" w:fill="1E1E1E"/>
        <w:spacing w:after="240" w:line="285" w:lineRule="atLeast"/>
        <w:rPr>
          <w:rFonts w:ascii="Consolas" w:eastAsia="Times New Roman" w:hAnsi="Consolas" w:cs="Times New Roman"/>
          <w:color w:val="D4D4D4"/>
          <w:sz w:val="21"/>
          <w:szCs w:val="21"/>
        </w:rPr>
      </w:pP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C586C0"/>
          <w:sz w:val="21"/>
          <w:szCs w:val="21"/>
        </w:rPr>
        <w:t>rule</w:t>
      </w: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E9178"/>
          <w:sz w:val="21"/>
          <w:szCs w:val="21"/>
        </w:rPr>
        <w:t>"Calories 6"</w:t>
      </w: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586C0"/>
          <w:sz w:val="21"/>
          <w:szCs w:val="21"/>
        </w:rPr>
        <w:t>salience</w:t>
      </w: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B5CEA8"/>
          <w:sz w:val="21"/>
          <w:szCs w:val="21"/>
        </w:rPr>
        <w:t>5</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586C0"/>
          <w:sz w:val="21"/>
          <w:szCs w:val="21"/>
        </w:rPr>
        <w:t>when</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$u: </w:t>
      </w:r>
      <w:r w:rsidRPr="00B61913">
        <w:rPr>
          <w:rFonts w:ascii="Consolas" w:eastAsia="Times New Roman" w:hAnsi="Consolas" w:cs="Times New Roman"/>
          <w:color w:val="4EC9B0"/>
          <w:sz w:val="21"/>
          <w:szCs w:val="21"/>
        </w:rPr>
        <w:t>User</w:t>
      </w:r>
      <w:r w:rsidRPr="00B61913">
        <w:rPr>
          <w:rFonts w:ascii="Consolas" w:eastAsia="Times New Roman" w:hAnsi="Consolas" w:cs="Times New Roman"/>
          <w:color w:val="D4D4D4"/>
          <w:sz w:val="21"/>
          <w:szCs w:val="21"/>
        </w:rPr>
        <w:t>(getCalories() &gt; </w:t>
      </w:r>
      <w:r w:rsidRPr="00B61913">
        <w:rPr>
          <w:rFonts w:ascii="Consolas" w:eastAsia="Times New Roman" w:hAnsi="Consolas" w:cs="Times New Roman"/>
          <w:color w:val="B5CEA8"/>
          <w:sz w:val="21"/>
          <w:szCs w:val="21"/>
        </w:rPr>
        <w:t>0</w:t>
      </w:r>
      <w:r w:rsidRPr="00B61913">
        <w:rPr>
          <w:rFonts w:ascii="Consolas" w:eastAsia="Times New Roman" w:hAnsi="Consolas" w:cs="Times New Roman"/>
          <w:color w:val="D4D4D4"/>
          <w:sz w:val="21"/>
          <w:szCs w:val="21"/>
        </w:rPr>
        <w:t>, getBmi() &gt;= </w:t>
      </w:r>
      <w:r w:rsidRPr="00B61913">
        <w:rPr>
          <w:rFonts w:ascii="Consolas" w:eastAsia="Times New Roman" w:hAnsi="Consolas" w:cs="Times New Roman"/>
          <w:color w:val="B5CEA8"/>
          <w:sz w:val="21"/>
          <w:szCs w:val="21"/>
        </w:rPr>
        <w:t>35</w:t>
      </w:r>
      <w:r w:rsidRPr="00B61913">
        <w:rPr>
          <w:rFonts w:ascii="Consolas" w:eastAsia="Times New Roman" w:hAnsi="Consolas" w:cs="Times New Roman"/>
          <w:color w:val="D4D4D4"/>
          <w:sz w:val="21"/>
          <w:szCs w:val="21"/>
        </w:rPr>
        <w:t> &amp;&amp; getBmi() &lt; </w:t>
      </w:r>
      <w:r w:rsidRPr="00B61913">
        <w:rPr>
          <w:rFonts w:ascii="Consolas" w:eastAsia="Times New Roman" w:hAnsi="Consolas" w:cs="Times New Roman"/>
          <w:color w:val="B5CEA8"/>
          <w:sz w:val="21"/>
          <w:szCs w:val="21"/>
        </w:rPr>
        <w:t>40</w:t>
      </w:r>
      <w:r w:rsidRPr="00B61913">
        <w:rPr>
          <w:rFonts w:ascii="Consolas" w:eastAsia="Times New Roman" w:hAnsi="Consolas" w:cs="Times New Roman"/>
          <w:color w:val="D4D4D4"/>
          <w:sz w:val="21"/>
          <w:szCs w:val="21"/>
        </w:rPr>
        <w:t>)</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586C0"/>
          <w:sz w:val="21"/>
          <w:szCs w:val="21"/>
        </w:rPr>
        <w:t>then</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$u.setCalories($u.getCalories() * </w:t>
      </w:r>
      <w:r w:rsidRPr="00B61913">
        <w:rPr>
          <w:rFonts w:ascii="Consolas" w:eastAsia="Times New Roman" w:hAnsi="Consolas" w:cs="Times New Roman"/>
          <w:color w:val="B5CEA8"/>
          <w:sz w:val="21"/>
          <w:szCs w:val="21"/>
        </w:rPr>
        <w:t>0.8</w:t>
      </w:r>
      <w:r w:rsidRPr="00B61913">
        <w:rPr>
          <w:rFonts w:ascii="Consolas" w:eastAsia="Times New Roman" w:hAnsi="Consolas" w:cs="Times New Roman"/>
          <w:color w:val="D4D4D4"/>
          <w:sz w:val="21"/>
          <w:szCs w:val="21"/>
        </w:rPr>
        <w:t>);</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C586C0"/>
          <w:sz w:val="21"/>
          <w:szCs w:val="21"/>
        </w:rPr>
        <w:t>end</w:t>
      </w:r>
    </w:p>
    <w:p w:rsidR="00B61913" w:rsidRPr="00B61913" w:rsidRDefault="00B61913" w:rsidP="00B61913">
      <w:pPr>
        <w:shd w:val="clear" w:color="auto" w:fill="1E1E1E"/>
        <w:spacing w:after="240" w:line="285" w:lineRule="atLeast"/>
        <w:rPr>
          <w:rFonts w:ascii="Consolas" w:eastAsia="Times New Roman" w:hAnsi="Consolas" w:cs="Times New Roman"/>
          <w:color w:val="D4D4D4"/>
          <w:sz w:val="21"/>
          <w:szCs w:val="21"/>
        </w:rPr>
      </w:pP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C586C0"/>
          <w:sz w:val="21"/>
          <w:szCs w:val="21"/>
        </w:rPr>
        <w:t>rule</w:t>
      </w: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E9178"/>
          <w:sz w:val="21"/>
          <w:szCs w:val="21"/>
        </w:rPr>
        <w:t>"Calories 7"</w:t>
      </w: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586C0"/>
          <w:sz w:val="21"/>
          <w:szCs w:val="21"/>
        </w:rPr>
        <w:t>salience</w:t>
      </w: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B5CEA8"/>
          <w:sz w:val="21"/>
          <w:szCs w:val="21"/>
        </w:rPr>
        <w:t>5</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586C0"/>
          <w:sz w:val="21"/>
          <w:szCs w:val="21"/>
        </w:rPr>
        <w:t>when</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$u: </w:t>
      </w:r>
      <w:r w:rsidRPr="00B61913">
        <w:rPr>
          <w:rFonts w:ascii="Consolas" w:eastAsia="Times New Roman" w:hAnsi="Consolas" w:cs="Times New Roman"/>
          <w:color w:val="4EC9B0"/>
          <w:sz w:val="21"/>
          <w:szCs w:val="21"/>
        </w:rPr>
        <w:t>User</w:t>
      </w:r>
      <w:r w:rsidRPr="00B61913">
        <w:rPr>
          <w:rFonts w:ascii="Consolas" w:eastAsia="Times New Roman" w:hAnsi="Consolas" w:cs="Times New Roman"/>
          <w:color w:val="D4D4D4"/>
          <w:sz w:val="21"/>
          <w:szCs w:val="21"/>
        </w:rPr>
        <w:t>(getCalories() &gt; </w:t>
      </w:r>
      <w:r w:rsidRPr="00B61913">
        <w:rPr>
          <w:rFonts w:ascii="Consolas" w:eastAsia="Times New Roman" w:hAnsi="Consolas" w:cs="Times New Roman"/>
          <w:color w:val="B5CEA8"/>
          <w:sz w:val="21"/>
          <w:szCs w:val="21"/>
        </w:rPr>
        <w:t>0</w:t>
      </w:r>
      <w:r w:rsidRPr="00B61913">
        <w:rPr>
          <w:rFonts w:ascii="Consolas" w:eastAsia="Times New Roman" w:hAnsi="Consolas" w:cs="Times New Roman"/>
          <w:color w:val="D4D4D4"/>
          <w:sz w:val="21"/>
          <w:szCs w:val="21"/>
        </w:rPr>
        <w:t>, getBmi() &gt;= </w:t>
      </w:r>
      <w:r w:rsidRPr="00B61913">
        <w:rPr>
          <w:rFonts w:ascii="Consolas" w:eastAsia="Times New Roman" w:hAnsi="Consolas" w:cs="Times New Roman"/>
          <w:color w:val="B5CEA8"/>
          <w:sz w:val="21"/>
          <w:szCs w:val="21"/>
        </w:rPr>
        <w:t>40</w:t>
      </w:r>
      <w:r w:rsidRPr="00B61913">
        <w:rPr>
          <w:rFonts w:ascii="Consolas" w:eastAsia="Times New Roman" w:hAnsi="Consolas" w:cs="Times New Roman"/>
          <w:color w:val="D4D4D4"/>
          <w:sz w:val="21"/>
          <w:szCs w:val="21"/>
        </w:rPr>
        <w:t>)</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w:t>
      </w:r>
      <w:r w:rsidRPr="00B61913">
        <w:rPr>
          <w:rFonts w:ascii="Consolas" w:eastAsia="Times New Roman" w:hAnsi="Consolas" w:cs="Times New Roman"/>
          <w:color w:val="C586C0"/>
          <w:sz w:val="21"/>
          <w:szCs w:val="21"/>
        </w:rPr>
        <w:t>then</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D4D4D4"/>
          <w:sz w:val="21"/>
          <w:szCs w:val="21"/>
        </w:rPr>
        <w:t>        $u.setCalories($u.getCalories() * </w:t>
      </w:r>
      <w:r w:rsidRPr="00B61913">
        <w:rPr>
          <w:rFonts w:ascii="Consolas" w:eastAsia="Times New Roman" w:hAnsi="Consolas" w:cs="Times New Roman"/>
          <w:color w:val="B5CEA8"/>
          <w:sz w:val="21"/>
          <w:szCs w:val="21"/>
        </w:rPr>
        <w:t>0.75</w:t>
      </w:r>
      <w:r w:rsidRPr="00B61913">
        <w:rPr>
          <w:rFonts w:ascii="Consolas" w:eastAsia="Times New Roman" w:hAnsi="Consolas" w:cs="Times New Roman"/>
          <w:color w:val="D4D4D4"/>
          <w:sz w:val="21"/>
          <w:szCs w:val="21"/>
        </w:rPr>
        <w:t>);</w:t>
      </w:r>
    </w:p>
    <w:p w:rsidR="00B61913" w:rsidRPr="00B61913" w:rsidRDefault="00B61913" w:rsidP="00B61913">
      <w:pPr>
        <w:shd w:val="clear" w:color="auto" w:fill="1E1E1E"/>
        <w:spacing w:after="0" w:line="285" w:lineRule="atLeast"/>
        <w:rPr>
          <w:rFonts w:ascii="Consolas" w:eastAsia="Times New Roman" w:hAnsi="Consolas" w:cs="Times New Roman"/>
          <w:color w:val="D4D4D4"/>
          <w:sz w:val="21"/>
          <w:szCs w:val="21"/>
        </w:rPr>
      </w:pPr>
      <w:r w:rsidRPr="00B61913">
        <w:rPr>
          <w:rFonts w:ascii="Consolas" w:eastAsia="Times New Roman" w:hAnsi="Consolas" w:cs="Times New Roman"/>
          <w:color w:val="C586C0"/>
          <w:sz w:val="21"/>
          <w:szCs w:val="21"/>
        </w:rPr>
        <w:t>end</w:t>
      </w:r>
    </w:p>
    <w:p w:rsidR="00B61913" w:rsidRDefault="00B61913" w:rsidP="00A46042">
      <w:pPr>
        <w:spacing w:after="0"/>
        <w:jc w:val="center"/>
        <w:rPr>
          <w:lang w:val="sr-Latn-RS"/>
        </w:rPr>
      </w:pPr>
      <w:r>
        <w:rPr>
          <w:lang w:val="sr-Latn-RS"/>
        </w:rPr>
        <w:t>Listing 5.2.6 Pravila za računanje idealnog unosa kalorija</w:t>
      </w:r>
    </w:p>
    <w:p w:rsidR="00B61913" w:rsidRDefault="00B61913" w:rsidP="00A46042">
      <w:pPr>
        <w:spacing w:after="0"/>
        <w:jc w:val="center"/>
        <w:rPr>
          <w:lang w:val="sr-Latn-RS"/>
        </w:rPr>
      </w:pPr>
    </w:p>
    <w:p w:rsidR="00525A72" w:rsidRDefault="00E46E38" w:rsidP="00F92D0D">
      <w:pPr>
        <w:spacing w:after="0"/>
        <w:ind w:firstLine="360"/>
        <w:jc w:val="both"/>
        <w:rPr>
          <w:lang w:val="sr-Latn-RS"/>
        </w:rPr>
      </w:pPr>
      <w:r>
        <w:rPr>
          <w:lang w:val="sr-Latn-RS"/>
        </w:rPr>
        <w:t>Pravila koja se aktiviraju prilikom dodavanja obroka</w:t>
      </w:r>
      <w:r w:rsidR="00F153B0">
        <w:rPr>
          <w:lang w:val="sr-Latn-RS"/>
        </w:rPr>
        <w:t xml:space="preserve"> vezana su za kalorijski deficit, kalorijski suficit, unos šećera i zasićenih masti, kao i razmak između obroka. Preporuka je da vremenski period protekao između dva obroka ne bude manji od tri sata, ni veći od šest sati. Ovo je implementirano uz pomoć upravljanja događajima u </w:t>
      </w:r>
      <w:r w:rsidR="00F153B0" w:rsidRPr="002B23BE">
        <w:rPr>
          <w:i/>
          <w:lang w:val="sr-Latn-RS"/>
        </w:rPr>
        <w:t>drools</w:t>
      </w:r>
      <w:r w:rsidR="00F153B0">
        <w:rPr>
          <w:lang w:val="sr-Latn-RS"/>
        </w:rPr>
        <w:t>-u, tako što se pr</w:t>
      </w:r>
      <w:r w:rsidR="00525A72">
        <w:rPr>
          <w:lang w:val="sr-Latn-RS"/>
        </w:rPr>
        <w:t xml:space="preserve">ilikom dodavanja novog obroka kreira novi događaj koji u radnoj memoriji ostaje tri sata. Ukoliko se za to vreme doda novi obrok od strane istog korisnika, on će dobiti odgovarajuće obaveštenje (listing 5.2.4). </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C586C0"/>
          <w:sz w:val="21"/>
          <w:szCs w:val="21"/>
        </w:rPr>
        <w:t>declare</w:t>
      </w: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4EC9B0"/>
          <w:sz w:val="21"/>
          <w:szCs w:val="21"/>
        </w:rPr>
        <w:t>MealEvent</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D4D4D4"/>
          <w:sz w:val="21"/>
          <w:szCs w:val="21"/>
        </w:rPr>
        <w:t>    @role(event)</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D4D4D4"/>
          <w:sz w:val="21"/>
          <w:szCs w:val="21"/>
        </w:rPr>
        <w:t>    @expires(</w:t>
      </w:r>
      <w:r w:rsidRPr="00525A72">
        <w:rPr>
          <w:rFonts w:ascii="Consolas" w:eastAsia="Times New Roman" w:hAnsi="Consolas" w:cs="Times New Roman"/>
          <w:color w:val="B5CEA8"/>
          <w:sz w:val="21"/>
          <w:szCs w:val="21"/>
        </w:rPr>
        <w:t>3</w:t>
      </w:r>
      <w:r>
        <w:rPr>
          <w:rFonts w:ascii="Consolas" w:eastAsia="Times New Roman" w:hAnsi="Consolas" w:cs="Times New Roman"/>
          <w:color w:val="B5CEA8"/>
          <w:sz w:val="21"/>
          <w:szCs w:val="21"/>
        </w:rPr>
        <w:t>h</w:t>
      </w:r>
      <w:r w:rsidRPr="00525A72">
        <w:rPr>
          <w:rFonts w:ascii="Consolas" w:eastAsia="Times New Roman" w:hAnsi="Consolas" w:cs="Times New Roman"/>
          <w:color w:val="D4D4D4"/>
          <w:sz w:val="21"/>
          <w:szCs w:val="21"/>
        </w:rPr>
        <w:t>)</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D4D4D4"/>
          <w:sz w:val="21"/>
          <w:szCs w:val="21"/>
        </w:rPr>
        <w:t>    userId: </w:t>
      </w:r>
      <w:r w:rsidRPr="00525A72">
        <w:rPr>
          <w:rFonts w:ascii="Consolas" w:eastAsia="Times New Roman" w:hAnsi="Consolas" w:cs="Times New Roman"/>
          <w:color w:val="4EC9B0"/>
          <w:sz w:val="21"/>
          <w:szCs w:val="21"/>
        </w:rPr>
        <w:t>Integer</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D4D4D4"/>
          <w:sz w:val="21"/>
          <w:szCs w:val="21"/>
        </w:rPr>
        <w:t>    mealEnum: </w:t>
      </w:r>
      <w:r w:rsidRPr="00525A72">
        <w:rPr>
          <w:rFonts w:ascii="Consolas" w:eastAsia="Times New Roman" w:hAnsi="Consolas" w:cs="Times New Roman"/>
          <w:color w:val="4EC9B0"/>
          <w:sz w:val="21"/>
          <w:szCs w:val="21"/>
        </w:rPr>
        <w:t>MealEnum</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C586C0"/>
          <w:sz w:val="21"/>
          <w:szCs w:val="21"/>
        </w:rPr>
        <w:t>end</w:t>
      </w:r>
    </w:p>
    <w:p w:rsidR="00525A72" w:rsidRDefault="00525A72" w:rsidP="00525A72">
      <w:pPr>
        <w:shd w:val="clear" w:color="auto" w:fill="1E1E1E"/>
        <w:spacing w:after="0" w:line="285" w:lineRule="atLeast"/>
        <w:rPr>
          <w:rFonts w:ascii="Consolas" w:eastAsia="Times New Roman" w:hAnsi="Consolas" w:cs="Times New Roman"/>
          <w:color w:val="C586C0"/>
          <w:sz w:val="21"/>
          <w:szCs w:val="21"/>
        </w:rPr>
      </w:pP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C586C0"/>
          <w:sz w:val="21"/>
          <w:szCs w:val="21"/>
        </w:rPr>
        <w:t>query</w:t>
      </w:r>
      <w:r w:rsidRPr="00525A72">
        <w:rPr>
          <w:rFonts w:ascii="Consolas" w:eastAsia="Times New Roman" w:hAnsi="Consolas" w:cs="Times New Roman"/>
          <w:color w:val="D4D4D4"/>
          <w:sz w:val="21"/>
          <w:szCs w:val="21"/>
        </w:rPr>
        <w:t> checkDifferentMeals(</w:t>
      </w:r>
      <w:r w:rsidRPr="00525A72">
        <w:rPr>
          <w:rFonts w:ascii="Consolas" w:eastAsia="Times New Roman" w:hAnsi="Consolas" w:cs="Times New Roman"/>
          <w:color w:val="4EC9B0"/>
          <w:sz w:val="21"/>
          <w:szCs w:val="21"/>
        </w:rPr>
        <w:t>List</w:t>
      </w:r>
      <w:r w:rsidRPr="00525A72">
        <w:rPr>
          <w:rFonts w:ascii="Consolas" w:eastAsia="Times New Roman" w:hAnsi="Consolas" w:cs="Times New Roman"/>
          <w:color w:val="D4D4D4"/>
          <w:sz w:val="21"/>
          <w:szCs w:val="21"/>
        </w:rPr>
        <w:t> allMeals)</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D4D4D4"/>
          <w:sz w:val="21"/>
          <w:szCs w:val="21"/>
        </w:rPr>
        <w:lastRenderedPageBreak/>
        <w:t>     </w:t>
      </w:r>
      <w:r w:rsidRPr="00525A72">
        <w:rPr>
          <w:rFonts w:ascii="Consolas" w:eastAsia="Times New Roman" w:hAnsi="Consolas" w:cs="Times New Roman"/>
          <w:color w:val="9CDCFE"/>
          <w:sz w:val="21"/>
          <w:szCs w:val="21"/>
        </w:rPr>
        <w:t>$first</w:t>
      </w: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4EC9B0"/>
          <w:sz w:val="21"/>
          <w:szCs w:val="21"/>
        </w:rPr>
        <w:t>MealEvent</w:t>
      </w: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C586C0"/>
          <w:sz w:val="21"/>
          <w:szCs w:val="21"/>
        </w:rPr>
        <w:t>from</w:t>
      </w:r>
      <w:r w:rsidRPr="00525A72">
        <w:rPr>
          <w:rFonts w:ascii="Consolas" w:eastAsia="Times New Roman" w:hAnsi="Consolas" w:cs="Times New Roman"/>
          <w:color w:val="D4D4D4"/>
          <w:sz w:val="21"/>
          <w:szCs w:val="21"/>
        </w:rPr>
        <w:t> allMeals.get(</w:t>
      </w:r>
      <w:r w:rsidRPr="00525A72">
        <w:rPr>
          <w:rFonts w:ascii="Consolas" w:eastAsia="Times New Roman" w:hAnsi="Consolas" w:cs="Times New Roman"/>
          <w:color w:val="B5CEA8"/>
          <w:sz w:val="21"/>
          <w:szCs w:val="21"/>
        </w:rPr>
        <w:t>0</w:t>
      </w:r>
      <w:r w:rsidRPr="00525A72">
        <w:rPr>
          <w:rFonts w:ascii="Consolas" w:eastAsia="Times New Roman" w:hAnsi="Consolas" w:cs="Times New Roman"/>
          <w:color w:val="D4D4D4"/>
          <w:sz w:val="21"/>
          <w:szCs w:val="21"/>
        </w:rPr>
        <w:t>)</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4EC9B0"/>
          <w:sz w:val="21"/>
          <w:szCs w:val="21"/>
        </w:rPr>
        <w:t>MealEvent</w:t>
      </w:r>
      <w:r w:rsidRPr="00525A72">
        <w:rPr>
          <w:rFonts w:ascii="Consolas" w:eastAsia="Times New Roman" w:hAnsi="Consolas" w:cs="Times New Roman"/>
          <w:color w:val="D4D4D4"/>
          <w:sz w:val="21"/>
          <w:szCs w:val="21"/>
        </w:rPr>
        <w:t>(mealEnum != </w:t>
      </w:r>
      <w:r w:rsidRPr="00525A72">
        <w:rPr>
          <w:rFonts w:ascii="Consolas" w:eastAsia="Times New Roman" w:hAnsi="Consolas" w:cs="Times New Roman"/>
          <w:color w:val="9CDCFE"/>
          <w:sz w:val="21"/>
          <w:szCs w:val="21"/>
        </w:rPr>
        <w:t>$first</w:t>
      </w:r>
      <w:r w:rsidRPr="00525A72">
        <w:rPr>
          <w:rFonts w:ascii="Consolas" w:eastAsia="Times New Roman" w:hAnsi="Consolas" w:cs="Times New Roman"/>
          <w:color w:val="D4D4D4"/>
          <w:sz w:val="21"/>
          <w:szCs w:val="21"/>
        </w:rPr>
        <w:t>.mealEnum) </w:t>
      </w:r>
      <w:r w:rsidRPr="00525A72">
        <w:rPr>
          <w:rFonts w:ascii="Consolas" w:eastAsia="Times New Roman" w:hAnsi="Consolas" w:cs="Times New Roman"/>
          <w:color w:val="C586C0"/>
          <w:sz w:val="21"/>
          <w:szCs w:val="21"/>
        </w:rPr>
        <w:t>from</w:t>
      </w:r>
      <w:r w:rsidRPr="00525A72">
        <w:rPr>
          <w:rFonts w:ascii="Consolas" w:eastAsia="Times New Roman" w:hAnsi="Consolas" w:cs="Times New Roman"/>
          <w:color w:val="D4D4D4"/>
          <w:sz w:val="21"/>
          <w:szCs w:val="21"/>
        </w:rPr>
        <w:t> allMeals</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C586C0"/>
          <w:sz w:val="21"/>
          <w:szCs w:val="21"/>
        </w:rPr>
        <w:t>end</w:t>
      </w:r>
    </w:p>
    <w:p w:rsidR="00525A72" w:rsidRPr="00525A72" w:rsidRDefault="00525A72" w:rsidP="00525A72">
      <w:pPr>
        <w:shd w:val="clear" w:color="auto" w:fill="1E1E1E"/>
        <w:spacing w:after="240" w:line="285" w:lineRule="atLeast"/>
        <w:rPr>
          <w:rFonts w:ascii="Consolas" w:eastAsia="Times New Roman" w:hAnsi="Consolas" w:cs="Times New Roman"/>
          <w:color w:val="D4D4D4"/>
          <w:sz w:val="21"/>
          <w:szCs w:val="21"/>
        </w:rPr>
      </w:pP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C586C0"/>
          <w:sz w:val="21"/>
          <w:szCs w:val="21"/>
        </w:rPr>
        <w:t>rule</w:t>
      </w: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CE9178"/>
          <w:sz w:val="21"/>
          <w:szCs w:val="21"/>
        </w:rPr>
        <w:t>"Wait time"</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C586C0"/>
          <w:sz w:val="21"/>
          <w:szCs w:val="21"/>
        </w:rPr>
        <w:t>when</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9CDCFE"/>
          <w:sz w:val="21"/>
          <w:szCs w:val="21"/>
        </w:rPr>
        <w:t>$user</w:t>
      </w: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4EC9B0"/>
          <w:sz w:val="21"/>
          <w:szCs w:val="21"/>
        </w:rPr>
        <w:t>User</w:t>
      </w:r>
      <w:r w:rsidRPr="00525A72">
        <w:rPr>
          <w:rFonts w:ascii="Consolas" w:eastAsia="Times New Roman" w:hAnsi="Consolas" w:cs="Times New Roman"/>
          <w:color w:val="D4D4D4"/>
          <w:sz w:val="21"/>
          <w:szCs w:val="21"/>
        </w:rPr>
        <w:t>()</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9CDCFE"/>
          <w:sz w:val="21"/>
          <w:szCs w:val="21"/>
        </w:rPr>
        <w:t>$list</w:t>
      </w: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4EC9B0"/>
          <w:sz w:val="21"/>
          <w:szCs w:val="21"/>
        </w:rPr>
        <w:t>List</w:t>
      </w:r>
      <w:r w:rsidRPr="00525A72">
        <w:rPr>
          <w:rFonts w:ascii="Consolas" w:eastAsia="Times New Roman" w:hAnsi="Consolas" w:cs="Times New Roman"/>
          <w:color w:val="D4D4D4"/>
          <w:sz w:val="21"/>
          <w:szCs w:val="21"/>
        </w:rPr>
        <w:t>(size &gt; </w:t>
      </w:r>
      <w:r w:rsidRPr="00525A72">
        <w:rPr>
          <w:rFonts w:ascii="Consolas" w:eastAsia="Times New Roman" w:hAnsi="Consolas" w:cs="Times New Roman"/>
          <w:color w:val="B5CEA8"/>
          <w:sz w:val="21"/>
          <w:szCs w:val="21"/>
        </w:rPr>
        <w:t>0</w:t>
      </w: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C586C0"/>
          <w:sz w:val="21"/>
          <w:szCs w:val="21"/>
        </w:rPr>
        <w:t>from</w:t>
      </w: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C586C0"/>
          <w:sz w:val="21"/>
          <w:szCs w:val="21"/>
        </w:rPr>
        <w:t>collect</w:t>
      </w:r>
      <w:r w:rsidRPr="00525A72">
        <w:rPr>
          <w:rFonts w:ascii="Consolas" w:eastAsia="Times New Roman" w:hAnsi="Consolas" w:cs="Times New Roman"/>
          <w:color w:val="D4D4D4"/>
          <w:sz w:val="21"/>
          <w:szCs w:val="21"/>
        </w:rPr>
        <w:t>(</w:t>
      </w:r>
      <w:r w:rsidRPr="00525A72">
        <w:rPr>
          <w:rFonts w:ascii="Consolas" w:eastAsia="Times New Roman" w:hAnsi="Consolas" w:cs="Times New Roman"/>
          <w:color w:val="4EC9B0"/>
          <w:sz w:val="21"/>
          <w:szCs w:val="21"/>
        </w:rPr>
        <w:t>MealEvent</w:t>
      </w:r>
      <w:r w:rsidRPr="00525A72">
        <w:rPr>
          <w:rFonts w:ascii="Consolas" w:eastAsia="Times New Roman" w:hAnsi="Consolas" w:cs="Times New Roman"/>
          <w:color w:val="D4D4D4"/>
          <w:sz w:val="21"/>
          <w:szCs w:val="21"/>
        </w:rPr>
        <w:t>(userId == </w:t>
      </w:r>
      <w:r w:rsidRPr="00525A72">
        <w:rPr>
          <w:rFonts w:ascii="Consolas" w:eastAsia="Times New Roman" w:hAnsi="Consolas" w:cs="Times New Roman"/>
          <w:color w:val="9CDCFE"/>
          <w:sz w:val="21"/>
          <w:szCs w:val="21"/>
        </w:rPr>
        <w:t>$user</w:t>
      </w:r>
      <w:r w:rsidRPr="00525A72">
        <w:rPr>
          <w:rFonts w:ascii="Consolas" w:eastAsia="Times New Roman" w:hAnsi="Consolas" w:cs="Times New Roman"/>
          <w:color w:val="D4D4D4"/>
          <w:sz w:val="21"/>
          <w:szCs w:val="21"/>
        </w:rPr>
        <w:t>.id))</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D4D4D4"/>
          <w:sz w:val="21"/>
          <w:szCs w:val="21"/>
        </w:rPr>
        <w:t>    checkDifferentMeals(</w:t>
      </w:r>
      <w:r w:rsidRPr="00525A72">
        <w:rPr>
          <w:rFonts w:ascii="Consolas" w:eastAsia="Times New Roman" w:hAnsi="Consolas" w:cs="Times New Roman"/>
          <w:color w:val="9CDCFE"/>
          <w:sz w:val="21"/>
          <w:szCs w:val="21"/>
        </w:rPr>
        <w:t>$list</w:t>
      </w:r>
      <w:r w:rsidRPr="00525A72">
        <w:rPr>
          <w:rFonts w:ascii="Consolas" w:eastAsia="Times New Roman" w:hAnsi="Consolas" w:cs="Times New Roman"/>
          <w:color w:val="D4D4D4"/>
          <w:sz w:val="21"/>
          <w:szCs w:val="21"/>
        </w:rPr>
        <w:t>;)</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9CDCFE"/>
          <w:sz w:val="21"/>
          <w:szCs w:val="21"/>
        </w:rPr>
        <w:t>$notification</w:t>
      </w: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4EC9B0"/>
          <w:sz w:val="21"/>
          <w:szCs w:val="21"/>
        </w:rPr>
        <w:t>Notification</w:t>
      </w:r>
      <w:r w:rsidRPr="00525A72">
        <w:rPr>
          <w:rFonts w:ascii="Consolas" w:eastAsia="Times New Roman" w:hAnsi="Consolas" w:cs="Times New Roman"/>
          <w:color w:val="D4D4D4"/>
          <w:sz w:val="21"/>
          <w:szCs w:val="21"/>
        </w:rPr>
        <w:t>(</w:t>
      </w:r>
      <w:r w:rsidRPr="00525A72">
        <w:rPr>
          <w:rFonts w:ascii="Consolas" w:eastAsia="Times New Roman" w:hAnsi="Consolas" w:cs="Times New Roman"/>
          <w:color w:val="9CDCFE"/>
          <w:sz w:val="21"/>
          <w:szCs w:val="21"/>
        </w:rPr>
        <w:t>$notifications</w:t>
      </w:r>
      <w:r w:rsidRPr="00525A72">
        <w:rPr>
          <w:rFonts w:ascii="Consolas" w:eastAsia="Times New Roman" w:hAnsi="Consolas" w:cs="Times New Roman"/>
          <w:color w:val="D4D4D4"/>
          <w:sz w:val="21"/>
          <w:szCs w:val="21"/>
        </w:rPr>
        <w:t>: text </w:t>
      </w:r>
      <w:r w:rsidRPr="00525A72">
        <w:rPr>
          <w:rFonts w:ascii="Consolas" w:eastAsia="Times New Roman" w:hAnsi="Consolas" w:cs="Times New Roman"/>
          <w:color w:val="C586C0"/>
          <w:sz w:val="21"/>
          <w:szCs w:val="21"/>
        </w:rPr>
        <w:t>not</w:t>
      </w:r>
      <w:r w:rsidRPr="00525A72">
        <w:rPr>
          <w:rFonts w:ascii="Consolas" w:eastAsia="Times New Roman" w:hAnsi="Consolas" w:cs="Times New Roman"/>
          <w:color w:val="D4D4D4"/>
          <w:sz w:val="21"/>
          <w:szCs w:val="21"/>
        </w:rPr>
        <w:t> contains </w:t>
      </w:r>
      <w:r w:rsidRPr="00525A72">
        <w:rPr>
          <w:rFonts w:ascii="Consolas" w:eastAsia="Times New Roman" w:hAnsi="Consolas" w:cs="Times New Roman"/>
          <w:color w:val="CE9178"/>
          <w:sz w:val="21"/>
          <w:szCs w:val="21"/>
        </w:rPr>
        <w:t>"The wait time between meals should be at least 3 hours"</w:t>
      </w:r>
      <w:r w:rsidRPr="00525A72">
        <w:rPr>
          <w:rFonts w:ascii="Consolas" w:eastAsia="Times New Roman" w:hAnsi="Consolas" w:cs="Times New Roman"/>
          <w:color w:val="D4D4D4"/>
          <w:sz w:val="21"/>
          <w:szCs w:val="21"/>
        </w:rPr>
        <w:t>, user == </w:t>
      </w:r>
      <w:r w:rsidRPr="00525A72">
        <w:rPr>
          <w:rFonts w:ascii="Consolas" w:eastAsia="Times New Roman" w:hAnsi="Consolas" w:cs="Times New Roman"/>
          <w:color w:val="9CDCFE"/>
          <w:sz w:val="21"/>
          <w:szCs w:val="21"/>
        </w:rPr>
        <w:t>$user</w:t>
      </w:r>
      <w:r w:rsidRPr="00525A72">
        <w:rPr>
          <w:rFonts w:ascii="Consolas" w:eastAsia="Times New Roman" w:hAnsi="Consolas" w:cs="Times New Roman"/>
          <w:color w:val="D4D4D4"/>
          <w:sz w:val="21"/>
          <w:szCs w:val="21"/>
        </w:rPr>
        <w:t>)</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C586C0"/>
          <w:sz w:val="21"/>
          <w:szCs w:val="21"/>
        </w:rPr>
        <w:t>then</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DCDCAA"/>
          <w:sz w:val="21"/>
          <w:szCs w:val="21"/>
        </w:rPr>
        <w:t>delete</w:t>
      </w:r>
      <w:r w:rsidRPr="00525A72">
        <w:rPr>
          <w:rFonts w:ascii="Consolas" w:eastAsia="Times New Roman" w:hAnsi="Consolas" w:cs="Times New Roman"/>
          <w:color w:val="D4D4D4"/>
          <w:sz w:val="21"/>
          <w:szCs w:val="21"/>
        </w:rPr>
        <w:t>(</w:t>
      </w:r>
      <w:r w:rsidRPr="00525A72">
        <w:rPr>
          <w:rFonts w:ascii="Consolas" w:eastAsia="Times New Roman" w:hAnsi="Consolas" w:cs="Times New Roman"/>
          <w:color w:val="9CDCFE"/>
          <w:sz w:val="21"/>
          <w:szCs w:val="21"/>
        </w:rPr>
        <w:t>$user</w:t>
      </w:r>
      <w:r w:rsidRPr="00525A72">
        <w:rPr>
          <w:rFonts w:ascii="Consolas" w:eastAsia="Times New Roman" w:hAnsi="Consolas" w:cs="Times New Roman"/>
          <w:color w:val="D4D4D4"/>
          <w:sz w:val="21"/>
          <w:szCs w:val="21"/>
        </w:rPr>
        <w:t>);</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9CDCFE"/>
          <w:sz w:val="21"/>
          <w:szCs w:val="21"/>
        </w:rPr>
        <w:t>$notification</w:t>
      </w:r>
      <w:r w:rsidRPr="00525A72">
        <w:rPr>
          <w:rFonts w:ascii="Consolas" w:eastAsia="Times New Roman" w:hAnsi="Consolas" w:cs="Times New Roman"/>
          <w:color w:val="D4D4D4"/>
          <w:sz w:val="21"/>
          <w:szCs w:val="21"/>
        </w:rPr>
        <w:t>.addToList(</w:t>
      </w:r>
      <w:r w:rsidRPr="00525A72">
        <w:rPr>
          <w:rFonts w:ascii="Consolas" w:eastAsia="Times New Roman" w:hAnsi="Consolas" w:cs="Times New Roman"/>
          <w:color w:val="CE9178"/>
          <w:sz w:val="21"/>
          <w:szCs w:val="21"/>
        </w:rPr>
        <w:t>"The wait time between meals should be at least 3 hours"</w:t>
      </w:r>
      <w:r w:rsidRPr="00525A72">
        <w:rPr>
          <w:rFonts w:ascii="Consolas" w:eastAsia="Times New Roman" w:hAnsi="Consolas" w:cs="Times New Roman"/>
          <w:color w:val="D4D4D4"/>
          <w:sz w:val="21"/>
          <w:szCs w:val="21"/>
        </w:rPr>
        <w:t>);</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C586C0"/>
          <w:sz w:val="21"/>
          <w:szCs w:val="21"/>
        </w:rPr>
        <w:t>end</w:t>
      </w:r>
    </w:p>
    <w:p w:rsidR="00F92D0D" w:rsidRDefault="00F92D0D" w:rsidP="00F92D0D">
      <w:pPr>
        <w:spacing w:after="0"/>
        <w:jc w:val="center"/>
        <w:rPr>
          <w:lang w:val="sr-Latn-RS"/>
        </w:rPr>
      </w:pPr>
      <w:r>
        <w:rPr>
          <w:lang w:val="sr-Latn-RS"/>
        </w:rPr>
        <w:t>Listing 5.2.4 Pravilo za vreme između dva obroka</w:t>
      </w:r>
    </w:p>
    <w:p w:rsidR="00F92D0D" w:rsidRDefault="00F92D0D" w:rsidP="00B12B2A">
      <w:pPr>
        <w:spacing w:after="0"/>
        <w:rPr>
          <w:lang w:val="sr-Latn-RS"/>
        </w:rPr>
      </w:pPr>
    </w:p>
    <w:p w:rsidR="00525A72" w:rsidRDefault="00525A72" w:rsidP="001F5D34">
      <w:pPr>
        <w:spacing w:after="0"/>
        <w:ind w:firstLine="360"/>
        <w:jc w:val="both"/>
        <w:rPr>
          <w:lang w:val="sr-Latn-RS"/>
        </w:rPr>
      </w:pPr>
      <w:r>
        <w:rPr>
          <w:lang w:val="sr-Latn-RS"/>
        </w:rPr>
        <w:t>Slično kao i prethodno pravilo, ukoliko se u radnoj memoriji ne nađe događaj, koji označava da je dodat novi obrok, više od 6 sati, korisnik će takođe dobiti obaveštenje (listing 5.2.5).</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C586C0"/>
          <w:sz w:val="21"/>
          <w:szCs w:val="21"/>
        </w:rPr>
        <w:t>rule</w:t>
      </w: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CE9178"/>
          <w:sz w:val="21"/>
          <w:szCs w:val="21"/>
        </w:rPr>
        <w:t>"Wait time 2"</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C586C0"/>
          <w:sz w:val="21"/>
          <w:szCs w:val="21"/>
        </w:rPr>
        <w:t>when</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9CDCFE"/>
          <w:sz w:val="21"/>
          <w:szCs w:val="21"/>
        </w:rPr>
        <w:t>$user</w:t>
      </w: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4EC9B0"/>
          <w:sz w:val="21"/>
          <w:szCs w:val="21"/>
        </w:rPr>
        <w:t>User</w:t>
      </w:r>
      <w:r w:rsidRPr="00525A72">
        <w:rPr>
          <w:rFonts w:ascii="Consolas" w:eastAsia="Times New Roman" w:hAnsi="Consolas" w:cs="Times New Roman"/>
          <w:color w:val="D4D4D4"/>
          <w:sz w:val="21"/>
          <w:szCs w:val="21"/>
        </w:rPr>
        <w:t>()</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C586C0"/>
          <w:sz w:val="21"/>
          <w:szCs w:val="21"/>
        </w:rPr>
        <w:t>not</w:t>
      </w: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4EC9B0"/>
          <w:sz w:val="21"/>
          <w:szCs w:val="21"/>
        </w:rPr>
        <w:t>MealEvent</w:t>
      </w:r>
      <w:r w:rsidRPr="00525A72">
        <w:rPr>
          <w:rFonts w:ascii="Consolas" w:eastAsia="Times New Roman" w:hAnsi="Consolas" w:cs="Times New Roman"/>
          <w:color w:val="D4D4D4"/>
          <w:sz w:val="21"/>
          <w:szCs w:val="21"/>
        </w:rPr>
        <w:t>(userId == </w:t>
      </w:r>
      <w:r w:rsidRPr="00525A72">
        <w:rPr>
          <w:rFonts w:ascii="Consolas" w:eastAsia="Times New Roman" w:hAnsi="Consolas" w:cs="Times New Roman"/>
          <w:color w:val="9CDCFE"/>
          <w:sz w:val="21"/>
          <w:szCs w:val="21"/>
        </w:rPr>
        <w:t>$user</w:t>
      </w:r>
      <w:r w:rsidRPr="00525A72">
        <w:rPr>
          <w:rFonts w:ascii="Consolas" w:eastAsia="Times New Roman" w:hAnsi="Consolas" w:cs="Times New Roman"/>
          <w:color w:val="D4D4D4"/>
          <w:sz w:val="21"/>
          <w:szCs w:val="21"/>
        </w:rPr>
        <w:t>.id) </w:t>
      </w:r>
      <w:r w:rsidRPr="00525A72">
        <w:rPr>
          <w:rFonts w:ascii="Consolas" w:eastAsia="Times New Roman" w:hAnsi="Consolas" w:cs="Times New Roman"/>
          <w:color w:val="C586C0"/>
          <w:sz w:val="21"/>
          <w:szCs w:val="21"/>
        </w:rPr>
        <w:t>over</w:t>
      </w:r>
      <w:r w:rsidRPr="00525A72">
        <w:rPr>
          <w:rFonts w:ascii="Consolas" w:eastAsia="Times New Roman" w:hAnsi="Consolas" w:cs="Times New Roman"/>
          <w:color w:val="D4D4D4"/>
          <w:sz w:val="21"/>
          <w:szCs w:val="21"/>
        </w:rPr>
        <w:t> window:time(</w:t>
      </w:r>
      <w:r>
        <w:rPr>
          <w:rFonts w:ascii="Consolas" w:eastAsia="Times New Roman" w:hAnsi="Consolas" w:cs="Times New Roman"/>
          <w:color w:val="B5CEA8"/>
          <w:sz w:val="21"/>
          <w:szCs w:val="21"/>
        </w:rPr>
        <w:t>6h</w:t>
      </w:r>
      <w:r w:rsidRPr="00525A72">
        <w:rPr>
          <w:rFonts w:ascii="Consolas" w:eastAsia="Times New Roman" w:hAnsi="Consolas" w:cs="Times New Roman"/>
          <w:color w:val="D4D4D4"/>
          <w:sz w:val="21"/>
          <w:szCs w:val="21"/>
        </w:rPr>
        <w:t>))</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9CDCFE"/>
          <w:sz w:val="21"/>
          <w:szCs w:val="21"/>
        </w:rPr>
        <w:t>$notification</w:t>
      </w: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4EC9B0"/>
          <w:sz w:val="21"/>
          <w:szCs w:val="21"/>
        </w:rPr>
        <w:t>Notification</w:t>
      </w:r>
      <w:r w:rsidRPr="00525A72">
        <w:rPr>
          <w:rFonts w:ascii="Consolas" w:eastAsia="Times New Roman" w:hAnsi="Consolas" w:cs="Times New Roman"/>
          <w:color w:val="D4D4D4"/>
          <w:sz w:val="21"/>
          <w:szCs w:val="21"/>
        </w:rPr>
        <w:t>(</w:t>
      </w:r>
      <w:r w:rsidRPr="00525A72">
        <w:rPr>
          <w:rFonts w:ascii="Consolas" w:eastAsia="Times New Roman" w:hAnsi="Consolas" w:cs="Times New Roman"/>
          <w:color w:val="9CDCFE"/>
          <w:sz w:val="21"/>
          <w:szCs w:val="21"/>
        </w:rPr>
        <w:t>$notifications</w:t>
      </w:r>
      <w:r w:rsidRPr="00525A72">
        <w:rPr>
          <w:rFonts w:ascii="Consolas" w:eastAsia="Times New Roman" w:hAnsi="Consolas" w:cs="Times New Roman"/>
          <w:color w:val="D4D4D4"/>
          <w:sz w:val="21"/>
          <w:szCs w:val="21"/>
        </w:rPr>
        <w:t>: text </w:t>
      </w:r>
      <w:r w:rsidRPr="00525A72">
        <w:rPr>
          <w:rFonts w:ascii="Consolas" w:eastAsia="Times New Roman" w:hAnsi="Consolas" w:cs="Times New Roman"/>
          <w:color w:val="C586C0"/>
          <w:sz w:val="21"/>
          <w:szCs w:val="21"/>
        </w:rPr>
        <w:t>not</w:t>
      </w:r>
      <w:r w:rsidRPr="00525A72">
        <w:rPr>
          <w:rFonts w:ascii="Consolas" w:eastAsia="Times New Roman" w:hAnsi="Consolas" w:cs="Times New Roman"/>
          <w:color w:val="D4D4D4"/>
          <w:sz w:val="21"/>
          <w:szCs w:val="21"/>
        </w:rPr>
        <w:t> contains </w:t>
      </w:r>
      <w:r w:rsidRPr="00525A72">
        <w:rPr>
          <w:rFonts w:ascii="Consolas" w:eastAsia="Times New Roman" w:hAnsi="Consolas" w:cs="Times New Roman"/>
          <w:color w:val="CE9178"/>
          <w:sz w:val="21"/>
          <w:szCs w:val="21"/>
        </w:rPr>
        <w:t>"The wait time between meals should not be more than 6 hours"</w:t>
      </w:r>
      <w:r w:rsidRPr="00525A72">
        <w:rPr>
          <w:rFonts w:ascii="Consolas" w:eastAsia="Times New Roman" w:hAnsi="Consolas" w:cs="Times New Roman"/>
          <w:color w:val="D4D4D4"/>
          <w:sz w:val="21"/>
          <w:szCs w:val="21"/>
        </w:rPr>
        <w:t>, user == </w:t>
      </w:r>
      <w:r w:rsidRPr="00525A72">
        <w:rPr>
          <w:rFonts w:ascii="Consolas" w:eastAsia="Times New Roman" w:hAnsi="Consolas" w:cs="Times New Roman"/>
          <w:color w:val="9CDCFE"/>
          <w:sz w:val="21"/>
          <w:szCs w:val="21"/>
        </w:rPr>
        <w:t>$user</w:t>
      </w:r>
      <w:r w:rsidRPr="00525A72">
        <w:rPr>
          <w:rFonts w:ascii="Consolas" w:eastAsia="Times New Roman" w:hAnsi="Consolas" w:cs="Times New Roman"/>
          <w:color w:val="D4D4D4"/>
          <w:sz w:val="21"/>
          <w:szCs w:val="21"/>
        </w:rPr>
        <w:t>)</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C586C0"/>
          <w:sz w:val="21"/>
          <w:szCs w:val="21"/>
        </w:rPr>
        <w:t>then</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DCDCAA"/>
          <w:sz w:val="21"/>
          <w:szCs w:val="21"/>
        </w:rPr>
        <w:t>delete</w:t>
      </w:r>
      <w:r w:rsidRPr="00525A72">
        <w:rPr>
          <w:rFonts w:ascii="Consolas" w:eastAsia="Times New Roman" w:hAnsi="Consolas" w:cs="Times New Roman"/>
          <w:color w:val="D4D4D4"/>
          <w:sz w:val="21"/>
          <w:szCs w:val="21"/>
        </w:rPr>
        <w:t>(</w:t>
      </w:r>
      <w:r w:rsidRPr="00525A72">
        <w:rPr>
          <w:rFonts w:ascii="Consolas" w:eastAsia="Times New Roman" w:hAnsi="Consolas" w:cs="Times New Roman"/>
          <w:color w:val="9CDCFE"/>
          <w:sz w:val="21"/>
          <w:szCs w:val="21"/>
        </w:rPr>
        <w:t>$user</w:t>
      </w:r>
      <w:r w:rsidRPr="00525A72">
        <w:rPr>
          <w:rFonts w:ascii="Consolas" w:eastAsia="Times New Roman" w:hAnsi="Consolas" w:cs="Times New Roman"/>
          <w:color w:val="D4D4D4"/>
          <w:sz w:val="21"/>
          <w:szCs w:val="21"/>
        </w:rPr>
        <w:t>);</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D4D4D4"/>
          <w:sz w:val="21"/>
          <w:szCs w:val="21"/>
        </w:rPr>
        <w:t>    </w:t>
      </w:r>
      <w:r w:rsidRPr="00525A72">
        <w:rPr>
          <w:rFonts w:ascii="Consolas" w:eastAsia="Times New Roman" w:hAnsi="Consolas" w:cs="Times New Roman"/>
          <w:color w:val="9CDCFE"/>
          <w:sz w:val="21"/>
          <w:szCs w:val="21"/>
        </w:rPr>
        <w:t>$notification</w:t>
      </w:r>
      <w:r w:rsidRPr="00525A72">
        <w:rPr>
          <w:rFonts w:ascii="Consolas" w:eastAsia="Times New Roman" w:hAnsi="Consolas" w:cs="Times New Roman"/>
          <w:color w:val="D4D4D4"/>
          <w:sz w:val="21"/>
          <w:szCs w:val="21"/>
        </w:rPr>
        <w:t>.addToList(</w:t>
      </w:r>
      <w:r w:rsidRPr="00525A72">
        <w:rPr>
          <w:rFonts w:ascii="Consolas" w:eastAsia="Times New Roman" w:hAnsi="Consolas" w:cs="Times New Roman"/>
          <w:color w:val="CE9178"/>
          <w:sz w:val="21"/>
          <w:szCs w:val="21"/>
        </w:rPr>
        <w:t>"The wait time between meals should not be more than 6 hours"</w:t>
      </w:r>
      <w:r w:rsidRPr="00525A72">
        <w:rPr>
          <w:rFonts w:ascii="Consolas" w:eastAsia="Times New Roman" w:hAnsi="Consolas" w:cs="Times New Roman"/>
          <w:color w:val="D4D4D4"/>
          <w:sz w:val="21"/>
          <w:szCs w:val="21"/>
        </w:rPr>
        <w:t>);</w:t>
      </w:r>
    </w:p>
    <w:p w:rsidR="00525A72" w:rsidRPr="00525A72" w:rsidRDefault="00525A72" w:rsidP="00525A72">
      <w:pPr>
        <w:shd w:val="clear" w:color="auto" w:fill="1E1E1E"/>
        <w:spacing w:after="0" w:line="285" w:lineRule="atLeast"/>
        <w:rPr>
          <w:rFonts w:ascii="Consolas" w:eastAsia="Times New Roman" w:hAnsi="Consolas" w:cs="Times New Roman"/>
          <w:color w:val="D4D4D4"/>
          <w:sz w:val="21"/>
          <w:szCs w:val="21"/>
        </w:rPr>
      </w:pPr>
      <w:r w:rsidRPr="00525A72">
        <w:rPr>
          <w:rFonts w:ascii="Consolas" w:eastAsia="Times New Roman" w:hAnsi="Consolas" w:cs="Times New Roman"/>
          <w:color w:val="C586C0"/>
          <w:sz w:val="21"/>
          <w:szCs w:val="21"/>
        </w:rPr>
        <w:t>end</w:t>
      </w:r>
    </w:p>
    <w:p w:rsidR="00EB1FE7" w:rsidRPr="00F92D0D" w:rsidRDefault="00F92D0D" w:rsidP="00F92D0D">
      <w:pPr>
        <w:spacing w:after="0"/>
        <w:jc w:val="center"/>
        <w:rPr>
          <w:lang w:val="sr-Latn-RS"/>
        </w:rPr>
      </w:pPr>
      <w:r>
        <w:rPr>
          <w:lang w:val="sr-Latn-RS"/>
        </w:rPr>
        <w:t>Listing 5.2.5 Pravilo za vreme između dva obroka</w:t>
      </w:r>
    </w:p>
    <w:p w:rsidR="00F92D0D" w:rsidRDefault="00F92D0D" w:rsidP="00B12B2A">
      <w:pPr>
        <w:spacing w:after="0"/>
        <w:rPr>
          <w:lang w:val="sr-Latn-RS"/>
        </w:rPr>
      </w:pPr>
    </w:p>
    <w:p w:rsidR="00BE23AB" w:rsidRDefault="009A1DC0" w:rsidP="001F5D34">
      <w:pPr>
        <w:spacing w:after="0"/>
        <w:ind w:firstLine="360"/>
        <w:jc w:val="both"/>
        <w:rPr>
          <w:lang w:val="sr-Latn-RS"/>
        </w:rPr>
      </w:pPr>
      <w:r>
        <w:rPr>
          <w:lang w:val="sr-Latn-RS"/>
        </w:rPr>
        <w:t xml:space="preserve">Ostala pravila koja su vezana za </w:t>
      </w:r>
      <w:r w:rsidR="00EB1FE7">
        <w:rPr>
          <w:lang w:val="sr-Latn-RS"/>
        </w:rPr>
        <w:t>kalorijski deficit o</w:t>
      </w:r>
      <w:r>
        <w:rPr>
          <w:lang w:val="sr-Latn-RS"/>
        </w:rPr>
        <w:t xml:space="preserve">dnosno suficit i unos šećera i zasićenih masti su veoma slična. Leva strana pravila se svodi na funkcije iz </w:t>
      </w:r>
      <w:r w:rsidRPr="002B23BE">
        <w:rPr>
          <w:i/>
          <w:lang w:val="sr-Latn-RS"/>
        </w:rPr>
        <w:t>droolsa</w:t>
      </w:r>
      <w:r>
        <w:rPr>
          <w:lang w:val="sr-Latn-RS"/>
        </w:rPr>
        <w:t xml:space="preserve"> </w:t>
      </w:r>
      <w:r w:rsidRPr="002B23BE">
        <w:rPr>
          <w:i/>
          <w:lang w:val="sr-Latn-RS"/>
        </w:rPr>
        <w:lastRenderedPageBreak/>
        <w:t>accumulate</w:t>
      </w:r>
      <w:r>
        <w:rPr>
          <w:lang w:val="sr-Latn-RS"/>
        </w:rPr>
        <w:t xml:space="preserve"> i </w:t>
      </w:r>
      <w:r w:rsidRPr="002B23BE">
        <w:rPr>
          <w:i/>
          <w:lang w:val="sr-Latn-RS"/>
        </w:rPr>
        <w:t>sum</w:t>
      </w:r>
      <w:r>
        <w:rPr>
          <w:lang w:val="sr-Latn-RS"/>
        </w:rPr>
        <w:t xml:space="preserve"> koja računa zbir elemenata liste i graniču vrednost preporučenu od strane eksperta.</w:t>
      </w:r>
      <w:r w:rsidR="00EB1FE7">
        <w:rPr>
          <w:lang w:val="sr-Latn-RS"/>
        </w:rPr>
        <w:t xml:space="preserve"> </w:t>
      </w:r>
      <w:r w:rsidR="00BE23AB">
        <w:rPr>
          <w:lang w:val="sr-Latn-RS"/>
        </w:rPr>
        <w:t>Primer jednog takvog pravila prikazan je na listingu 5.2.6</w:t>
      </w:r>
    </w:p>
    <w:p w:rsidR="00BE23AB" w:rsidRPr="00BE23AB" w:rsidRDefault="00BE23AB" w:rsidP="00BE23AB">
      <w:pPr>
        <w:shd w:val="clear" w:color="auto" w:fill="1E1E1E"/>
        <w:spacing w:after="0" w:line="285" w:lineRule="atLeast"/>
        <w:rPr>
          <w:rFonts w:ascii="Consolas" w:eastAsia="Times New Roman" w:hAnsi="Consolas" w:cs="Times New Roman"/>
          <w:color w:val="D4D4D4"/>
          <w:sz w:val="21"/>
          <w:szCs w:val="21"/>
        </w:rPr>
      </w:pPr>
      <w:r w:rsidRPr="00BE23AB">
        <w:rPr>
          <w:rFonts w:ascii="Consolas" w:eastAsia="Times New Roman" w:hAnsi="Consolas" w:cs="Times New Roman"/>
          <w:color w:val="C586C0"/>
          <w:sz w:val="21"/>
          <w:szCs w:val="21"/>
        </w:rPr>
        <w:t>rule</w:t>
      </w:r>
      <w:r w:rsidRPr="00BE23AB">
        <w:rPr>
          <w:rFonts w:ascii="Consolas" w:eastAsia="Times New Roman" w:hAnsi="Consolas" w:cs="Times New Roman"/>
          <w:color w:val="D4D4D4"/>
          <w:sz w:val="21"/>
          <w:szCs w:val="21"/>
        </w:rPr>
        <w:t> </w:t>
      </w:r>
      <w:r w:rsidRPr="00BE23AB">
        <w:rPr>
          <w:rFonts w:ascii="Consolas" w:eastAsia="Times New Roman" w:hAnsi="Consolas" w:cs="Times New Roman"/>
          <w:color w:val="CE9178"/>
          <w:sz w:val="21"/>
          <w:szCs w:val="21"/>
        </w:rPr>
        <w:t>"Amount of sugar Men"</w:t>
      </w:r>
    </w:p>
    <w:p w:rsidR="00BE23AB" w:rsidRPr="00BE23AB" w:rsidRDefault="00BE23AB" w:rsidP="00BE23AB">
      <w:pPr>
        <w:shd w:val="clear" w:color="auto" w:fill="1E1E1E"/>
        <w:spacing w:after="0" w:line="285" w:lineRule="atLeast"/>
        <w:rPr>
          <w:rFonts w:ascii="Consolas" w:eastAsia="Times New Roman" w:hAnsi="Consolas" w:cs="Times New Roman"/>
          <w:color w:val="D4D4D4"/>
          <w:sz w:val="21"/>
          <w:szCs w:val="21"/>
        </w:rPr>
      </w:pPr>
      <w:r w:rsidRPr="00BE23AB">
        <w:rPr>
          <w:rFonts w:ascii="Consolas" w:eastAsia="Times New Roman" w:hAnsi="Consolas" w:cs="Times New Roman"/>
          <w:color w:val="C586C0"/>
          <w:sz w:val="21"/>
          <w:szCs w:val="21"/>
        </w:rPr>
        <w:t>agenda-group</w:t>
      </w:r>
      <w:r w:rsidRPr="00BE23AB">
        <w:rPr>
          <w:rFonts w:ascii="Consolas" w:eastAsia="Times New Roman" w:hAnsi="Consolas" w:cs="Times New Roman"/>
          <w:color w:val="D4D4D4"/>
          <w:sz w:val="21"/>
          <w:szCs w:val="21"/>
        </w:rPr>
        <w:t> </w:t>
      </w:r>
      <w:r w:rsidRPr="00BE23AB">
        <w:rPr>
          <w:rFonts w:ascii="Consolas" w:eastAsia="Times New Roman" w:hAnsi="Consolas" w:cs="Times New Roman"/>
          <w:color w:val="CE9178"/>
          <w:sz w:val="21"/>
          <w:szCs w:val="21"/>
        </w:rPr>
        <w:t>"day-rules"</w:t>
      </w:r>
    </w:p>
    <w:p w:rsidR="00BE23AB" w:rsidRPr="00BE23AB" w:rsidRDefault="00BE23AB" w:rsidP="00BE23AB">
      <w:pPr>
        <w:shd w:val="clear" w:color="auto" w:fill="1E1E1E"/>
        <w:spacing w:after="0" w:line="285" w:lineRule="atLeast"/>
        <w:rPr>
          <w:rFonts w:ascii="Consolas" w:eastAsia="Times New Roman" w:hAnsi="Consolas" w:cs="Times New Roman"/>
          <w:color w:val="D4D4D4"/>
          <w:sz w:val="21"/>
          <w:szCs w:val="21"/>
        </w:rPr>
      </w:pPr>
      <w:r w:rsidRPr="00BE23AB">
        <w:rPr>
          <w:rFonts w:ascii="Consolas" w:eastAsia="Times New Roman" w:hAnsi="Consolas" w:cs="Times New Roman"/>
          <w:color w:val="D4D4D4"/>
          <w:sz w:val="21"/>
          <w:szCs w:val="21"/>
        </w:rPr>
        <w:t>    </w:t>
      </w:r>
      <w:r w:rsidRPr="00BE23AB">
        <w:rPr>
          <w:rFonts w:ascii="Consolas" w:eastAsia="Times New Roman" w:hAnsi="Consolas" w:cs="Times New Roman"/>
          <w:color w:val="C586C0"/>
          <w:sz w:val="21"/>
          <w:szCs w:val="21"/>
        </w:rPr>
        <w:t>when</w:t>
      </w:r>
    </w:p>
    <w:p w:rsidR="00BE23AB" w:rsidRPr="00BE23AB" w:rsidRDefault="00BE23AB" w:rsidP="00BE23AB">
      <w:pPr>
        <w:shd w:val="clear" w:color="auto" w:fill="1E1E1E"/>
        <w:spacing w:after="0" w:line="285" w:lineRule="atLeast"/>
        <w:rPr>
          <w:rFonts w:ascii="Consolas" w:eastAsia="Times New Roman" w:hAnsi="Consolas" w:cs="Times New Roman"/>
          <w:color w:val="D4D4D4"/>
          <w:sz w:val="21"/>
          <w:szCs w:val="21"/>
        </w:rPr>
      </w:pPr>
      <w:r w:rsidRPr="00BE23AB">
        <w:rPr>
          <w:rFonts w:ascii="Consolas" w:eastAsia="Times New Roman" w:hAnsi="Consolas" w:cs="Times New Roman"/>
          <w:color w:val="D4D4D4"/>
          <w:sz w:val="21"/>
          <w:szCs w:val="21"/>
        </w:rPr>
        <w:t>        </w:t>
      </w:r>
      <w:r w:rsidRPr="00BE23AB">
        <w:rPr>
          <w:rFonts w:ascii="Consolas" w:eastAsia="Times New Roman" w:hAnsi="Consolas" w:cs="Times New Roman"/>
          <w:color w:val="9CDCFE"/>
          <w:sz w:val="21"/>
          <w:szCs w:val="21"/>
        </w:rPr>
        <w:t>$day</w:t>
      </w:r>
      <w:r w:rsidRPr="00BE23AB">
        <w:rPr>
          <w:rFonts w:ascii="Consolas" w:eastAsia="Times New Roman" w:hAnsi="Consolas" w:cs="Times New Roman"/>
          <w:color w:val="D4D4D4"/>
          <w:sz w:val="21"/>
          <w:szCs w:val="21"/>
        </w:rPr>
        <w:t>: </w:t>
      </w:r>
      <w:r w:rsidRPr="00BE23AB">
        <w:rPr>
          <w:rFonts w:ascii="Consolas" w:eastAsia="Times New Roman" w:hAnsi="Consolas" w:cs="Times New Roman"/>
          <w:color w:val="4EC9B0"/>
          <w:sz w:val="21"/>
          <w:szCs w:val="21"/>
        </w:rPr>
        <w:t>UserDay</w:t>
      </w:r>
      <w:r w:rsidRPr="00BE23AB">
        <w:rPr>
          <w:rFonts w:ascii="Consolas" w:eastAsia="Times New Roman" w:hAnsi="Consolas" w:cs="Times New Roman"/>
          <w:color w:val="D4D4D4"/>
          <w:sz w:val="21"/>
          <w:szCs w:val="21"/>
        </w:rPr>
        <w:t>(</w:t>
      </w:r>
      <w:r w:rsidRPr="00BE23AB">
        <w:rPr>
          <w:rFonts w:ascii="Consolas" w:eastAsia="Times New Roman" w:hAnsi="Consolas" w:cs="Times New Roman"/>
          <w:color w:val="9CDCFE"/>
          <w:sz w:val="21"/>
          <w:szCs w:val="21"/>
        </w:rPr>
        <w:t>$meals</w:t>
      </w:r>
      <w:r w:rsidRPr="00BE23AB">
        <w:rPr>
          <w:rFonts w:ascii="Consolas" w:eastAsia="Times New Roman" w:hAnsi="Consolas" w:cs="Times New Roman"/>
          <w:color w:val="D4D4D4"/>
          <w:sz w:val="21"/>
          <w:szCs w:val="21"/>
        </w:rPr>
        <w:t>: mealRecipes, </w:t>
      </w:r>
      <w:r w:rsidRPr="00BE23AB">
        <w:rPr>
          <w:rFonts w:ascii="Consolas" w:eastAsia="Times New Roman" w:hAnsi="Consolas" w:cs="Times New Roman"/>
          <w:color w:val="9CDCFE"/>
          <w:sz w:val="21"/>
          <w:szCs w:val="21"/>
        </w:rPr>
        <w:t>$user</w:t>
      </w:r>
      <w:r w:rsidRPr="00BE23AB">
        <w:rPr>
          <w:rFonts w:ascii="Consolas" w:eastAsia="Times New Roman" w:hAnsi="Consolas" w:cs="Times New Roman"/>
          <w:color w:val="D4D4D4"/>
          <w:sz w:val="21"/>
          <w:szCs w:val="21"/>
        </w:rPr>
        <w:t>: user, </w:t>
      </w:r>
      <w:r w:rsidRPr="00BE23AB">
        <w:rPr>
          <w:rFonts w:ascii="Consolas" w:eastAsia="Times New Roman" w:hAnsi="Consolas" w:cs="Times New Roman"/>
          <w:color w:val="9CDCFE"/>
          <w:sz w:val="21"/>
          <w:szCs w:val="21"/>
        </w:rPr>
        <w:t>$user</w:t>
      </w:r>
      <w:r w:rsidRPr="00BE23AB">
        <w:rPr>
          <w:rFonts w:ascii="Consolas" w:eastAsia="Times New Roman" w:hAnsi="Consolas" w:cs="Times New Roman"/>
          <w:color w:val="D4D4D4"/>
          <w:sz w:val="21"/>
          <w:szCs w:val="21"/>
        </w:rPr>
        <w:t>.gender == </w:t>
      </w:r>
      <w:r w:rsidRPr="00BE23AB">
        <w:rPr>
          <w:rFonts w:ascii="Consolas" w:eastAsia="Times New Roman" w:hAnsi="Consolas" w:cs="Times New Roman"/>
          <w:color w:val="4EC9B0"/>
          <w:sz w:val="21"/>
          <w:szCs w:val="21"/>
        </w:rPr>
        <w:t>Gender</w:t>
      </w:r>
      <w:r w:rsidRPr="00BE23AB">
        <w:rPr>
          <w:rFonts w:ascii="Consolas" w:eastAsia="Times New Roman" w:hAnsi="Consolas" w:cs="Times New Roman"/>
          <w:color w:val="D4D4D4"/>
          <w:sz w:val="21"/>
          <w:szCs w:val="21"/>
        </w:rPr>
        <w:t>.</w:t>
      </w:r>
      <w:r w:rsidRPr="00BE23AB">
        <w:rPr>
          <w:rFonts w:ascii="Consolas" w:eastAsia="Times New Roman" w:hAnsi="Consolas" w:cs="Times New Roman"/>
          <w:color w:val="4EC9B0"/>
          <w:sz w:val="21"/>
          <w:szCs w:val="21"/>
        </w:rPr>
        <w:t>MALE</w:t>
      </w:r>
      <w:r w:rsidRPr="00BE23AB">
        <w:rPr>
          <w:rFonts w:ascii="Consolas" w:eastAsia="Times New Roman" w:hAnsi="Consolas" w:cs="Times New Roman"/>
          <w:color w:val="D4D4D4"/>
          <w:sz w:val="21"/>
          <w:szCs w:val="21"/>
        </w:rPr>
        <w:t> )</w:t>
      </w:r>
    </w:p>
    <w:p w:rsidR="00BE23AB" w:rsidRPr="00BE23AB" w:rsidRDefault="00BE23AB" w:rsidP="00BE23AB">
      <w:pPr>
        <w:shd w:val="clear" w:color="auto" w:fill="1E1E1E"/>
        <w:spacing w:after="0" w:line="285" w:lineRule="atLeast"/>
        <w:rPr>
          <w:rFonts w:ascii="Consolas" w:eastAsia="Times New Roman" w:hAnsi="Consolas" w:cs="Times New Roman"/>
          <w:color w:val="D4D4D4"/>
          <w:sz w:val="21"/>
          <w:szCs w:val="21"/>
        </w:rPr>
      </w:pPr>
      <w:r w:rsidRPr="00BE23AB">
        <w:rPr>
          <w:rFonts w:ascii="Consolas" w:eastAsia="Times New Roman" w:hAnsi="Consolas" w:cs="Times New Roman"/>
          <w:color w:val="D4D4D4"/>
          <w:sz w:val="21"/>
          <w:szCs w:val="21"/>
        </w:rPr>
        <w:t>        </w:t>
      </w:r>
      <w:r w:rsidRPr="00BE23AB">
        <w:rPr>
          <w:rFonts w:ascii="Consolas" w:eastAsia="Times New Roman" w:hAnsi="Consolas" w:cs="Times New Roman"/>
          <w:color w:val="4EC9B0"/>
          <w:sz w:val="21"/>
          <w:szCs w:val="21"/>
        </w:rPr>
        <w:t>Number</w:t>
      </w:r>
      <w:r w:rsidRPr="00BE23AB">
        <w:rPr>
          <w:rFonts w:ascii="Consolas" w:eastAsia="Times New Roman" w:hAnsi="Consolas" w:cs="Times New Roman"/>
          <w:color w:val="D4D4D4"/>
          <w:sz w:val="21"/>
          <w:szCs w:val="21"/>
        </w:rPr>
        <w:t> (doubleValue &gt; </w:t>
      </w:r>
      <w:r w:rsidRPr="00BE23AB">
        <w:rPr>
          <w:rFonts w:ascii="Consolas" w:eastAsia="Times New Roman" w:hAnsi="Consolas" w:cs="Times New Roman"/>
          <w:color w:val="B5CEA8"/>
          <w:sz w:val="21"/>
          <w:szCs w:val="21"/>
        </w:rPr>
        <w:t>37.5</w:t>
      </w:r>
      <w:r w:rsidRPr="00BE23AB">
        <w:rPr>
          <w:rFonts w:ascii="Consolas" w:eastAsia="Times New Roman" w:hAnsi="Consolas" w:cs="Times New Roman"/>
          <w:color w:val="D4D4D4"/>
          <w:sz w:val="21"/>
          <w:szCs w:val="21"/>
        </w:rPr>
        <w:t>) </w:t>
      </w:r>
      <w:r w:rsidRPr="00BE23AB">
        <w:rPr>
          <w:rFonts w:ascii="Consolas" w:eastAsia="Times New Roman" w:hAnsi="Consolas" w:cs="Times New Roman"/>
          <w:color w:val="C586C0"/>
          <w:sz w:val="21"/>
          <w:szCs w:val="21"/>
        </w:rPr>
        <w:t>from</w:t>
      </w:r>
      <w:r w:rsidRPr="00BE23AB">
        <w:rPr>
          <w:rFonts w:ascii="Consolas" w:eastAsia="Times New Roman" w:hAnsi="Consolas" w:cs="Times New Roman"/>
          <w:color w:val="D4D4D4"/>
          <w:sz w:val="21"/>
          <w:szCs w:val="21"/>
        </w:rPr>
        <w:t> </w:t>
      </w:r>
      <w:r w:rsidRPr="00BE23AB">
        <w:rPr>
          <w:rFonts w:ascii="Consolas" w:eastAsia="Times New Roman" w:hAnsi="Consolas" w:cs="Times New Roman"/>
          <w:color w:val="C586C0"/>
          <w:sz w:val="21"/>
          <w:szCs w:val="21"/>
        </w:rPr>
        <w:t>accumulate</w:t>
      </w:r>
      <w:r w:rsidRPr="00BE23AB">
        <w:rPr>
          <w:rFonts w:ascii="Consolas" w:eastAsia="Times New Roman" w:hAnsi="Consolas" w:cs="Times New Roman"/>
          <w:color w:val="D4D4D4"/>
          <w:sz w:val="21"/>
          <w:szCs w:val="21"/>
        </w:rPr>
        <w:t>(</w:t>
      </w:r>
    </w:p>
    <w:p w:rsidR="00BE23AB" w:rsidRPr="00BE23AB" w:rsidRDefault="00BE23AB" w:rsidP="00BE23AB">
      <w:pPr>
        <w:shd w:val="clear" w:color="auto" w:fill="1E1E1E"/>
        <w:spacing w:after="0" w:line="285" w:lineRule="atLeast"/>
        <w:rPr>
          <w:rFonts w:ascii="Consolas" w:eastAsia="Times New Roman" w:hAnsi="Consolas" w:cs="Times New Roman"/>
          <w:color w:val="D4D4D4"/>
          <w:sz w:val="21"/>
          <w:szCs w:val="21"/>
        </w:rPr>
      </w:pPr>
      <w:r w:rsidRPr="00BE23AB">
        <w:rPr>
          <w:rFonts w:ascii="Consolas" w:eastAsia="Times New Roman" w:hAnsi="Consolas" w:cs="Times New Roman"/>
          <w:color w:val="D4D4D4"/>
          <w:sz w:val="21"/>
          <w:szCs w:val="21"/>
        </w:rPr>
        <w:t>            </w:t>
      </w:r>
      <w:r w:rsidRPr="00BE23AB">
        <w:rPr>
          <w:rFonts w:ascii="Consolas" w:eastAsia="Times New Roman" w:hAnsi="Consolas" w:cs="Times New Roman"/>
          <w:color w:val="4EC9B0"/>
          <w:sz w:val="21"/>
          <w:szCs w:val="21"/>
        </w:rPr>
        <w:t>MealRecipe</w:t>
      </w:r>
      <w:r w:rsidRPr="00BE23AB">
        <w:rPr>
          <w:rFonts w:ascii="Consolas" w:eastAsia="Times New Roman" w:hAnsi="Consolas" w:cs="Times New Roman"/>
          <w:color w:val="D4D4D4"/>
          <w:sz w:val="21"/>
          <w:szCs w:val="21"/>
        </w:rPr>
        <w:t>(</w:t>
      </w:r>
    </w:p>
    <w:p w:rsidR="00BE23AB" w:rsidRPr="00BE23AB" w:rsidRDefault="00BE23AB" w:rsidP="00BE23AB">
      <w:pPr>
        <w:shd w:val="clear" w:color="auto" w:fill="1E1E1E"/>
        <w:spacing w:after="0" w:line="285" w:lineRule="atLeast"/>
        <w:rPr>
          <w:rFonts w:ascii="Consolas" w:eastAsia="Times New Roman" w:hAnsi="Consolas" w:cs="Times New Roman"/>
          <w:color w:val="D4D4D4"/>
          <w:sz w:val="21"/>
          <w:szCs w:val="21"/>
        </w:rPr>
      </w:pPr>
      <w:r w:rsidRPr="00BE23AB">
        <w:rPr>
          <w:rFonts w:ascii="Consolas" w:eastAsia="Times New Roman" w:hAnsi="Consolas" w:cs="Times New Roman"/>
          <w:color w:val="D4D4D4"/>
          <w:sz w:val="21"/>
          <w:szCs w:val="21"/>
        </w:rPr>
        <w:t>                </w:t>
      </w:r>
      <w:r w:rsidRPr="00BE23AB">
        <w:rPr>
          <w:rFonts w:ascii="Consolas" w:eastAsia="Times New Roman" w:hAnsi="Consolas" w:cs="Times New Roman"/>
          <w:color w:val="9CDCFE"/>
          <w:sz w:val="21"/>
          <w:szCs w:val="21"/>
        </w:rPr>
        <w:t>$sugar</w:t>
      </w:r>
      <w:r w:rsidRPr="00BE23AB">
        <w:rPr>
          <w:rFonts w:ascii="Consolas" w:eastAsia="Times New Roman" w:hAnsi="Consolas" w:cs="Times New Roman"/>
          <w:color w:val="D4D4D4"/>
          <w:sz w:val="21"/>
          <w:szCs w:val="21"/>
        </w:rPr>
        <w:t>: sugars</w:t>
      </w:r>
    </w:p>
    <w:p w:rsidR="00BE23AB" w:rsidRPr="00BE23AB" w:rsidRDefault="00BE23AB" w:rsidP="00BE23AB">
      <w:pPr>
        <w:shd w:val="clear" w:color="auto" w:fill="1E1E1E"/>
        <w:spacing w:after="0" w:line="285" w:lineRule="atLeast"/>
        <w:rPr>
          <w:rFonts w:ascii="Consolas" w:eastAsia="Times New Roman" w:hAnsi="Consolas" w:cs="Times New Roman"/>
          <w:color w:val="D4D4D4"/>
          <w:sz w:val="21"/>
          <w:szCs w:val="21"/>
        </w:rPr>
      </w:pPr>
      <w:r w:rsidRPr="00BE23AB">
        <w:rPr>
          <w:rFonts w:ascii="Consolas" w:eastAsia="Times New Roman" w:hAnsi="Consolas" w:cs="Times New Roman"/>
          <w:color w:val="D4D4D4"/>
          <w:sz w:val="21"/>
          <w:szCs w:val="21"/>
        </w:rPr>
        <w:t>            ) </w:t>
      </w:r>
      <w:r w:rsidRPr="00BE23AB">
        <w:rPr>
          <w:rFonts w:ascii="Consolas" w:eastAsia="Times New Roman" w:hAnsi="Consolas" w:cs="Times New Roman"/>
          <w:color w:val="C586C0"/>
          <w:sz w:val="21"/>
          <w:szCs w:val="21"/>
        </w:rPr>
        <w:t>from</w:t>
      </w:r>
      <w:r w:rsidRPr="00BE23AB">
        <w:rPr>
          <w:rFonts w:ascii="Consolas" w:eastAsia="Times New Roman" w:hAnsi="Consolas" w:cs="Times New Roman"/>
          <w:color w:val="D4D4D4"/>
          <w:sz w:val="21"/>
          <w:szCs w:val="21"/>
        </w:rPr>
        <w:t> </w:t>
      </w:r>
      <w:r w:rsidRPr="00BE23AB">
        <w:rPr>
          <w:rFonts w:ascii="Consolas" w:eastAsia="Times New Roman" w:hAnsi="Consolas" w:cs="Times New Roman"/>
          <w:color w:val="9CDCFE"/>
          <w:sz w:val="21"/>
          <w:szCs w:val="21"/>
        </w:rPr>
        <w:t>$meals</w:t>
      </w:r>
      <w:r w:rsidRPr="00BE23AB">
        <w:rPr>
          <w:rFonts w:ascii="Consolas" w:eastAsia="Times New Roman" w:hAnsi="Consolas" w:cs="Times New Roman"/>
          <w:color w:val="D4D4D4"/>
          <w:sz w:val="21"/>
          <w:szCs w:val="21"/>
        </w:rPr>
        <w:t>,</w:t>
      </w:r>
    </w:p>
    <w:p w:rsidR="00BE23AB" w:rsidRPr="00BE23AB" w:rsidRDefault="00BE23AB" w:rsidP="00BE23AB">
      <w:pPr>
        <w:shd w:val="clear" w:color="auto" w:fill="1E1E1E"/>
        <w:spacing w:after="0" w:line="285" w:lineRule="atLeast"/>
        <w:rPr>
          <w:rFonts w:ascii="Consolas" w:eastAsia="Times New Roman" w:hAnsi="Consolas" w:cs="Times New Roman"/>
          <w:color w:val="D4D4D4"/>
          <w:sz w:val="21"/>
          <w:szCs w:val="21"/>
        </w:rPr>
      </w:pPr>
      <w:r w:rsidRPr="00BE23AB">
        <w:rPr>
          <w:rFonts w:ascii="Consolas" w:eastAsia="Times New Roman" w:hAnsi="Consolas" w:cs="Times New Roman"/>
          <w:color w:val="D4D4D4"/>
          <w:sz w:val="21"/>
          <w:szCs w:val="21"/>
        </w:rPr>
        <w:t>            sum(</w:t>
      </w:r>
      <w:r w:rsidRPr="00BE23AB">
        <w:rPr>
          <w:rFonts w:ascii="Consolas" w:eastAsia="Times New Roman" w:hAnsi="Consolas" w:cs="Times New Roman"/>
          <w:color w:val="9CDCFE"/>
          <w:sz w:val="21"/>
          <w:szCs w:val="21"/>
        </w:rPr>
        <w:t>$sugar</w:t>
      </w:r>
      <w:r w:rsidRPr="00BE23AB">
        <w:rPr>
          <w:rFonts w:ascii="Consolas" w:eastAsia="Times New Roman" w:hAnsi="Consolas" w:cs="Times New Roman"/>
          <w:color w:val="D4D4D4"/>
          <w:sz w:val="21"/>
          <w:szCs w:val="21"/>
        </w:rPr>
        <w:t>)</w:t>
      </w:r>
    </w:p>
    <w:p w:rsidR="00BE23AB" w:rsidRPr="00BE23AB" w:rsidRDefault="00BE23AB" w:rsidP="00BE23AB">
      <w:pPr>
        <w:shd w:val="clear" w:color="auto" w:fill="1E1E1E"/>
        <w:spacing w:after="0" w:line="285" w:lineRule="atLeast"/>
        <w:rPr>
          <w:rFonts w:ascii="Consolas" w:eastAsia="Times New Roman" w:hAnsi="Consolas" w:cs="Times New Roman"/>
          <w:color w:val="D4D4D4"/>
          <w:sz w:val="21"/>
          <w:szCs w:val="21"/>
        </w:rPr>
      </w:pPr>
      <w:r w:rsidRPr="00BE23AB">
        <w:rPr>
          <w:rFonts w:ascii="Consolas" w:eastAsia="Times New Roman" w:hAnsi="Consolas" w:cs="Times New Roman"/>
          <w:color w:val="D4D4D4"/>
          <w:sz w:val="21"/>
          <w:szCs w:val="21"/>
        </w:rPr>
        <w:t>        )</w:t>
      </w:r>
    </w:p>
    <w:p w:rsidR="00BE23AB" w:rsidRPr="00BE23AB" w:rsidRDefault="00BE23AB" w:rsidP="00BE23AB">
      <w:pPr>
        <w:shd w:val="clear" w:color="auto" w:fill="1E1E1E"/>
        <w:spacing w:after="0" w:line="285" w:lineRule="atLeast"/>
        <w:rPr>
          <w:rFonts w:ascii="Consolas" w:eastAsia="Times New Roman" w:hAnsi="Consolas" w:cs="Times New Roman"/>
          <w:color w:val="D4D4D4"/>
          <w:sz w:val="21"/>
          <w:szCs w:val="21"/>
        </w:rPr>
      </w:pPr>
      <w:r w:rsidRPr="00BE23AB">
        <w:rPr>
          <w:rFonts w:ascii="Consolas" w:eastAsia="Times New Roman" w:hAnsi="Consolas" w:cs="Times New Roman"/>
          <w:color w:val="D4D4D4"/>
          <w:sz w:val="21"/>
          <w:szCs w:val="21"/>
        </w:rPr>
        <w:t>        </w:t>
      </w:r>
      <w:r w:rsidRPr="00BE23AB">
        <w:rPr>
          <w:rFonts w:ascii="Consolas" w:eastAsia="Times New Roman" w:hAnsi="Consolas" w:cs="Times New Roman"/>
          <w:color w:val="9CDCFE"/>
          <w:sz w:val="21"/>
          <w:szCs w:val="21"/>
        </w:rPr>
        <w:t>$notification</w:t>
      </w:r>
      <w:r w:rsidRPr="00BE23AB">
        <w:rPr>
          <w:rFonts w:ascii="Consolas" w:eastAsia="Times New Roman" w:hAnsi="Consolas" w:cs="Times New Roman"/>
          <w:color w:val="D4D4D4"/>
          <w:sz w:val="21"/>
          <w:szCs w:val="21"/>
        </w:rPr>
        <w:t>: </w:t>
      </w:r>
      <w:r w:rsidRPr="00BE23AB">
        <w:rPr>
          <w:rFonts w:ascii="Consolas" w:eastAsia="Times New Roman" w:hAnsi="Consolas" w:cs="Times New Roman"/>
          <w:color w:val="4EC9B0"/>
          <w:sz w:val="21"/>
          <w:szCs w:val="21"/>
        </w:rPr>
        <w:t>Notification</w:t>
      </w:r>
      <w:r w:rsidRPr="00BE23AB">
        <w:rPr>
          <w:rFonts w:ascii="Consolas" w:eastAsia="Times New Roman" w:hAnsi="Consolas" w:cs="Times New Roman"/>
          <w:color w:val="D4D4D4"/>
          <w:sz w:val="21"/>
          <w:szCs w:val="21"/>
        </w:rPr>
        <w:t>()</w:t>
      </w:r>
    </w:p>
    <w:p w:rsidR="00BE23AB" w:rsidRPr="00BE23AB" w:rsidRDefault="00BE23AB" w:rsidP="00BE23AB">
      <w:pPr>
        <w:shd w:val="clear" w:color="auto" w:fill="1E1E1E"/>
        <w:spacing w:after="0" w:line="285" w:lineRule="atLeast"/>
        <w:rPr>
          <w:rFonts w:ascii="Consolas" w:eastAsia="Times New Roman" w:hAnsi="Consolas" w:cs="Times New Roman"/>
          <w:color w:val="D4D4D4"/>
          <w:sz w:val="21"/>
          <w:szCs w:val="21"/>
        </w:rPr>
      </w:pPr>
      <w:r w:rsidRPr="00BE23AB">
        <w:rPr>
          <w:rFonts w:ascii="Consolas" w:eastAsia="Times New Roman" w:hAnsi="Consolas" w:cs="Times New Roman"/>
          <w:color w:val="D4D4D4"/>
          <w:sz w:val="21"/>
          <w:szCs w:val="21"/>
        </w:rPr>
        <w:t>    </w:t>
      </w:r>
      <w:r w:rsidRPr="00BE23AB">
        <w:rPr>
          <w:rFonts w:ascii="Consolas" w:eastAsia="Times New Roman" w:hAnsi="Consolas" w:cs="Times New Roman"/>
          <w:color w:val="C586C0"/>
          <w:sz w:val="21"/>
          <w:szCs w:val="21"/>
        </w:rPr>
        <w:t>then</w:t>
      </w:r>
    </w:p>
    <w:p w:rsidR="00BE23AB" w:rsidRPr="00BE23AB" w:rsidRDefault="00BE23AB" w:rsidP="00BE23AB">
      <w:pPr>
        <w:shd w:val="clear" w:color="auto" w:fill="1E1E1E"/>
        <w:spacing w:after="0" w:line="285" w:lineRule="atLeast"/>
        <w:rPr>
          <w:rFonts w:ascii="Consolas" w:eastAsia="Times New Roman" w:hAnsi="Consolas" w:cs="Times New Roman"/>
          <w:color w:val="D4D4D4"/>
          <w:sz w:val="21"/>
          <w:szCs w:val="21"/>
        </w:rPr>
      </w:pPr>
      <w:r w:rsidRPr="00BE23AB">
        <w:rPr>
          <w:rFonts w:ascii="Consolas" w:eastAsia="Times New Roman" w:hAnsi="Consolas" w:cs="Times New Roman"/>
          <w:color w:val="D4D4D4"/>
          <w:sz w:val="21"/>
          <w:szCs w:val="21"/>
        </w:rPr>
        <w:t>        </w:t>
      </w:r>
      <w:r w:rsidRPr="00BE23AB">
        <w:rPr>
          <w:rFonts w:ascii="Consolas" w:eastAsia="Times New Roman" w:hAnsi="Consolas" w:cs="Times New Roman"/>
          <w:color w:val="9CDCFE"/>
          <w:sz w:val="21"/>
          <w:szCs w:val="21"/>
        </w:rPr>
        <w:t>$notification</w:t>
      </w:r>
      <w:r w:rsidRPr="00BE23AB">
        <w:rPr>
          <w:rFonts w:ascii="Consolas" w:eastAsia="Times New Roman" w:hAnsi="Consolas" w:cs="Times New Roman"/>
          <w:color w:val="D4D4D4"/>
          <w:sz w:val="21"/>
          <w:szCs w:val="21"/>
        </w:rPr>
        <w:t>.addToList(</w:t>
      </w:r>
      <w:r w:rsidRPr="00BE23AB">
        <w:rPr>
          <w:rFonts w:ascii="Consolas" w:eastAsia="Times New Roman" w:hAnsi="Consolas" w:cs="Times New Roman"/>
          <w:color w:val="CE9178"/>
          <w:sz w:val="21"/>
          <w:szCs w:val="21"/>
        </w:rPr>
        <w:t>"You should not take more than 37.5g of sugar"</w:t>
      </w:r>
      <w:r w:rsidRPr="00BE23AB">
        <w:rPr>
          <w:rFonts w:ascii="Consolas" w:eastAsia="Times New Roman" w:hAnsi="Consolas" w:cs="Times New Roman"/>
          <w:color w:val="D4D4D4"/>
          <w:sz w:val="21"/>
          <w:szCs w:val="21"/>
        </w:rPr>
        <w:t>);</w:t>
      </w:r>
    </w:p>
    <w:p w:rsidR="00BE23AB" w:rsidRPr="00BE23AB" w:rsidRDefault="00BE23AB" w:rsidP="00BE23AB">
      <w:pPr>
        <w:shd w:val="clear" w:color="auto" w:fill="1E1E1E"/>
        <w:spacing w:after="0" w:line="285" w:lineRule="atLeast"/>
        <w:rPr>
          <w:rFonts w:ascii="Consolas" w:eastAsia="Times New Roman" w:hAnsi="Consolas" w:cs="Times New Roman"/>
          <w:color w:val="D4D4D4"/>
          <w:sz w:val="21"/>
          <w:szCs w:val="21"/>
        </w:rPr>
      </w:pPr>
      <w:r w:rsidRPr="00BE23AB">
        <w:rPr>
          <w:rFonts w:ascii="Consolas" w:eastAsia="Times New Roman" w:hAnsi="Consolas" w:cs="Times New Roman"/>
          <w:color w:val="C586C0"/>
          <w:sz w:val="21"/>
          <w:szCs w:val="21"/>
        </w:rPr>
        <w:t>end</w:t>
      </w:r>
    </w:p>
    <w:p w:rsidR="00BE23AB" w:rsidRDefault="00BE23AB" w:rsidP="00BE23AB">
      <w:pPr>
        <w:spacing w:after="0"/>
        <w:jc w:val="center"/>
        <w:rPr>
          <w:lang w:val="sr-Latn-RS"/>
        </w:rPr>
      </w:pPr>
      <w:r>
        <w:rPr>
          <w:lang w:val="sr-Latn-RS"/>
        </w:rPr>
        <w:t xml:space="preserve">Listing 5.2.6 Primer pravila sa </w:t>
      </w:r>
      <w:r w:rsidRPr="002B23BE">
        <w:rPr>
          <w:i/>
          <w:lang w:val="sr-Latn-RS"/>
        </w:rPr>
        <w:t>accumulate</w:t>
      </w:r>
      <w:r>
        <w:rPr>
          <w:lang w:val="sr-Latn-RS"/>
        </w:rPr>
        <w:t xml:space="preserve"> i </w:t>
      </w:r>
      <w:r w:rsidRPr="002B23BE">
        <w:rPr>
          <w:i/>
          <w:lang w:val="sr-Latn-RS"/>
        </w:rPr>
        <w:t>sum</w:t>
      </w:r>
    </w:p>
    <w:p w:rsidR="00BE23AB" w:rsidRDefault="00BE23AB" w:rsidP="00BE23AB">
      <w:pPr>
        <w:spacing w:after="0"/>
        <w:jc w:val="center"/>
        <w:rPr>
          <w:lang w:val="sr-Latn-RS"/>
        </w:rPr>
      </w:pPr>
    </w:p>
    <w:p w:rsidR="00F25C44" w:rsidRDefault="00F25C44" w:rsidP="00BE23AB">
      <w:pPr>
        <w:pStyle w:val="Heading2"/>
        <w:rPr>
          <w:lang w:val="sr-Latn-RS"/>
        </w:rPr>
      </w:pPr>
      <w:bookmarkStart w:id="106" w:name="_Toc50546238"/>
      <w:r>
        <w:rPr>
          <w:lang w:val="sr-Latn-RS"/>
        </w:rPr>
        <w:t>5.3 Administratorska aplikacija</w:t>
      </w:r>
      <w:bookmarkEnd w:id="106"/>
    </w:p>
    <w:p w:rsidR="00F25C44" w:rsidRPr="00F25C44" w:rsidRDefault="00F25C44" w:rsidP="006A02D4">
      <w:pPr>
        <w:ind w:firstLine="360"/>
        <w:jc w:val="both"/>
        <w:rPr>
          <w:lang w:val="sr-Latn-RS"/>
        </w:rPr>
      </w:pPr>
      <w:r>
        <w:rPr>
          <w:lang w:val="sr-Latn-RS"/>
        </w:rPr>
        <w:t xml:space="preserve">Administrator za pisanje </w:t>
      </w:r>
      <w:r w:rsidRPr="00B55BEE">
        <w:rPr>
          <w:i/>
          <w:lang w:val="sr-Latn-RS"/>
        </w:rPr>
        <w:t>drools</w:t>
      </w:r>
      <w:r>
        <w:rPr>
          <w:lang w:val="sr-Latn-RS"/>
        </w:rPr>
        <w:t xml:space="preserve"> pravila koristi web aplikaciju napisanu u </w:t>
      </w:r>
      <w:r w:rsidRPr="00D66149">
        <w:rPr>
          <w:i/>
          <w:lang w:val="sr-Latn-RS"/>
        </w:rPr>
        <w:t>React</w:t>
      </w:r>
      <w:r>
        <w:rPr>
          <w:lang w:val="sr-Latn-RS"/>
        </w:rPr>
        <w:t xml:space="preserve">-u. </w:t>
      </w:r>
      <w:r w:rsidR="006A02D4">
        <w:rPr>
          <w:lang w:val="sr-Latn-RS"/>
        </w:rPr>
        <w:t xml:space="preserve">Aplikacija se sastoji od dve stranice, jedne za prijavu i druge za pisanje pravila. Forma za unos pravila sadrži polje na naziv fajla i polje za definisanje pravila. Prilikom potvrde forme šalje se zahtev serverskoj aplikaciji, nakon čega će </w:t>
      </w:r>
      <w:r w:rsidR="006A02D4" w:rsidRPr="00D66149">
        <w:rPr>
          <w:i/>
          <w:lang w:val="sr-Latn-RS"/>
        </w:rPr>
        <w:t>Maven</w:t>
      </w:r>
      <w:r w:rsidR="006A02D4">
        <w:rPr>
          <w:lang w:val="sr-Latn-RS"/>
        </w:rPr>
        <w:t xml:space="preserve"> ponovo instalirati </w:t>
      </w:r>
      <w:r w:rsidR="006A02D4" w:rsidRPr="00D66149">
        <w:rPr>
          <w:i/>
          <w:lang w:val="sr-Latn-RS"/>
        </w:rPr>
        <w:t>Drools</w:t>
      </w:r>
      <w:r w:rsidR="006A02D4">
        <w:rPr>
          <w:lang w:val="sr-Latn-RS"/>
        </w:rPr>
        <w:t xml:space="preserve"> aplikaciju.</w:t>
      </w:r>
    </w:p>
    <w:p w:rsidR="00BE23AB" w:rsidRDefault="00F25C44" w:rsidP="00BE23AB">
      <w:pPr>
        <w:pStyle w:val="Heading2"/>
        <w:rPr>
          <w:lang w:val="sr-Latn-RS"/>
        </w:rPr>
      </w:pPr>
      <w:bookmarkStart w:id="107" w:name="_Toc50546239"/>
      <w:r>
        <w:rPr>
          <w:lang w:val="sr-Latn-RS"/>
        </w:rPr>
        <w:t>5.4</w:t>
      </w:r>
      <w:r w:rsidR="00BE23AB">
        <w:rPr>
          <w:lang w:val="sr-Latn-RS"/>
        </w:rPr>
        <w:t xml:space="preserve"> </w:t>
      </w:r>
      <w:r>
        <w:rPr>
          <w:lang w:val="sr-Latn-RS"/>
        </w:rPr>
        <w:t>Mobilna</w:t>
      </w:r>
      <w:r w:rsidR="00BE23AB">
        <w:rPr>
          <w:lang w:val="sr-Latn-RS"/>
        </w:rPr>
        <w:t xml:space="preserve"> aplikacija</w:t>
      </w:r>
      <w:bookmarkEnd w:id="107"/>
    </w:p>
    <w:p w:rsidR="004A443E" w:rsidRDefault="00BE23AB" w:rsidP="001F5D34">
      <w:pPr>
        <w:spacing w:after="0"/>
        <w:ind w:firstLine="360"/>
        <w:jc w:val="both"/>
        <w:rPr>
          <w:lang w:val="sr-Latn-RS"/>
        </w:rPr>
      </w:pPr>
      <w:r>
        <w:rPr>
          <w:lang w:val="sr-Latn-RS"/>
        </w:rPr>
        <w:t xml:space="preserve">Klijentska mobilna aplikacija je razvijena u </w:t>
      </w:r>
      <w:r w:rsidRPr="00DD2AAE">
        <w:rPr>
          <w:i/>
          <w:lang w:val="sr-Latn-RS"/>
        </w:rPr>
        <w:t>React</w:t>
      </w:r>
      <w:r>
        <w:rPr>
          <w:lang w:val="sr-Latn-RS"/>
        </w:rPr>
        <w:t xml:space="preserve"> </w:t>
      </w:r>
      <w:r w:rsidRPr="00DD2AAE">
        <w:rPr>
          <w:i/>
          <w:lang w:val="sr-Latn-RS"/>
        </w:rPr>
        <w:t>Native</w:t>
      </w:r>
      <w:r>
        <w:rPr>
          <w:lang w:val="sr-Latn-RS"/>
        </w:rPr>
        <w:t xml:space="preserve"> radnom okviru. </w:t>
      </w:r>
      <w:r w:rsidR="004A443E" w:rsidRPr="00DD2AAE">
        <w:rPr>
          <w:i/>
          <w:lang w:val="sr-Latn-RS"/>
        </w:rPr>
        <w:t>AppRegistry</w:t>
      </w:r>
      <w:r w:rsidR="004A443E">
        <w:rPr>
          <w:lang w:val="sr-Latn-RS"/>
        </w:rPr>
        <w:t xml:space="preserve"> predstavlja ulaznu tačku za pokretanje svake </w:t>
      </w:r>
      <w:r w:rsidR="004A443E" w:rsidRPr="00DD2AAE">
        <w:rPr>
          <w:i/>
          <w:lang w:val="sr-Latn-RS"/>
        </w:rPr>
        <w:t>React</w:t>
      </w:r>
      <w:r w:rsidR="004A443E">
        <w:rPr>
          <w:lang w:val="sr-Latn-RS"/>
        </w:rPr>
        <w:t xml:space="preserve"> </w:t>
      </w:r>
      <w:r w:rsidR="004A443E" w:rsidRPr="00DD2AAE">
        <w:rPr>
          <w:i/>
          <w:lang w:val="sr-Latn-RS"/>
        </w:rPr>
        <w:t>Native</w:t>
      </w:r>
      <w:r w:rsidR="004A443E">
        <w:rPr>
          <w:lang w:val="sr-Latn-RS"/>
        </w:rPr>
        <w:t xml:space="preserve"> aplikacije. Ovde će biti registrovana korenska komponenta, tako da izvorni sistem može učitati sve što je neophodno za pokretanje aplikacije kada bude spremna.</w:t>
      </w:r>
    </w:p>
    <w:p w:rsidR="0081136B" w:rsidRDefault="004A443E" w:rsidP="001F5D34">
      <w:pPr>
        <w:spacing w:after="0"/>
        <w:ind w:firstLine="360"/>
        <w:jc w:val="both"/>
        <w:rPr>
          <w:lang w:val="sr-Latn-RS"/>
        </w:rPr>
      </w:pPr>
      <w:r>
        <w:rPr>
          <w:lang w:val="sr-Latn-RS"/>
        </w:rPr>
        <w:t xml:space="preserve">U korenskoj komponenti </w:t>
      </w:r>
      <w:r w:rsidRPr="00DD2AAE">
        <w:rPr>
          <w:i/>
          <w:lang w:val="sr-Latn-RS"/>
        </w:rPr>
        <w:t>App</w:t>
      </w:r>
      <w:r>
        <w:rPr>
          <w:lang w:val="sr-Latn-RS"/>
        </w:rPr>
        <w:t>.</w:t>
      </w:r>
      <w:r w:rsidRPr="00DD2AAE">
        <w:rPr>
          <w:i/>
          <w:lang w:val="sr-Latn-RS"/>
        </w:rPr>
        <w:t>js</w:t>
      </w:r>
      <w:r w:rsidR="004D5C2A">
        <w:rPr>
          <w:lang w:val="sr-Latn-RS"/>
        </w:rPr>
        <w:t xml:space="preserve"> definisan je router koji korisnicima omogućava navigaciju na neku od tri definisane stranice</w:t>
      </w:r>
      <w:r w:rsidR="0081136B">
        <w:rPr>
          <w:lang w:val="sr-Latn-RS"/>
        </w:rPr>
        <w:t xml:space="preserve"> (listing 5.3.1)</w:t>
      </w:r>
      <w:r w:rsidR="004D5C2A">
        <w:rPr>
          <w:lang w:val="sr-Latn-RS"/>
        </w:rPr>
        <w:t xml:space="preserve">. Svaka stranica predstavlja jednu kompoenentu koja će biti prikazana na ekranu mobilnog uređaja. </w:t>
      </w:r>
    </w:p>
    <w:p w:rsidR="00B97DD4" w:rsidRDefault="00B97DD4" w:rsidP="001F5D34">
      <w:pPr>
        <w:spacing w:after="0"/>
        <w:ind w:firstLine="360"/>
        <w:jc w:val="both"/>
        <w:rPr>
          <w:lang w:val="sr-Latn-RS"/>
        </w:rPr>
      </w:pPr>
    </w:p>
    <w:p w:rsidR="00B97DD4" w:rsidRDefault="00B97DD4" w:rsidP="001F5D34">
      <w:pPr>
        <w:spacing w:after="0"/>
        <w:ind w:firstLine="360"/>
        <w:jc w:val="both"/>
        <w:rPr>
          <w:lang w:val="sr-Latn-RS"/>
        </w:rPr>
      </w:pPr>
    </w:p>
    <w:p w:rsidR="00B97DD4" w:rsidRDefault="00B97DD4" w:rsidP="001F5D34">
      <w:pPr>
        <w:spacing w:after="0"/>
        <w:ind w:firstLine="360"/>
        <w:jc w:val="both"/>
        <w:rPr>
          <w:lang w:val="sr-Latn-RS"/>
        </w:rPr>
      </w:pPr>
    </w:p>
    <w:p w:rsidR="0081136B" w:rsidRPr="0081136B" w:rsidRDefault="0081136B" w:rsidP="0081136B">
      <w:pPr>
        <w:shd w:val="clear" w:color="auto" w:fill="1E1E1E"/>
        <w:spacing w:after="0" w:line="285" w:lineRule="atLeast"/>
        <w:rPr>
          <w:rFonts w:ascii="Consolas" w:eastAsia="Times New Roman" w:hAnsi="Consolas" w:cs="Times New Roman"/>
          <w:color w:val="D4D4D4"/>
          <w:sz w:val="21"/>
          <w:szCs w:val="21"/>
        </w:rPr>
      </w:pPr>
      <w:r w:rsidRPr="0081136B">
        <w:rPr>
          <w:rFonts w:ascii="Consolas" w:eastAsia="Times New Roman" w:hAnsi="Consolas" w:cs="Times New Roman"/>
          <w:color w:val="569CD6"/>
          <w:sz w:val="21"/>
          <w:szCs w:val="21"/>
        </w:rPr>
        <w:lastRenderedPageBreak/>
        <w:t>const</w:t>
      </w:r>
      <w:r w:rsidRPr="0081136B">
        <w:rPr>
          <w:rFonts w:ascii="Consolas" w:eastAsia="Times New Roman" w:hAnsi="Consolas" w:cs="Times New Roman"/>
          <w:color w:val="D4D4D4"/>
          <w:sz w:val="21"/>
          <w:szCs w:val="21"/>
        </w:rPr>
        <w:t> </w:t>
      </w:r>
      <w:r w:rsidRPr="0081136B">
        <w:rPr>
          <w:rFonts w:ascii="Consolas" w:eastAsia="Times New Roman" w:hAnsi="Consolas" w:cs="Times New Roman"/>
          <w:color w:val="DCDCAA"/>
          <w:sz w:val="21"/>
          <w:szCs w:val="21"/>
        </w:rPr>
        <w:t>App</w:t>
      </w:r>
      <w:r w:rsidRPr="0081136B">
        <w:rPr>
          <w:rFonts w:ascii="Consolas" w:eastAsia="Times New Roman" w:hAnsi="Consolas" w:cs="Times New Roman"/>
          <w:color w:val="D4D4D4"/>
          <w:sz w:val="21"/>
          <w:szCs w:val="21"/>
        </w:rPr>
        <w:t> = () </w:t>
      </w:r>
      <w:r w:rsidRPr="0081136B">
        <w:rPr>
          <w:rFonts w:ascii="Consolas" w:eastAsia="Times New Roman" w:hAnsi="Consolas" w:cs="Times New Roman"/>
          <w:color w:val="569CD6"/>
          <w:sz w:val="21"/>
          <w:szCs w:val="21"/>
        </w:rPr>
        <w:t>=&gt;</w:t>
      </w:r>
      <w:r w:rsidRPr="0081136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w:t>
      </w:r>
    </w:p>
    <w:p w:rsidR="0081136B" w:rsidRPr="0081136B" w:rsidRDefault="0081136B" w:rsidP="0081136B">
      <w:pPr>
        <w:shd w:val="clear" w:color="auto" w:fill="1E1E1E"/>
        <w:spacing w:after="0" w:line="285" w:lineRule="atLeast"/>
        <w:rPr>
          <w:rFonts w:ascii="Consolas" w:eastAsia="Times New Roman" w:hAnsi="Consolas" w:cs="Times New Roman"/>
          <w:color w:val="D4D4D4"/>
          <w:sz w:val="21"/>
          <w:szCs w:val="21"/>
        </w:rPr>
      </w:pPr>
      <w:r w:rsidRPr="0081136B">
        <w:rPr>
          <w:rFonts w:ascii="Consolas" w:eastAsia="Times New Roman" w:hAnsi="Consolas" w:cs="Times New Roman"/>
          <w:color w:val="D4D4D4"/>
          <w:sz w:val="21"/>
          <w:szCs w:val="21"/>
        </w:rPr>
        <w:t>  </w:t>
      </w:r>
      <w:r w:rsidRPr="0081136B">
        <w:rPr>
          <w:rFonts w:ascii="Consolas" w:eastAsia="Times New Roman" w:hAnsi="Consolas" w:cs="Times New Roman"/>
          <w:color w:val="C586C0"/>
          <w:sz w:val="21"/>
          <w:szCs w:val="21"/>
        </w:rPr>
        <w:t>return</w:t>
      </w:r>
      <w:r w:rsidRPr="0081136B">
        <w:rPr>
          <w:rFonts w:ascii="Consolas" w:eastAsia="Times New Roman" w:hAnsi="Consolas" w:cs="Times New Roman"/>
          <w:color w:val="D4D4D4"/>
          <w:sz w:val="21"/>
          <w:szCs w:val="21"/>
        </w:rPr>
        <w:t> (</w:t>
      </w:r>
    </w:p>
    <w:p w:rsidR="0081136B" w:rsidRPr="0081136B" w:rsidRDefault="0081136B" w:rsidP="0081136B">
      <w:pPr>
        <w:shd w:val="clear" w:color="auto" w:fill="1E1E1E"/>
        <w:spacing w:after="0" w:line="285" w:lineRule="atLeast"/>
        <w:rPr>
          <w:rFonts w:ascii="Consolas" w:eastAsia="Times New Roman" w:hAnsi="Consolas" w:cs="Times New Roman"/>
          <w:color w:val="D4D4D4"/>
          <w:sz w:val="21"/>
          <w:szCs w:val="21"/>
        </w:rPr>
      </w:pPr>
      <w:r w:rsidRPr="0081136B">
        <w:rPr>
          <w:rFonts w:ascii="Consolas" w:eastAsia="Times New Roman" w:hAnsi="Consolas" w:cs="Times New Roman"/>
          <w:color w:val="D4D4D4"/>
          <w:sz w:val="21"/>
          <w:szCs w:val="21"/>
        </w:rPr>
        <w:t>    </w:t>
      </w:r>
      <w:r w:rsidRPr="0081136B">
        <w:rPr>
          <w:rFonts w:ascii="Consolas" w:eastAsia="Times New Roman" w:hAnsi="Consolas" w:cs="Times New Roman"/>
          <w:color w:val="808080"/>
          <w:sz w:val="21"/>
          <w:szCs w:val="21"/>
        </w:rPr>
        <w:t>&lt;</w:t>
      </w:r>
      <w:r w:rsidRPr="0081136B">
        <w:rPr>
          <w:rFonts w:ascii="Consolas" w:eastAsia="Times New Roman" w:hAnsi="Consolas" w:cs="Times New Roman"/>
          <w:color w:val="4EC9B0"/>
          <w:sz w:val="21"/>
          <w:szCs w:val="21"/>
        </w:rPr>
        <w:t>Router</w:t>
      </w:r>
      <w:r w:rsidRPr="0081136B">
        <w:rPr>
          <w:rFonts w:ascii="Consolas" w:eastAsia="Times New Roman" w:hAnsi="Consolas" w:cs="Times New Roman"/>
          <w:color w:val="808080"/>
          <w:sz w:val="21"/>
          <w:szCs w:val="21"/>
        </w:rPr>
        <w:t>&gt;</w:t>
      </w:r>
    </w:p>
    <w:p w:rsidR="0081136B" w:rsidRPr="0081136B" w:rsidRDefault="0081136B" w:rsidP="0081136B">
      <w:pPr>
        <w:shd w:val="clear" w:color="auto" w:fill="1E1E1E"/>
        <w:spacing w:after="0" w:line="285" w:lineRule="atLeast"/>
        <w:rPr>
          <w:rFonts w:ascii="Consolas" w:eastAsia="Times New Roman" w:hAnsi="Consolas" w:cs="Times New Roman"/>
          <w:color w:val="D4D4D4"/>
          <w:sz w:val="21"/>
          <w:szCs w:val="21"/>
        </w:rPr>
      </w:pPr>
      <w:r w:rsidRPr="0081136B">
        <w:rPr>
          <w:rFonts w:ascii="Consolas" w:eastAsia="Times New Roman" w:hAnsi="Consolas" w:cs="Times New Roman"/>
          <w:color w:val="D4D4D4"/>
          <w:sz w:val="21"/>
          <w:szCs w:val="21"/>
        </w:rPr>
        <w:t>      </w:t>
      </w:r>
      <w:r w:rsidRPr="0081136B">
        <w:rPr>
          <w:rFonts w:ascii="Consolas" w:eastAsia="Times New Roman" w:hAnsi="Consolas" w:cs="Times New Roman"/>
          <w:color w:val="808080"/>
          <w:sz w:val="21"/>
          <w:szCs w:val="21"/>
        </w:rPr>
        <w:t>&lt;</w:t>
      </w:r>
      <w:r w:rsidRPr="0081136B">
        <w:rPr>
          <w:rFonts w:ascii="Consolas" w:eastAsia="Times New Roman" w:hAnsi="Consolas" w:cs="Times New Roman"/>
          <w:color w:val="4EC9B0"/>
          <w:sz w:val="21"/>
          <w:szCs w:val="21"/>
        </w:rPr>
        <w:t>Stack</w:t>
      </w:r>
      <w:r w:rsidRPr="0081136B">
        <w:rPr>
          <w:rFonts w:ascii="Consolas" w:eastAsia="Times New Roman" w:hAnsi="Consolas" w:cs="Times New Roman"/>
          <w:color w:val="D4D4D4"/>
          <w:sz w:val="21"/>
          <w:szCs w:val="21"/>
        </w:rPr>
        <w:t> </w:t>
      </w:r>
      <w:r w:rsidRPr="0081136B">
        <w:rPr>
          <w:rFonts w:ascii="Consolas" w:eastAsia="Times New Roman" w:hAnsi="Consolas" w:cs="Times New Roman"/>
          <w:color w:val="9CDCFE"/>
          <w:sz w:val="21"/>
          <w:szCs w:val="21"/>
        </w:rPr>
        <w:t>key</w:t>
      </w:r>
      <w:r w:rsidRPr="0081136B">
        <w:rPr>
          <w:rFonts w:ascii="Consolas" w:eastAsia="Times New Roman" w:hAnsi="Consolas" w:cs="Times New Roman"/>
          <w:color w:val="D4D4D4"/>
          <w:sz w:val="21"/>
          <w:szCs w:val="21"/>
        </w:rPr>
        <w:t>=</w:t>
      </w:r>
      <w:r w:rsidRPr="0081136B">
        <w:rPr>
          <w:rFonts w:ascii="Consolas" w:eastAsia="Times New Roman" w:hAnsi="Consolas" w:cs="Times New Roman"/>
          <w:color w:val="CE9178"/>
          <w:sz w:val="21"/>
          <w:szCs w:val="21"/>
        </w:rPr>
        <w:t>"root"</w:t>
      </w:r>
      <w:r w:rsidRPr="0081136B">
        <w:rPr>
          <w:rFonts w:ascii="Consolas" w:eastAsia="Times New Roman" w:hAnsi="Consolas" w:cs="Times New Roman"/>
          <w:color w:val="808080"/>
          <w:sz w:val="21"/>
          <w:szCs w:val="21"/>
        </w:rPr>
        <w:t>&gt;</w:t>
      </w:r>
    </w:p>
    <w:p w:rsidR="0081136B" w:rsidRDefault="0081136B" w:rsidP="0081136B">
      <w:pPr>
        <w:shd w:val="clear" w:color="auto" w:fill="1E1E1E"/>
        <w:spacing w:after="0" w:line="285" w:lineRule="atLeast"/>
        <w:rPr>
          <w:rFonts w:ascii="Consolas" w:eastAsia="Times New Roman" w:hAnsi="Consolas" w:cs="Times New Roman"/>
          <w:color w:val="D4D4D4"/>
          <w:sz w:val="21"/>
          <w:szCs w:val="21"/>
        </w:rPr>
      </w:pPr>
      <w:r w:rsidRPr="0081136B">
        <w:rPr>
          <w:rFonts w:ascii="Consolas" w:eastAsia="Times New Roman" w:hAnsi="Consolas" w:cs="Times New Roman"/>
          <w:color w:val="D4D4D4"/>
          <w:sz w:val="21"/>
          <w:szCs w:val="21"/>
        </w:rPr>
        <w:t>        </w:t>
      </w:r>
      <w:r w:rsidRPr="0081136B">
        <w:rPr>
          <w:rFonts w:ascii="Consolas" w:eastAsia="Times New Roman" w:hAnsi="Consolas" w:cs="Times New Roman"/>
          <w:color w:val="808080"/>
          <w:sz w:val="21"/>
          <w:szCs w:val="21"/>
        </w:rPr>
        <w:t>&lt;</w:t>
      </w:r>
      <w:r w:rsidRPr="0081136B">
        <w:rPr>
          <w:rFonts w:ascii="Consolas" w:eastAsia="Times New Roman" w:hAnsi="Consolas" w:cs="Times New Roman"/>
          <w:color w:val="4EC9B0"/>
          <w:sz w:val="21"/>
          <w:szCs w:val="21"/>
        </w:rPr>
        <w:t>Scene</w:t>
      </w:r>
      <w:r w:rsidRPr="0081136B">
        <w:rPr>
          <w:rFonts w:ascii="Consolas" w:eastAsia="Times New Roman" w:hAnsi="Consolas" w:cs="Times New Roman"/>
          <w:color w:val="D4D4D4"/>
          <w:sz w:val="21"/>
          <w:szCs w:val="21"/>
        </w:rPr>
        <w:t> </w:t>
      </w:r>
      <w:r w:rsidRPr="0081136B">
        <w:rPr>
          <w:rFonts w:ascii="Consolas" w:eastAsia="Times New Roman" w:hAnsi="Consolas" w:cs="Times New Roman"/>
          <w:color w:val="9CDCFE"/>
          <w:sz w:val="21"/>
          <w:szCs w:val="21"/>
        </w:rPr>
        <w:t>key</w:t>
      </w:r>
      <w:r w:rsidRPr="0081136B">
        <w:rPr>
          <w:rFonts w:ascii="Consolas" w:eastAsia="Times New Roman" w:hAnsi="Consolas" w:cs="Times New Roman"/>
          <w:color w:val="D4D4D4"/>
          <w:sz w:val="21"/>
          <w:szCs w:val="21"/>
        </w:rPr>
        <w:t>=</w:t>
      </w:r>
      <w:r w:rsidRPr="0081136B">
        <w:rPr>
          <w:rFonts w:ascii="Consolas" w:eastAsia="Times New Roman" w:hAnsi="Consolas" w:cs="Times New Roman"/>
          <w:color w:val="CE9178"/>
          <w:sz w:val="21"/>
          <w:szCs w:val="21"/>
        </w:rPr>
        <w:t>"home"</w:t>
      </w:r>
      <w:r w:rsidRPr="0081136B">
        <w:rPr>
          <w:rFonts w:ascii="Consolas" w:eastAsia="Times New Roman" w:hAnsi="Consolas" w:cs="Times New Roman"/>
          <w:color w:val="D4D4D4"/>
          <w:sz w:val="21"/>
          <w:szCs w:val="21"/>
        </w:rPr>
        <w:t> </w:t>
      </w:r>
      <w:r w:rsidRPr="0081136B">
        <w:rPr>
          <w:rFonts w:ascii="Consolas" w:eastAsia="Times New Roman" w:hAnsi="Consolas" w:cs="Times New Roman"/>
          <w:color w:val="9CDCFE"/>
          <w:sz w:val="21"/>
          <w:szCs w:val="21"/>
        </w:rPr>
        <w:t>component</w:t>
      </w:r>
      <w:r w:rsidRPr="0081136B">
        <w:rPr>
          <w:rFonts w:ascii="Consolas" w:eastAsia="Times New Roman" w:hAnsi="Consolas" w:cs="Times New Roman"/>
          <w:color w:val="D4D4D4"/>
          <w:sz w:val="21"/>
          <w:szCs w:val="21"/>
        </w:rPr>
        <w:t>=</w:t>
      </w:r>
      <w:r w:rsidRPr="0081136B">
        <w:rPr>
          <w:rFonts w:ascii="Consolas" w:eastAsia="Times New Roman" w:hAnsi="Consolas" w:cs="Times New Roman"/>
          <w:color w:val="569CD6"/>
          <w:sz w:val="21"/>
          <w:szCs w:val="21"/>
        </w:rPr>
        <w:t>{</w:t>
      </w:r>
      <w:r w:rsidRPr="0081136B">
        <w:rPr>
          <w:rFonts w:ascii="Consolas" w:eastAsia="Times New Roman" w:hAnsi="Consolas" w:cs="Times New Roman"/>
          <w:color w:val="DCDCAA"/>
          <w:sz w:val="21"/>
          <w:szCs w:val="21"/>
        </w:rPr>
        <w:t>HomePage</w:t>
      </w:r>
      <w:r w:rsidRPr="0081136B">
        <w:rPr>
          <w:rFonts w:ascii="Consolas" w:eastAsia="Times New Roman" w:hAnsi="Consolas" w:cs="Times New Roman"/>
          <w:color w:val="569CD6"/>
          <w:sz w:val="21"/>
          <w:szCs w:val="21"/>
        </w:rPr>
        <w:t>}</w:t>
      </w:r>
      <w:r w:rsidRPr="0081136B">
        <w:rPr>
          <w:rFonts w:ascii="Consolas" w:eastAsia="Times New Roman" w:hAnsi="Consolas" w:cs="Times New Roman"/>
          <w:color w:val="D4D4D4"/>
          <w:sz w:val="21"/>
          <w:szCs w:val="21"/>
        </w:rPr>
        <w:t> </w:t>
      </w:r>
    </w:p>
    <w:p w:rsidR="0081136B" w:rsidRPr="0081136B" w:rsidRDefault="0081136B" w:rsidP="0081136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81136B">
        <w:rPr>
          <w:rFonts w:ascii="Consolas" w:eastAsia="Times New Roman" w:hAnsi="Consolas" w:cs="Times New Roman"/>
          <w:color w:val="9CDCFE"/>
          <w:sz w:val="21"/>
          <w:szCs w:val="21"/>
        </w:rPr>
        <w:t>hideNavBar</w:t>
      </w:r>
      <w:r w:rsidRPr="0081136B">
        <w:rPr>
          <w:rFonts w:ascii="Consolas" w:eastAsia="Times New Roman" w:hAnsi="Consolas" w:cs="Times New Roman"/>
          <w:color w:val="D4D4D4"/>
          <w:sz w:val="21"/>
          <w:szCs w:val="21"/>
        </w:rPr>
        <w:t>=</w:t>
      </w:r>
      <w:r w:rsidRPr="0081136B">
        <w:rPr>
          <w:rFonts w:ascii="Consolas" w:eastAsia="Times New Roman" w:hAnsi="Consolas" w:cs="Times New Roman"/>
          <w:color w:val="569CD6"/>
          <w:sz w:val="21"/>
          <w:szCs w:val="21"/>
        </w:rPr>
        <w:t>{true}</w:t>
      </w:r>
      <w:r w:rsidRPr="0081136B">
        <w:rPr>
          <w:rFonts w:ascii="Consolas" w:eastAsia="Times New Roman" w:hAnsi="Consolas" w:cs="Times New Roman"/>
          <w:color w:val="D4D4D4"/>
          <w:sz w:val="21"/>
          <w:szCs w:val="21"/>
        </w:rPr>
        <w:t> </w:t>
      </w:r>
      <w:r w:rsidRPr="0081136B">
        <w:rPr>
          <w:rFonts w:ascii="Consolas" w:eastAsia="Times New Roman" w:hAnsi="Consolas" w:cs="Times New Roman"/>
          <w:color w:val="808080"/>
          <w:sz w:val="21"/>
          <w:szCs w:val="21"/>
        </w:rPr>
        <w:t>/&gt;</w:t>
      </w:r>
    </w:p>
    <w:p w:rsidR="0081136B" w:rsidRDefault="0081136B" w:rsidP="0081136B">
      <w:pPr>
        <w:shd w:val="clear" w:color="auto" w:fill="1E1E1E"/>
        <w:spacing w:after="0" w:line="285" w:lineRule="atLeast"/>
        <w:rPr>
          <w:rFonts w:ascii="Consolas" w:eastAsia="Times New Roman" w:hAnsi="Consolas" w:cs="Times New Roman"/>
          <w:color w:val="D4D4D4"/>
          <w:sz w:val="21"/>
          <w:szCs w:val="21"/>
        </w:rPr>
      </w:pPr>
      <w:r w:rsidRPr="0081136B">
        <w:rPr>
          <w:rFonts w:ascii="Consolas" w:eastAsia="Times New Roman" w:hAnsi="Consolas" w:cs="Times New Roman"/>
          <w:color w:val="D4D4D4"/>
          <w:sz w:val="21"/>
          <w:szCs w:val="21"/>
        </w:rPr>
        <w:t>        </w:t>
      </w:r>
      <w:r w:rsidRPr="0081136B">
        <w:rPr>
          <w:rFonts w:ascii="Consolas" w:eastAsia="Times New Roman" w:hAnsi="Consolas" w:cs="Times New Roman"/>
          <w:color w:val="808080"/>
          <w:sz w:val="21"/>
          <w:szCs w:val="21"/>
        </w:rPr>
        <w:t>&lt;</w:t>
      </w:r>
      <w:r w:rsidRPr="0081136B">
        <w:rPr>
          <w:rFonts w:ascii="Consolas" w:eastAsia="Times New Roman" w:hAnsi="Consolas" w:cs="Times New Roman"/>
          <w:color w:val="4EC9B0"/>
          <w:sz w:val="21"/>
          <w:szCs w:val="21"/>
        </w:rPr>
        <w:t>Scene</w:t>
      </w:r>
      <w:r w:rsidRPr="0081136B">
        <w:rPr>
          <w:rFonts w:ascii="Consolas" w:eastAsia="Times New Roman" w:hAnsi="Consolas" w:cs="Times New Roman"/>
          <w:color w:val="D4D4D4"/>
          <w:sz w:val="21"/>
          <w:szCs w:val="21"/>
        </w:rPr>
        <w:t> </w:t>
      </w:r>
      <w:r w:rsidRPr="0081136B">
        <w:rPr>
          <w:rFonts w:ascii="Consolas" w:eastAsia="Times New Roman" w:hAnsi="Consolas" w:cs="Times New Roman"/>
          <w:color w:val="9CDCFE"/>
          <w:sz w:val="21"/>
          <w:szCs w:val="21"/>
        </w:rPr>
        <w:t>key</w:t>
      </w:r>
      <w:r w:rsidRPr="0081136B">
        <w:rPr>
          <w:rFonts w:ascii="Consolas" w:eastAsia="Times New Roman" w:hAnsi="Consolas" w:cs="Times New Roman"/>
          <w:color w:val="D4D4D4"/>
          <w:sz w:val="21"/>
          <w:szCs w:val="21"/>
        </w:rPr>
        <w:t>=</w:t>
      </w:r>
      <w:r w:rsidRPr="0081136B">
        <w:rPr>
          <w:rFonts w:ascii="Consolas" w:eastAsia="Times New Roman" w:hAnsi="Consolas" w:cs="Times New Roman"/>
          <w:color w:val="CE9178"/>
          <w:sz w:val="21"/>
          <w:szCs w:val="21"/>
        </w:rPr>
        <w:t>"login"</w:t>
      </w:r>
      <w:r w:rsidRPr="0081136B">
        <w:rPr>
          <w:rFonts w:ascii="Consolas" w:eastAsia="Times New Roman" w:hAnsi="Consolas" w:cs="Times New Roman"/>
          <w:color w:val="D4D4D4"/>
          <w:sz w:val="21"/>
          <w:szCs w:val="21"/>
        </w:rPr>
        <w:t> </w:t>
      </w:r>
      <w:r w:rsidRPr="0081136B">
        <w:rPr>
          <w:rFonts w:ascii="Consolas" w:eastAsia="Times New Roman" w:hAnsi="Consolas" w:cs="Times New Roman"/>
          <w:color w:val="9CDCFE"/>
          <w:sz w:val="21"/>
          <w:szCs w:val="21"/>
        </w:rPr>
        <w:t>component</w:t>
      </w:r>
      <w:r w:rsidRPr="0081136B">
        <w:rPr>
          <w:rFonts w:ascii="Consolas" w:eastAsia="Times New Roman" w:hAnsi="Consolas" w:cs="Times New Roman"/>
          <w:color w:val="D4D4D4"/>
          <w:sz w:val="21"/>
          <w:szCs w:val="21"/>
        </w:rPr>
        <w:t>=</w:t>
      </w:r>
      <w:r w:rsidRPr="0081136B">
        <w:rPr>
          <w:rFonts w:ascii="Consolas" w:eastAsia="Times New Roman" w:hAnsi="Consolas" w:cs="Times New Roman"/>
          <w:color w:val="569CD6"/>
          <w:sz w:val="21"/>
          <w:szCs w:val="21"/>
        </w:rPr>
        <w:t>{</w:t>
      </w:r>
      <w:r w:rsidRPr="0081136B">
        <w:rPr>
          <w:rFonts w:ascii="Consolas" w:eastAsia="Times New Roman" w:hAnsi="Consolas" w:cs="Times New Roman"/>
          <w:color w:val="DCDCAA"/>
          <w:sz w:val="21"/>
          <w:szCs w:val="21"/>
        </w:rPr>
        <w:t>LoginPage</w:t>
      </w:r>
      <w:r w:rsidRPr="0081136B">
        <w:rPr>
          <w:rFonts w:ascii="Consolas" w:eastAsia="Times New Roman" w:hAnsi="Consolas" w:cs="Times New Roman"/>
          <w:color w:val="569CD6"/>
          <w:sz w:val="21"/>
          <w:szCs w:val="21"/>
        </w:rPr>
        <w:t>}</w:t>
      </w:r>
      <w:r w:rsidRPr="0081136B">
        <w:rPr>
          <w:rFonts w:ascii="Consolas" w:eastAsia="Times New Roman" w:hAnsi="Consolas" w:cs="Times New Roman"/>
          <w:color w:val="D4D4D4"/>
          <w:sz w:val="21"/>
          <w:szCs w:val="21"/>
        </w:rPr>
        <w:t> </w:t>
      </w:r>
    </w:p>
    <w:p w:rsidR="0081136B" w:rsidRPr="0081136B" w:rsidRDefault="0081136B" w:rsidP="0081136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81136B">
        <w:rPr>
          <w:rFonts w:ascii="Consolas" w:eastAsia="Times New Roman" w:hAnsi="Consolas" w:cs="Times New Roman"/>
          <w:color w:val="9CDCFE"/>
          <w:sz w:val="21"/>
          <w:szCs w:val="21"/>
        </w:rPr>
        <w:t>hideNavBar</w:t>
      </w:r>
      <w:r w:rsidRPr="0081136B">
        <w:rPr>
          <w:rFonts w:ascii="Consolas" w:eastAsia="Times New Roman" w:hAnsi="Consolas" w:cs="Times New Roman"/>
          <w:color w:val="D4D4D4"/>
          <w:sz w:val="21"/>
          <w:szCs w:val="21"/>
        </w:rPr>
        <w:t>=</w:t>
      </w:r>
      <w:r w:rsidRPr="0081136B">
        <w:rPr>
          <w:rFonts w:ascii="Consolas" w:eastAsia="Times New Roman" w:hAnsi="Consolas" w:cs="Times New Roman"/>
          <w:color w:val="569CD6"/>
          <w:sz w:val="21"/>
          <w:szCs w:val="21"/>
        </w:rPr>
        <w:t>{true}</w:t>
      </w:r>
      <w:r w:rsidRPr="0081136B">
        <w:rPr>
          <w:rFonts w:ascii="Consolas" w:eastAsia="Times New Roman" w:hAnsi="Consolas" w:cs="Times New Roman"/>
          <w:color w:val="D4D4D4"/>
          <w:sz w:val="21"/>
          <w:szCs w:val="21"/>
        </w:rPr>
        <w:t> </w:t>
      </w:r>
      <w:r w:rsidRPr="0081136B">
        <w:rPr>
          <w:rFonts w:ascii="Consolas" w:eastAsia="Times New Roman" w:hAnsi="Consolas" w:cs="Times New Roman"/>
          <w:color w:val="808080"/>
          <w:sz w:val="21"/>
          <w:szCs w:val="21"/>
        </w:rPr>
        <w:t>/&gt;</w:t>
      </w:r>
    </w:p>
    <w:p w:rsidR="0081136B" w:rsidRDefault="0081136B" w:rsidP="0081136B">
      <w:pPr>
        <w:shd w:val="clear" w:color="auto" w:fill="1E1E1E"/>
        <w:spacing w:after="0" w:line="285" w:lineRule="atLeast"/>
        <w:rPr>
          <w:rFonts w:ascii="Consolas" w:eastAsia="Times New Roman" w:hAnsi="Consolas" w:cs="Times New Roman"/>
          <w:color w:val="D4D4D4"/>
          <w:sz w:val="21"/>
          <w:szCs w:val="21"/>
        </w:rPr>
      </w:pPr>
      <w:r w:rsidRPr="0081136B">
        <w:rPr>
          <w:rFonts w:ascii="Consolas" w:eastAsia="Times New Roman" w:hAnsi="Consolas" w:cs="Times New Roman"/>
          <w:color w:val="D4D4D4"/>
          <w:sz w:val="21"/>
          <w:szCs w:val="21"/>
        </w:rPr>
        <w:t>        </w:t>
      </w:r>
      <w:r w:rsidRPr="0081136B">
        <w:rPr>
          <w:rFonts w:ascii="Consolas" w:eastAsia="Times New Roman" w:hAnsi="Consolas" w:cs="Times New Roman"/>
          <w:color w:val="808080"/>
          <w:sz w:val="21"/>
          <w:szCs w:val="21"/>
        </w:rPr>
        <w:t>&lt;</w:t>
      </w:r>
      <w:r w:rsidRPr="0081136B">
        <w:rPr>
          <w:rFonts w:ascii="Consolas" w:eastAsia="Times New Roman" w:hAnsi="Consolas" w:cs="Times New Roman"/>
          <w:color w:val="4EC9B0"/>
          <w:sz w:val="21"/>
          <w:szCs w:val="21"/>
        </w:rPr>
        <w:t>Scene</w:t>
      </w:r>
      <w:r w:rsidRPr="0081136B">
        <w:rPr>
          <w:rFonts w:ascii="Consolas" w:eastAsia="Times New Roman" w:hAnsi="Consolas" w:cs="Times New Roman"/>
          <w:color w:val="D4D4D4"/>
          <w:sz w:val="21"/>
          <w:szCs w:val="21"/>
        </w:rPr>
        <w:t> </w:t>
      </w:r>
      <w:r w:rsidRPr="0081136B">
        <w:rPr>
          <w:rFonts w:ascii="Consolas" w:eastAsia="Times New Roman" w:hAnsi="Consolas" w:cs="Times New Roman"/>
          <w:color w:val="9CDCFE"/>
          <w:sz w:val="21"/>
          <w:szCs w:val="21"/>
        </w:rPr>
        <w:t>key</w:t>
      </w:r>
      <w:r w:rsidRPr="0081136B">
        <w:rPr>
          <w:rFonts w:ascii="Consolas" w:eastAsia="Times New Roman" w:hAnsi="Consolas" w:cs="Times New Roman"/>
          <w:color w:val="D4D4D4"/>
          <w:sz w:val="21"/>
          <w:szCs w:val="21"/>
        </w:rPr>
        <w:t>=</w:t>
      </w:r>
      <w:r w:rsidRPr="0081136B">
        <w:rPr>
          <w:rFonts w:ascii="Consolas" w:eastAsia="Times New Roman" w:hAnsi="Consolas" w:cs="Times New Roman"/>
          <w:color w:val="CE9178"/>
          <w:sz w:val="21"/>
          <w:szCs w:val="21"/>
        </w:rPr>
        <w:t>"register"</w:t>
      </w:r>
      <w:r w:rsidRPr="0081136B">
        <w:rPr>
          <w:rFonts w:ascii="Consolas" w:eastAsia="Times New Roman" w:hAnsi="Consolas" w:cs="Times New Roman"/>
          <w:color w:val="D4D4D4"/>
          <w:sz w:val="21"/>
          <w:szCs w:val="21"/>
        </w:rPr>
        <w:t> </w:t>
      </w:r>
      <w:r w:rsidRPr="0081136B">
        <w:rPr>
          <w:rFonts w:ascii="Consolas" w:eastAsia="Times New Roman" w:hAnsi="Consolas" w:cs="Times New Roman"/>
          <w:color w:val="9CDCFE"/>
          <w:sz w:val="21"/>
          <w:szCs w:val="21"/>
        </w:rPr>
        <w:t>component</w:t>
      </w:r>
      <w:r w:rsidRPr="0081136B">
        <w:rPr>
          <w:rFonts w:ascii="Consolas" w:eastAsia="Times New Roman" w:hAnsi="Consolas" w:cs="Times New Roman"/>
          <w:color w:val="D4D4D4"/>
          <w:sz w:val="21"/>
          <w:szCs w:val="21"/>
        </w:rPr>
        <w:t>=</w:t>
      </w:r>
      <w:r w:rsidRPr="0081136B">
        <w:rPr>
          <w:rFonts w:ascii="Consolas" w:eastAsia="Times New Roman" w:hAnsi="Consolas" w:cs="Times New Roman"/>
          <w:color w:val="569CD6"/>
          <w:sz w:val="21"/>
          <w:szCs w:val="21"/>
        </w:rPr>
        <w:t>{</w:t>
      </w:r>
      <w:r w:rsidRPr="0081136B">
        <w:rPr>
          <w:rFonts w:ascii="Consolas" w:eastAsia="Times New Roman" w:hAnsi="Consolas" w:cs="Times New Roman"/>
          <w:color w:val="DCDCAA"/>
          <w:sz w:val="21"/>
          <w:szCs w:val="21"/>
        </w:rPr>
        <w:t>RegisterPage</w:t>
      </w:r>
      <w:r w:rsidRPr="0081136B">
        <w:rPr>
          <w:rFonts w:ascii="Consolas" w:eastAsia="Times New Roman" w:hAnsi="Consolas" w:cs="Times New Roman"/>
          <w:color w:val="569CD6"/>
          <w:sz w:val="21"/>
          <w:szCs w:val="21"/>
        </w:rPr>
        <w:t>}</w:t>
      </w:r>
      <w:r w:rsidRPr="0081136B">
        <w:rPr>
          <w:rFonts w:ascii="Consolas" w:eastAsia="Times New Roman" w:hAnsi="Consolas" w:cs="Times New Roman"/>
          <w:color w:val="D4D4D4"/>
          <w:sz w:val="21"/>
          <w:szCs w:val="21"/>
        </w:rPr>
        <w:t> </w:t>
      </w:r>
    </w:p>
    <w:p w:rsidR="0081136B" w:rsidRPr="0081136B" w:rsidRDefault="0081136B" w:rsidP="0081136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81136B">
        <w:rPr>
          <w:rFonts w:ascii="Consolas" w:eastAsia="Times New Roman" w:hAnsi="Consolas" w:cs="Times New Roman"/>
          <w:color w:val="9CDCFE"/>
          <w:sz w:val="21"/>
          <w:szCs w:val="21"/>
        </w:rPr>
        <w:t>hideNavBar</w:t>
      </w:r>
      <w:r w:rsidRPr="0081136B">
        <w:rPr>
          <w:rFonts w:ascii="Consolas" w:eastAsia="Times New Roman" w:hAnsi="Consolas" w:cs="Times New Roman"/>
          <w:color w:val="D4D4D4"/>
          <w:sz w:val="21"/>
          <w:szCs w:val="21"/>
        </w:rPr>
        <w:t>=</w:t>
      </w:r>
      <w:r w:rsidRPr="0081136B">
        <w:rPr>
          <w:rFonts w:ascii="Consolas" w:eastAsia="Times New Roman" w:hAnsi="Consolas" w:cs="Times New Roman"/>
          <w:color w:val="569CD6"/>
          <w:sz w:val="21"/>
          <w:szCs w:val="21"/>
        </w:rPr>
        <w:t>{true}</w:t>
      </w:r>
      <w:r w:rsidRPr="0081136B">
        <w:rPr>
          <w:rFonts w:ascii="Consolas" w:eastAsia="Times New Roman" w:hAnsi="Consolas" w:cs="Times New Roman"/>
          <w:color w:val="D4D4D4"/>
          <w:sz w:val="21"/>
          <w:szCs w:val="21"/>
        </w:rPr>
        <w:t> </w:t>
      </w:r>
      <w:r w:rsidRPr="0081136B">
        <w:rPr>
          <w:rFonts w:ascii="Consolas" w:eastAsia="Times New Roman" w:hAnsi="Consolas" w:cs="Times New Roman"/>
          <w:color w:val="808080"/>
          <w:sz w:val="21"/>
          <w:szCs w:val="21"/>
        </w:rPr>
        <w:t>/&gt;</w:t>
      </w:r>
    </w:p>
    <w:p w:rsidR="0081136B" w:rsidRPr="0081136B" w:rsidRDefault="0081136B" w:rsidP="0081136B">
      <w:pPr>
        <w:shd w:val="clear" w:color="auto" w:fill="1E1E1E"/>
        <w:spacing w:after="0" w:line="285" w:lineRule="atLeast"/>
        <w:rPr>
          <w:rFonts w:ascii="Consolas" w:eastAsia="Times New Roman" w:hAnsi="Consolas" w:cs="Times New Roman"/>
          <w:color w:val="D4D4D4"/>
          <w:sz w:val="21"/>
          <w:szCs w:val="21"/>
        </w:rPr>
      </w:pPr>
      <w:r w:rsidRPr="0081136B">
        <w:rPr>
          <w:rFonts w:ascii="Consolas" w:eastAsia="Times New Roman" w:hAnsi="Consolas" w:cs="Times New Roman"/>
          <w:color w:val="D4D4D4"/>
          <w:sz w:val="21"/>
          <w:szCs w:val="21"/>
        </w:rPr>
        <w:t>      </w:t>
      </w:r>
      <w:r w:rsidRPr="0081136B">
        <w:rPr>
          <w:rFonts w:ascii="Consolas" w:eastAsia="Times New Roman" w:hAnsi="Consolas" w:cs="Times New Roman"/>
          <w:color w:val="808080"/>
          <w:sz w:val="21"/>
          <w:szCs w:val="21"/>
        </w:rPr>
        <w:t>&lt;/</w:t>
      </w:r>
      <w:r w:rsidRPr="0081136B">
        <w:rPr>
          <w:rFonts w:ascii="Consolas" w:eastAsia="Times New Roman" w:hAnsi="Consolas" w:cs="Times New Roman"/>
          <w:color w:val="4EC9B0"/>
          <w:sz w:val="21"/>
          <w:szCs w:val="21"/>
        </w:rPr>
        <w:t>Stack</w:t>
      </w:r>
      <w:r w:rsidRPr="0081136B">
        <w:rPr>
          <w:rFonts w:ascii="Consolas" w:eastAsia="Times New Roman" w:hAnsi="Consolas" w:cs="Times New Roman"/>
          <w:color w:val="808080"/>
          <w:sz w:val="21"/>
          <w:szCs w:val="21"/>
        </w:rPr>
        <w:t>&gt;</w:t>
      </w:r>
    </w:p>
    <w:p w:rsidR="0081136B" w:rsidRPr="0081136B" w:rsidRDefault="0081136B" w:rsidP="0081136B">
      <w:pPr>
        <w:shd w:val="clear" w:color="auto" w:fill="1E1E1E"/>
        <w:spacing w:after="0" w:line="285" w:lineRule="atLeast"/>
        <w:rPr>
          <w:rFonts w:ascii="Consolas" w:eastAsia="Times New Roman" w:hAnsi="Consolas" w:cs="Times New Roman"/>
          <w:color w:val="D4D4D4"/>
          <w:sz w:val="21"/>
          <w:szCs w:val="21"/>
        </w:rPr>
      </w:pPr>
      <w:r w:rsidRPr="0081136B">
        <w:rPr>
          <w:rFonts w:ascii="Consolas" w:eastAsia="Times New Roman" w:hAnsi="Consolas" w:cs="Times New Roman"/>
          <w:color w:val="D4D4D4"/>
          <w:sz w:val="21"/>
          <w:szCs w:val="21"/>
        </w:rPr>
        <w:t>    </w:t>
      </w:r>
      <w:r w:rsidRPr="0081136B">
        <w:rPr>
          <w:rFonts w:ascii="Consolas" w:eastAsia="Times New Roman" w:hAnsi="Consolas" w:cs="Times New Roman"/>
          <w:color w:val="808080"/>
          <w:sz w:val="21"/>
          <w:szCs w:val="21"/>
        </w:rPr>
        <w:t>&lt;/</w:t>
      </w:r>
      <w:r w:rsidRPr="0081136B">
        <w:rPr>
          <w:rFonts w:ascii="Consolas" w:eastAsia="Times New Roman" w:hAnsi="Consolas" w:cs="Times New Roman"/>
          <w:color w:val="4EC9B0"/>
          <w:sz w:val="21"/>
          <w:szCs w:val="21"/>
        </w:rPr>
        <w:t>Router</w:t>
      </w:r>
      <w:r w:rsidRPr="0081136B">
        <w:rPr>
          <w:rFonts w:ascii="Consolas" w:eastAsia="Times New Roman" w:hAnsi="Consolas" w:cs="Times New Roman"/>
          <w:color w:val="808080"/>
          <w:sz w:val="21"/>
          <w:szCs w:val="21"/>
        </w:rPr>
        <w:t>&gt;</w:t>
      </w:r>
    </w:p>
    <w:p w:rsidR="0081136B" w:rsidRPr="0081136B" w:rsidRDefault="0081136B" w:rsidP="0081136B">
      <w:pPr>
        <w:shd w:val="clear" w:color="auto" w:fill="1E1E1E"/>
        <w:spacing w:after="0" w:line="285" w:lineRule="atLeast"/>
        <w:rPr>
          <w:rFonts w:ascii="Consolas" w:eastAsia="Times New Roman" w:hAnsi="Consolas" w:cs="Times New Roman"/>
          <w:color w:val="D4D4D4"/>
          <w:sz w:val="21"/>
          <w:szCs w:val="21"/>
        </w:rPr>
      </w:pPr>
      <w:r w:rsidRPr="0081136B">
        <w:rPr>
          <w:rFonts w:ascii="Consolas" w:eastAsia="Times New Roman" w:hAnsi="Consolas" w:cs="Times New Roman"/>
          <w:color w:val="D4D4D4"/>
          <w:sz w:val="21"/>
          <w:szCs w:val="21"/>
        </w:rPr>
        <w:t>  );</w:t>
      </w:r>
    </w:p>
    <w:p w:rsidR="0081136B" w:rsidRPr="0081136B" w:rsidRDefault="0081136B" w:rsidP="0081136B">
      <w:pPr>
        <w:shd w:val="clear" w:color="auto" w:fill="1E1E1E"/>
        <w:spacing w:after="0" w:line="285" w:lineRule="atLeast"/>
        <w:rPr>
          <w:rFonts w:ascii="Consolas" w:eastAsia="Times New Roman" w:hAnsi="Consolas" w:cs="Times New Roman"/>
          <w:color w:val="D4D4D4"/>
          <w:sz w:val="21"/>
          <w:szCs w:val="21"/>
        </w:rPr>
      </w:pPr>
      <w:r w:rsidRPr="0081136B">
        <w:rPr>
          <w:rFonts w:ascii="Consolas" w:eastAsia="Times New Roman" w:hAnsi="Consolas" w:cs="Times New Roman"/>
          <w:color w:val="D4D4D4"/>
          <w:sz w:val="21"/>
          <w:szCs w:val="21"/>
        </w:rPr>
        <w:t>};</w:t>
      </w:r>
    </w:p>
    <w:p w:rsidR="0081136B" w:rsidRDefault="0081136B" w:rsidP="0081136B">
      <w:pPr>
        <w:spacing w:after="0"/>
        <w:jc w:val="center"/>
        <w:rPr>
          <w:lang w:val="sr-Latn-RS"/>
        </w:rPr>
      </w:pPr>
      <w:r>
        <w:rPr>
          <w:lang w:val="sr-Latn-RS"/>
        </w:rPr>
        <w:t xml:space="preserve">Listing 5.3.1 </w:t>
      </w:r>
      <w:r w:rsidRPr="00DD2AAE">
        <w:rPr>
          <w:i/>
          <w:lang w:val="sr-Latn-RS"/>
        </w:rPr>
        <w:t>App</w:t>
      </w:r>
      <w:r>
        <w:rPr>
          <w:lang w:val="sr-Latn-RS"/>
        </w:rPr>
        <w:t xml:space="preserve"> komponenta sa </w:t>
      </w:r>
      <w:r w:rsidRPr="00DD2AAE">
        <w:rPr>
          <w:i/>
          <w:lang w:val="sr-Latn-RS"/>
        </w:rPr>
        <w:t>router</w:t>
      </w:r>
      <w:r>
        <w:rPr>
          <w:lang w:val="sr-Latn-RS"/>
        </w:rPr>
        <w:t>-om</w:t>
      </w:r>
    </w:p>
    <w:p w:rsidR="0081136B" w:rsidRDefault="0081136B" w:rsidP="0081136B">
      <w:pPr>
        <w:spacing w:after="0"/>
        <w:rPr>
          <w:lang w:val="sr-Latn-RS"/>
        </w:rPr>
      </w:pPr>
    </w:p>
    <w:p w:rsidR="00CC4E16" w:rsidRDefault="00CC4E16" w:rsidP="001F5D34">
      <w:pPr>
        <w:spacing w:after="0"/>
        <w:ind w:firstLine="360"/>
        <w:jc w:val="both"/>
        <w:rPr>
          <w:lang w:val="sr-Latn-RS"/>
        </w:rPr>
      </w:pPr>
      <w:r>
        <w:rPr>
          <w:lang w:val="sr-Latn-RS"/>
        </w:rPr>
        <w:t xml:space="preserve">Sve komponente su definisane kao funkcije bez obzira da li imaju stanje ili samo prikazuju sadržaj na osnovu prosledjenih parametara. Ovo je omogućeno uz pomoć mehanizma koji se zove </w:t>
      </w:r>
      <w:r w:rsidRPr="00DD2AAE">
        <w:rPr>
          <w:i/>
          <w:lang w:val="sr-Latn-RS"/>
        </w:rPr>
        <w:t>Hooks</w:t>
      </w:r>
      <w:r>
        <w:rPr>
          <w:lang w:val="sr-Latn-RS"/>
        </w:rPr>
        <w:t xml:space="preserve"> i dodat je u verziji 16.8 </w:t>
      </w:r>
      <w:r w:rsidRPr="00DD2AAE">
        <w:rPr>
          <w:i/>
          <w:lang w:val="sr-Latn-RS"/>
        </w:rPr>
        <w:t>React</w:t>
      </w:r>
      <w:r>
        <w:rPr>
          <w:lang w:val="sr-Latn-RS"/>
        </w:rPr>
        <w:t xml:space="preserve">-a. Komunikacija sa serverskom aplikacijom se obavlja preko </w:t>
      </w:r>
      <w:r w:rsidRPr="00DD2AAE">
        <w:rPr>
          <w:i/>
          <w:lang w:val="sr-Latn-RS"/>
        </w:rPr>
        <w:t>axios</w:t>
      </w:r>
      <w:r>
        <w:rPr>
          <w:lang w:val="sr-Latn-RS"/>
        </w:rPr>
        <w:t xml:space="preserve">-a, </w:t>
      </w:r>
      <w:r w:rsidRPr="00DD2AAE">
        <w:rPr>
          <w:i/>
          <w:lang w:val="sr-Latn-RS"/>
        </w:rPr>
        <w:t>HTTP</w:t>
      </w:r>
      <w:r>
        <w:rPr>
          <w:lang w:val="sr-Latn-RS"/>
        </w:rPr>
        <w:t xml:space="preserve"> klijenta zasovanog na </w:t>
      </w:r>
      <w:r w:rsidRPr="00DD2AAE">
        <w:rPr>
          <w:i/>
          <w:lang w:val="sr-Latn-RS"/>
        </w:rPr>
        <w:t>Promise</w:t>
      </w:r>
      <w:r>
        <w:rPr>
          <w:lang w:val="sr-Latn-RS"/>
        </w:rPr>
        <w:t xml:space="preserve">-ima. </w:t>
      </w:r>
      <w:r w:rsidR="003F4F1A">
        <w:rPr>
          <w:lang w:val="sr-Latn-RS"/>
        </w:rPr>
        <w:t>Funkcije koje služe sa slanje zahteva ka serverskoj aplikaciji su pisane u komponentama dok je kod većih aplikacija bolja praksa da se te funckije izdvoje iz komponenti zbog bolje preglednosti.</w:t>
      </w:r>
    </w:p>
    <w:p w:rsidR="003F4F1A" w:rsidRDefault="003F4F1A" w:rsidP="0081136B">
      <w:pPr>
        <w:spacing w:after="0"/>
        <w:rPr>
          <w:lang w:val="sr-Latn-RS"/>
        </w:rPr>
      </w:pPr>
    </w:p>
    <w:p w:rsidR="00636A99" w:rsidRDefault="00636A99" w:rsidP="00A46042">
      <w:pPr>
        <w:pStyle w:val="Heading1"/>
        <w:numPr>
          <w:ilvl w:val="0"/>
          <w:numId w:val="7"/>
        </w:numPr>
        <w:rPr>
          <w:lang w:val="sr-Latn-RS"/>
        </w:rPr>
      </w:pPr>
      <w:bookmarkStart w:id="108" w:name="_Toc50546240"/>
      <w:r>
        <w:rPr>
          <w:lang w:val="sr-Latn-RS"/>
        </w:rPr>
        <w:t>Prikaz implementiranog rešenja</w:t>
      </w:r>
      <w:bookmarkEnd w:id="108"/>
    </w:p>
    <w:p w:rsidR="00D845B8" w:rsidRDefault="00D845B8" w:rsidP="00A46042">
      <w:pPr>
        <w:ind w:firstLine="357"/>
        <w:jc w:val="both"/>
        <w:rPr>
          <w:lang w:val="sr-Latn-RS"/>
        </w:rPr>
      </w:pPr>
      <w:r>
        <w:rPr>
          <w:lang w:val="sr-Latn-RS"/>
        </w:rPr>
        <w:t xml:space="preserve">U ovom poglavlju će biti prikazane administratorska </w:t>
      </w:r>
      <w:r w:rsidRPr="00A46042">
        <w:rPr>
          <w:i/>
          <w:lang w:val="sr-Latn-RS"/>
        </w:rPr>
        <w:t>web</w:t>
      </w:r>
      <w:r>
        <w:rPr>
          <w:lang w:val="sr-Latn-RS"/>
        </w:rPr>
        <w:t xml:space="preserve"> aplikacija i mobilna korisnička aplikacija. U nastavku biće opisan postupak korišćenja iz ugla onog ko koristi aplikaciju, prvo administratora a zatim i ostalih korisnika. </w:t>
      </w:r>
    </w:p>
    <w:p w:rsidR="00D845B8" w:rsidRDefault="00D845B8" w:rsidP="00A46042">
      <w:pPr>
        <w:pStyle w:val="Heading2"/>
        <w:rPr>
          <w:lang w:val="sr-Latn-RS"/>
        </w:rPr>
      </w:pPr>
      <w:bookmarkStart w:id="109" w:name="_Toc50546241"/>
      <w:r>
        <w:rPr>
          <w:lang w:val="sr-Latn-RS"/>
        </w:rPr>
        <w:t>6.1 Administratorska aplikacija</w:t>
      </w:r>
      <w:bookmarkEnd w:id="109"/>
    </w:p>
    <w:p w:rsidR="00610896" w:rsidRDefault="00D845B8" w:rsidP="000923CB">
      <w:pPr>
        <w:ind w:firstLine="357"/>
        <w:jc w:val="both"/>
        <w:rPr>
          <w:lang w:val="sr-Latn-RS"/>
        </w:rPr>
      </w:pPr>
      <w:r w:rsidRPr="000923CB">
        <w:rPr>
          <w:i/>
          <w:lang w:val="sr-Latn-RS"/>
        </w:rPr>
        <w:t>Web</w:t>
      </w:r>
      <w:r>
        <w:rPr>
          <w:lang w:val="sr-Latn-RS"/>
        </w:rPr>
        <w:t xml:space="preserve"> aplikacija koju koristi administrator za dodavanje pravila je </w:t>
      </w:r>
      <w:r w:rsidR="00675C91">
        <w:rPr>
          <w:lang w:val="sr-Latn-RS"/>
        </w:rPr>
        <w:t xml:space="preserve">prilično jednostavna jer ima samo dve stranice. </w:t>
      </w:r>
      <w:r w:rsidR="00610896">
        <w:rPr>
          <w:lang w:val="sr-Latn-RS"/>
        </w:rPr>
        <w:t xml:space="preserve">Stranica za prijavu (slika 6.1.1) sadrži formu za unos </w:t>
      </w:r>
      <w:r w:rsidR="00610896" w:rsidRPr="000923CB">
        <w:rPr>
          <w:i/>
          <w:lang w:val="sr-Latn-RS"/>
        </w:rPr>
        <w:t>email</w:t>
      </w:r>
      <w:r w:rsidR="00610896">
        <w:rPr>
          <w:lang w:val="sr-Latn-RS"/>
        </w:rPr>
        <w:t xml:space="preserve">-a i šifre, a pritiskom na dugme </w:t>
      </w:r>
      <w:r w:rsidR="00610896" w:rsidRPr="000923CB">
        <w:rPr>
          <w:i/>
          <w:lang w:val="sr-Latn-RS"/>
        </w:rPr>
        <w:t>login</w:t>
      </w:r>
      <w:r w:rsidR="00610896">
        <w:rPr>
          <w:lang w:val="sr-Latn-RS"/>
        </w:rPr>
        <w:t xml:space="preserve">, ukoliko je kombinacija </w:t>
      </w:r>
      <w:r w:rsidR="00610896" w:rsidRPr="000923CB">
        <w:rPr>
          <w:i/>
          <w:lang w:val="sr-Latn-RS"/>
        </w:rPr>
        <w:t>email</w:t>
      </w:r>
      <w:r w:rsidR="00610896">
        <w:rPr>
          <w:lang w:val="sr-Latn-RS"/>
        </w:rPr>
        <w:t>-a i šifte tačna, administratoru se prikazuje glavna stranica za dodavanje pravila (slika 6.1.2).</w:t>
      </w:r>
    </w:p>
    <w:p w:rsidR="00610896" w:rsidRDefault="00610896" w:rsidP="000923CB">
      <w:pPr>
        <w:jc w:val="center"/>
        <w:rPr>
          <w:lang w:val="sr-Latn-RS"/>
        </w:rPr>
      </w:pPr>
      <w:r>
        <w:rPr>
          <w:noProof/>
        </w:rPr>
        <w:lastRenderedPageBreak/>
        <w:drawing>
          <wp:inline distT="0" distB="0" distL="0" distR="0" wp14:anchorId="6028F33A" wp14:editId="1E07E698">
            <wp:extent cx="4303970" cy="1958454"/>
            <wp:effectExtent l="0" t="0" r="190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login.png"/>
                    <pic:cNvPicPr/>
                  </pic:nvPicPr>
                  <pic:blipFill>
                    <a:blip r:embed="rId31">
                      <a:extLst>
                        <a:ext uri="{28A0092B-C50C-407E-A947-70E740481C1C}">
                          <a14:useLocalDpi xmlns:a14="http://schemas.microsoft.com/office/drawing/2010/main" val="0"/>
                        </a:ext>
                      </a:extLst>
                    </a:blip>
                    <a:stretch>
                      <a:fillRect/>
                    </a:stretch>
                  </pic:blipFill>
                  <pic:spPr>
                    <a:xfrm>
                      <a:off x="0" y="0"/>
                      <a:ext cx="4305465" cy="1959134"/>
                    </a:xfrm>
                    <a:prstGeom prst="rect">
                      <a:avLst/>
                    </a:prstGeom>
                  </pic:spPr>
                </pic:pic>
              </a:graphicData>
            </a:graphic>
          </wp:inline>
        </w:drawing>
      </w:r>
    </w:p>
    <w:p w:rsidR="00610896" w:rsidRDefault="00610896" w:rsidP="000923CB">
      <w:pPr>
        <w:spacing w:after="0"/>
        <w:jc w:val="center"/>
        <w:rPr>
          <w:lang w:val="sr-Latn-RS"/>
        </w:rPr>
      </w:pPr>
      <w:r>
        <w:rPr>
          <w:lang w:val="sr-Latn-RS"/>
        </w:rPr>
        <w:t>Slika</w:t>
      </w:r>
      <w:r w:rsidR="00F15ADD">
        <w:rPr>
          <w:lang w:val="sr-Latn-RS"/>
        </w:rPr>
        <w:t xml:space="preserve"> 6.1.1</w:t>
      </w:r>
      <w:r>
        <w:rPr>
          <w:lang w:val="sr-Latn-RS"/>
        </w:rPr>
        <w:t xml:space="preserve"> Stranica za prijavu</w:t>
      </w:r>
    </w:p>
    <w:p w:rsidR="00F15ADD" w:rsidRDefault="00F15ADD" w:rsidP="00D03713">
      <w:pPr>
        <w:spacing w:after="0"/>
        <w:rPr>
          <w:lang w:val="sr-Latn-RS"/>
        </w:rPr>
      </w:pPr>
      <w:r>
        <w:rPr>
          <w:noProof/>
        </w:rPr>
        <w:drawing>
          <wp:inline distT="0" distB="0" distL="0" distR="0" wp14:anchorId="302605A0" wp14:editId="3DB28BA4">
            <wp:extent cx="4543951" cy="277987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add drl.png"/>
                    <pic:cNvPicPr/>
                  </pic:nvPicPr>
                  <pic:blipFill>
                    <a:blip r:embed="rId32">
                      <a:extLst>
                        <a:ext uri="{28A0092B-C50C-407E-A947-70E740481C1C}">
                          <a14:useLocalDpi xmlns:a14="http://schemas.microsoft.com/office/drawing/2010/main" val="0"/>
                        </a:ext>
                      </a:extLst>
                    </a:blip>
                    <a:stretch>
                      <a:fillRect/>
                    </a:stretch>
                  </pic:blipFill>
                  <pic:spPr>
                    <a:xfrm>
                      <a:off x="0" y="0"/>
                      <a:ext cx="4545256" cy="2780678"/>
                    </a:xfrm>
                    <a:prstGeom prst="rect">
                      <a:avLst/>
                    </a:prstGeom>
                  </pic:spPr>
                </pic:pic>
              </a:graphicData>
            </a:graphic>
          </wp:inline>
        </w:drawing>
      </w:r>
    </w:p>
    <w:p w:rsidR="00F15ADD" w:rsidRPr="00D03713" w:rsidRDefault="00F15ADD" w:rsidP="000923CB">
      <w:pPr>
        <w:spacing w:after="0"/>
        <w:jc w:val="center"/>
        <w:rPr>
          <w:lang w:val="sr-Latn-RS"/>
        </w:rPr>
      </w:pPr>
      <w:r>
        <w:rPr>
          <w:lang w:val="sr-Latn-RS"/>
        </w:rPr>
        <w:t>Slika 6.1.2 Stranica za dodavanje pravila</w:t>
      </w:r>
    </w:p>
    <w:p w:rsidR="00F15ADD" w:rsidRDefault="00F15ADD" w:rsidP="00D03713">
      <w:pPr>
        <w:spacing w:after="0"/>
        <w:rPr>
          <w:lang w:val="sr-Latn-RS"/>
        </w:rPr>
      </w:pPr>
    </w:p>
    <w:p w:rsidR="000F360A" w:rsidRDefault="00F15ADD" w:rsidP="000923CB">
      <w:pPr>
        <w:spacing w:after="0"/>
        <w:ind w:firstLine="357"/>
        <w:jc w:val="both"/>
        <w:rPr>
          <w:lang w:val="sr-Latn-RS"/>
        </w:rPr>
      </w:pPr>
      <w:r>
        <w:rPr>
          <w:lang w:val="sr-Latn-RS"/>
        </w:rPr>
        <w:t xml:space="preserve">Administrator popunjava formu u kojoj navodi ime fajla i samo pravilo i klikom na dugme </w:t>
      </w:r>
      <w:r w:rsidRPr="000923CB">
        <w:rPr>
          <w:i/>
          <w:lang w:val="sr-Latn-RS"/>
        </w:rPr>
        <w:t>submit</w:t>
      </w:r>
      <w:r>
        <w:rPr>
          <w:lang w:val="sr-Latn-RS"/>
        </w:rPr>
        <w:t xml:space="preserve"> pravilo će biti dodato. Ukoliko administrator želi da se odjavi potrebno je da klikne na dugme </w:t>
      </w:r>
      <w:r w:rsidRPr="000923CB">
        <w:rPr>
          <w:i/>
          <w:lang w:val="sr-Latn-RS"/>
        </w:rPr>
        <w:t>logout</w:t>
      </w:r>
      <w:r>
        <w:rPr>
          <w:lang w:val="sr-Latn-RS"/>
        </w:rPr>
        <w:t xml:space="preserve"> u gornjem levom uglu i nakon toga će se prebaciti ponovo na stranicu za prijavu.</w:t>
      </w:r>
    </w:p>
    <w:p w:rsidR="000F360A" w:rsidRDefault="000F360A" w:rsidP="000923CB">
      <w:pPr>
        <w:spacing w:after="0"/>
        <w:ind w:firstLine="357"/>
        <w:jc w:val="both"/>
        <w:rPr>
          <w:lang w:val="sr-Latn-RS"/>
        </w:rPr>
      </w:pPr>
    </w:p>
    <w:p w:rsidR="000F360A" w:rsidRDefault="000F360A" w:rsidP="000923CB">
      <w:pPr>
        <w:pStyle w:val="Heading2"/>
        <w:rPr>
          <w:lang w:val="sr-Latn-RS"/>
        </w:rPr>
      </w:pPr>
      <w:bookmarkStart w:id="110" w:name="_Toc50546242"/>
      <w:r>
        <w:rPr>
          <w:lang w:val="sr-Latn-RS"/>
        </w:rPr>
        <w:t>6.2 Mobilna aplikacija</w:t>
      </w:r>
      <w:bookmarkEnd w:id="110"/>
    </w:p>
    <w:p w:rsidR="00730807" w:rsidRDefault="00730807">
      <w:pPr>
        <w:ind w:firstLine="720"/>
        <w:jc w:val="both"/>
        <w:rPr>
          <w:lang w:val="sr-Latn-RS"/>
        </w:rPr>
        <w:pPrChange w:id="111" w:author="Simona Nikolic" w:date="2020-09-16T16:43:00Z">
          <w:pPr>
            <w:ind w:firstLine="720"/>
          </w:pPr>
        </w:pPrChange>
      </w:pPr>
      <w:r>
        <w:rPr>
          <w:lang w:val="sr-Latn-RS"/>
        </w:rPr>
        <w:t xml:space="preserve">Kao što je već pomenuto da bi koristio mobilnu aplikaciju korisnik mora imati aktivan nalog. Prvi korak je registracija na stranici koja se može videti na slici 6.2.1. Korisnik popunjava podatke u odgovarajuća polja forme a pritiskom na </w:t>
      </w:r>
      <w:r>
        <w:rPr>
          <w:lang w:val="sr-Latn-RS"/>
        </w:rPr>
        <w:lastRenderedPageBreak/>
        <w:t>dugme register, ukoliko su sva polja ispravno popunjena, prebacuje se na stranicu za prijavu (slika 6.2.2).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3828"/>
      </w:tblGrid>
      <w:tr w:rsidR="007767E3" w:rsidTr="000923CB">
        <w:tc>
          <w:tcPr>
            <w:tcW w:w="3827" w:type="dxa"/>
          </w:tcPr>
          <w:p w:rsidR="007767E3" w:rsidRDefault="007767E3" w:rsidP="000923CB">
            <w:pPr>
              <w:jc w:val="center"/>
              <w:rPr>
                <w:lang w:val="sr-Latn-RS"/>
              </w:rPr>
            </w:pPr>
            <w:r>
              <w:rPr>
                <w:noProof/>
              </w:rPr>
              <w:drawing>
                <wp:inline distT="0" distB="0" distL="0" distR="0" wp14:anchorId="05A3D51E" wp14:editId="79339EC3">
                  <wp:extent cx="1993900" cy="3987459"/>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909-095429.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99900" cy="3999459"/>
                          </a:xfrm>
                          <a:prstGeom prst="rect">
                            <a:avLst/>
                          </a:prstGeom>
                        </pic:spPr>
                      </pic:pic>
                    </a:graphicData>
                  </a:graphic>
                </wp:inline>
              </w:drawing>
            </w:r>
          </w:p>
        </w:tc>
        <w:tc>
          <w:tcPr>
            <w:tcW w:w="3828" w:type="dxa"/>
          </w:tcPr>
          <w:p w:rsidR="007767E3" w:rsidRDefault="007767E3" w:rsidP="000923CB">
            <w:pPr>
              <w:jc w:val="center"/>
              <w:rPr>
                <w:lang w:val="sr-Latn-RS"/>
              </w:rPr>
            </w:pPr>
            <w:r>
              <w:rPr>
                <w:noProof/>
              </w:rPr>
              <w:drawing>
                <wp:inline distT="0" distB="0" distL="0" distR="0" wp14:anchorId="4C5E87E4" wp14:editId="619002A1">
                  <wp:extent cx="1984525" cy="39687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909-09543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88974" cy="3977606"/>
                          </a:xfrm>
                          <a:prstGeom prst="rect">
                            <a:avLst/>
                          </a:prstGeom>
                        </pic:spPr>
                      </pic:pic>
                    </a:graphicData>
                  </a:graphic>
                </wp:inline>
              </w:drawing>
            </w:r>
          </w:p>
        </w:tc>
      </w:tr>
      <w:tr w:rsidR="007767E3" w:rsidTr="000923CB">
        <w:tc>
          <w:tcPr>
            <w:tcW w:w="3827" w:type="dxa"/>
          </w:tcPr>
          <w:p w:rsidR="007767E3" w:rsidRDefault="007767E3" w:rsidP="000923CB">
            <w:pPr>
              <w:jc w:val="center"/>
              <w:rPr>
                <w:lang w:val="sr-Latn-RS"/>
              </w:rPr>
            </w:pPr>
            <w:r>
              <w:rPr>
                <w:lang w:val="sr-Latn-RS"/>
              </w:rPr>
              <w:t>Slika 6.2.1 Stranica za registraciju</w:t>
            </w:r>
          </w:p>
        </w:tc>
        <w:tc>
          <w:tcPr>
            <w:tcW w:w="3828" w:type="dxa"/>
          </w:tcPr>
          <w:p w:rsidR="007767E3" w:rsidRDefault="007767E3" w:rsidP="000923CB">
            <w:pPr>
              <w:jc w:val="center"/>
              <w:rPr>
                <w:lang w:val="sr-Latn-RS"/>
              </w:rPr>
            </w:pPr>
            <w:r>
              <w:rPr>
                <w:lang w:val="sr-Latn-RS"/>
              </w:rPr>
              <w:t>Slika 6.2.2 Stanica za prijavu</w:t>
            </w:r>
          </w:p>
        </w:tc>
      </w:tr>
    </w:tbl>
    <w:p w:rsidR="007767E3" w:rsidRDefault="007767E3" w:rsidP="000923CB">
      <w:pPr>
        <w:rPr>
          <w:lang w:val="sr-Latn-RS"/>
        </w:rPr>
      </w:pPr>
    </w:p>
    <w:p w:rsidR="00971C98" w:rsidRDefault="00971C98">
      <w:pPr>
        <w:jc w:val="both"/>
        <w:rPr>
          <w:lang w:val="sr-Latn-RS"/>
        </w:rPr>
        <w:pPrChange w:id="112" w:author="Simona Nikolic" w:date="2020-09-16T16:42:00Z">
          <w:pPr/>
        </w:pPrChange>
      </w:pPr>
      <w:r>
        <w:rPr>
          <w:lang w:val="sr-Latn-RS"/>
        </w:rPr>
        <w:t>Nakon što unese tačan email i šifru i klikne na dugme login, korisnik prelazi na glavnu stranicu odakle može pristupati svim funkcionalnostima aplikacije. Početna stanica nakon prijave se može videti na slici 6.2.3</w:t>
      </w:r>
      <w:r w:rsidR="004B7B52">
        <w:rPr>
          <w:lang w:val="sr-Latn-RS"/>
        </w:rPr>
        <w:t>. Pritiskom na odgovarajuće dugme za navigaciju korisnik bira da li želi da mu se prikaže profil (slika 6.2.4), lista obroka ili obaveštenja (6.2.5).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2552"/>
        <w:gridCol w:w="2552"/>
      </w:tblGrid>
      <w:tr w:rsidR="004B7B52" w:rsidTr="004B7B52">
        <w:tc>
          <w:tcPr>
            <w:tcW w:w="2551" w:type="dxa"/>
          </w:tcPr>
          <w:p w:rsidR="004B7B52" w:rsidRDefault="004B7B52" w:rsidP="000923CB">
            <w:pPr>
              <w:jc w:val="center"/>
              <w:rPr>
                <w:lang w:val="sr-Latn-RS"/>
              </w:rPr>
            </w:pPr>
            <w:r>
              <w:rPr>
                <w:noProof/>
              </w:rPr>
              <w:lastRenderedPageBreak/>
              <w:drawing>
                <wp:inline distT="0" distB="0" distL="0" distR="0" wp14:anchorId="6CC1BB4B" wp14:editId="5F3B2029">
                  <wp:extent cx="1512000" cy="302400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909-095500.jpg"/>
                          <pic:cNvPicPr/>
                        </pic:nvPicPr>
                        <pic:blipFill rotWithShape="1">
                          <a:blip r:embed="rId35" cstate="print">
                            <a:extLst>
                              <a:ext uri="{28A0092B-C50C-407E-A947-70E740481C1C}">
                                <a14:useLocalDpi xmlns:a14="http://schemas.microsoft.com/office/drawing/2010/main" val="0"/>
                              </a:ext>
                            </a:extLst>
                          </a:blip>
                          <a:srcRect l="-271" t="-263" r="-743" b="-748"/>
                          <a:stretch/>
                        </pic:blipFill>
                        <pic:spPr bwMode="auto">
                          <a:xfrm>
                            <a:off x="0" y="0"/>
                            <a:ext cx="1527288" cy="3054577"/>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rsidR="004B7B52" w:rsidRDefault="004B7B52" w:rsidP="000923CB">
            <w:pPr>
              <w:jc w:val="center"/>
              <w:rPr>
                <w:lang w:val="sr-Latn-RS"/>
              </w:rPr>
            </w:pPr>
            <w:r>
              <w:rPr>
                <w:noProof/>
              </w:rPr>
              <w:drawing>
                <wp:inline distT="0" distB="0" distL="0" distR="0" wp14:anchorId="7A4D9EBB" wp14:editId="0ECF63F9">
                  <wp:extent cx="1512277" cy="302455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909-095539.jpg"/>
                          <pic:cNvPicPr/>
                        </pic:nvPicPr>
                        <pic:blipFill rotWithShape="1">
                          <a:blip r:embed="rId36" cstate="print">
                            <a:extLst>
                              <a:ext uri="{28A0092B-C50C-407E-A947-70E740481C1C}">
                                <a14:useLocalDpi xmlns:a14="http://schemas.microsoft.com/office/drawing/2010/main" val="0"/>
                              </a:ext>
                            </a:extLst>
                          </a:blip>
                          <a:srcRect l="-679" t="-675" r="183" b="179"/>
                          <a:stretch/>
                        </pic:blipFill>
                        <pic:spPr bwMode="auto">
                          <a:xfrm>
                            <a:off x="0" y="0"/>
                            <a:ext cx="1519504" cy="3039008"/>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rsidR="004B7B52" w:rsidRDefault="004B7B52" w:rsidP="000923CB">
            <w:pPr>
              <w:jc w:val="center"/>
              <w:rPr>
                <w:lang w:val="sr-Latn-RS"/>
              </w:rPr>
            </w:pPr>
            <w:commentRangeStart w:id="113"/>
            <w:r>
              <w:rPr>
                <w:noProof/>
              </w:rPr>
              <w:drawing>
                <wp:inline distT="0" distB="0" distL="0" distR="0" wp14:anchorId="453AFA7C" wp14:editId="02A83547">
                  <wp:extent cx="1512130" cy="302400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909-095838.jpg"/>
                          <pic:cNvPicPr/>
                        </pic:nvPicPr>
                        <pic:blipFill rotWithShape="1">
                          <a:blip r:embed="rId37" cstate="print">
                            <a:extLst>
                              <a:ext uri="{28A0092B-C50C-407E-A947-70E740481C1C}">
                                <a14:useLocalDpi xmlns:a14="http://schemas.microsoft.com/office/drawing/2010/main" val="0"/>
                              </a:ext>
                            </a:extLst>
                          </a:blip>
                          <a:srcRect l="-481" t="-477" r="-481" b="-477"/>
                          <a:stretch/>
                        </pic:blipFill>
                        <pic:spPr>
                          <a:xfrm>
                            <a:off x="0" y="0"/>
                            <a:ext cx="1512130" cy="3024000"/>
                          </a:xfrm>
                          <a:prstGeom prst="rect">
                            <a:avLst/>
                          </a:prstGeom>
                        </pic:spPr>
                      </pic:pic>
                    </a:graphicData>
                  </a:graphic>
                </wp:inline>
              </w:drawing>
            </w:r>
            <w:commentRangeEnd w:id="113"/>
            <w:r w:rsidR="000923CB">
              <w:rPr>
                <w:rStyle w:val="CommentReference"/>
              </w:rPr>
              <w:commentReference w:id="113"/>
            </w:r>
          </w:p>
        </w:tc>
      </w:tr>
      <w:tr w:rsidR="004B7B52" w:rsidTr="00EA438B">
        <w:tc>
          <w:tcPr>
            <w:tcW w:w="2551" w:type="dxa"/>
          </w:tcPr>
          <w:p w:rsidR="004B7B52" w:rsidRDefault="004B7B52" w:rsidP="000923CB">
            <w:pPr>
              <w:jc w:val="center"/>
              <w:rPr>
                <w:lang w:val="sr-Latn-RS"/>
              </w:rPr>
            </w:pPr>
            <w:r>
              <w:rPr>
                <w:lang w:val="sr-Latn-RS"/>
              </w:rPr>
              <w:t>Slika 6.2.3 Početna stranica</w:t>
            </w:r>
          </w:p>
        </w:tc>
        <w:tc>
          <w:tcPr>
            <w:tcW w:w="2552" w:type="dxa"/>
          </w:tcPr>
          <w:p w:rsidR="004B7B52" w:rsidRDefault="004B7B52" w:rsidP="000923CB">
            <w:pPr>
              <w:jc w:val="center"/>
              <w:rPr>
                <w:lang w:val="sr-Latn-RS"/>
              </w:rPr>
            </w:pPr>
            <w:r>
              <w:rPr>
                <w:lang w:val="sr-Latn-RS"/>
              </w:rPr>
              <w:t>Slika 6.2.4 Profil korisnika</w:t>
            </w:r>
          </w:p>
        </w:tc>
        <w:tc>
          <w:tcPr>
            <w:tcW w:w="2552" w:type="dxa"/>
          </w:tcPr>
          <w:p w:rsidR="004B7B52" w:rsidRDefault="004B7B52" w:rsidP="000923CB">
            <w:pPr>
              <w:jc w:val="center"/>
              <w:rPr>
                <w:lang w:val="sr-Latn-RS"/>
              </w:rPr>
            </w:pPr>
            <w:r>
              <w:rPr>
                <w:lang w:val="sr-Latn-RS"/>
              </w:rPr>
              <w:t>Slika 6.2.5 Obaveštenja</w:t>
            </w:r>
          </w:p>
        </w:tc>
      </w:tr>
    </w:tbl>
    <w:p w:rsidR="004B7B52" w:rsidRDefault="004B7B52" w:rsidP="000923CB">
      <w:pPr>
        <w:rPr>
          <w:lang w:val="sr-Latn-RS"/>
        </w:rPr>
      </w:pPr>
    </w:p>
    <w:p w:rsidR="00EB381B" w:rsidRDefault="00EB381B">
      <w:pPr>
        <w:spacing w:after="0"/>
        <w:jc w:val="both"/>
        <w:rPr>
          <w:lang w:val="sr-Latn-RS"/>
        </w:rPr>
        <w:pPrChange w:id="114" w:author="Simona Nikolic" w:date="2020-09-16T16:42:00Z">
          <w:pPr>
            <w:spacing w:after="0"/>
          </w:pPr>
        </w:pPrChange>
      </w:pPr>
      <w:r>
        <w:rPr>
          <w:lang w:val="sr-Latn-RS"/>
        </w:rPr>
        <w:t xml:space="preserve">Generisanje dnevnog plana ishrane je prikazano na slici 6.2.6. Korisniku su ponuđena tri obroka. Detaljne informacije o svakom obroku korisnik može videti u svom internet pretraživaču pritiskom na naslov obroka sa zelenom ikonicom. Korisnik može da prihvati i sačuva plan ishrane, da zatraži nova tri obroka ili da odustane. </w:t>
      </w:r>
    </w:p>
    <w:p w:rsidR="00EB381B" w:rsidRDefault="00EB381B">
      <w:pPr>
        <w:spacing w:after="0"/>
        <w:jc w:val="both"/>
        <w:rPr>
          <w:lang w:val="sr-Latn-RS"/>
        </w:rPr>
        <w:pPrChange w:id="115" w:author="Simona Nikolic" w:date="2020-09-16T16:42:00Z">
          <w:pPr>
            <w:spacing w:after="0"/>
          </w:pPr>
        </w:pPrChange>
      </w:pPr>
      <w:r>
        <w:rPr>
          <w:lang w:val="sr-Latn-RS"/>
        </w:rPr>
        <w:t>Dodavanje obroka se može vršiti pretragom koja je prikazana na slici 6.2.7 ili iz prethodno sačuvanog plana ishrane (slika 6.2.8)</w:t>
      </w:r>
      <w:r w:rsidR="002B0BEF">
        <w:rPr>
          <w:lang w:val="sr-Latn-RS"/>
        </w:rPr>
        <w:t xml:space="preserve">. Korisnik iz liste bira da li je u pitanju doručak, ručak ili večera i pritiskom na odgovarajuće dugme dodaje izabrani obrok.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2552"/>
        <w:gridCol w:w="2552"/>
      </w:tblGrid>
      <w:tr w:rsidR="002B0BEF" w:rsidTr="00B63C21">
        <w:tc>
          <w:tcPr>
            <w:tcW w:w="2551" w:type="dxa"/>
          </w:tcPr>
          <w:p w:rsidR="002B0BEF" w:rsidRDefault="002B0BEF" w:rsidP="00B63C21">
            <w:pPr>
              <w:jc w:val="center"/>
              <w:rPr>
                <w:lang w:val="sr-Latn-RS"/>
              </w:rPr>
            </w:pPr>
            <w:r>
              <w:rPr>
                <w:noProof/>
              </w:rPr>
              <w:lastRenderedPageBreak/>
              <w:drawing>
                <wp:inline distT="0" distB="0" distL="0" distR="0" wp14:anchorId="13C098D8" wp14:editId="5EB45AE0">
                  <wp:extent cx="1461481" cy="2922714"/>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909-095525.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67506" cy="2934762"/>
                          </a:xfrm>
                          <a:prstGeom prst="rect">
                            <a:avLst/>
                          </a:prstGeom>
                        </pic:spPr>
                      </pic:pic>
                    </a:graphicData>
                  </a:graphic>
                </wp:inline>
              </w:drawing>
            </w:r>
          </w:p>
        </w:tc>
        <w:tc>
          <w:tcPr>
            <w:tcW w:w="2552" w:type="dxa"/>
          </w:tcPr>
          <w:p w:rsidR="002B0BEF" w:rsidRDefault="002B0BEF" w:rsidP="00B63C21">
            <w:pPr>
              <w:jc w:val="center"/>
              <w:rPr>
                <w:lang w:val="sr-Latn-RS"/>
              </w:rPr>
            </w:pPr>
            <w:r>
              <w:rPr>
                <w:noProof/>
              </w:rPr>
              <w:drawing>
                <wp:inline distT="0" distB="0" distL="0" distR="0" wp14:anchorId="480F3D5C" wp14:editId="0BB1C12D">
                  <wp:extent cx="1461482" cy="2922714"/>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909-095700.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64406" cy="2928561"/>
                          </a:xfrm>
                          <a:prstGeom prst="rect">
                            <a:avLst/>
                          </a:prstGeom>
                        </pic:spPr>
                      </pic:pic>
                    </a:graphicData>
                  </a:graphic>
                </wp:inline>
              </w:drawing>
            </w:r>
          </w:p>
        </w:tc>
        <w:tc>
          <w:tcPr>
            <w:tcW w:w="2552" w:type="dxa"/>
          </w:tcPr>
          <w:p w:rsidR="002B0BEF" w:rsidRDefault="002B0BEF" w:rsidP="00B63C21">
            <w:pPr>
              <w:jc w:val="center"/>
              <w:rPr>
                <w:lang w:val="sr-Latn-RS"/>
              </w:rPr>
            </w:pPr>
            <w:r>
              <w:rPr>
                <w:noProof/>
              </w:rPr>
              <w:drawing>
                <wp:inline distT="0" distB="0" distL="0" distR="0" wp14:anchorId="3D4C8B27" wp14:editId="3C832CA9">
                  <wp:extent cx="1461481" cy="2922714"/>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909-09571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64348" cy="2928447"/>
                          </a:xfrm>
                          <a:prstGeom prst="rect">
                            <a:avLst/>
                          </a:prstGeom>
                        </pic:spPr>
                      </pic:pic>
                    </a:graphicData>
                  </a:graphic>
                </wp:inline>
              </w:drawing>
            </w:r>
          </w:p>
        </w:tc>
      </w:tr>
      <w:tr w:rsidR="002B0BEF" w:rsidTr="00B63C21">
        <w:tc>
          <w:tcPr>
            <w:tcW w:w="2551" w:type="dxa"/>
          </w:tcPr>
          <w:p w:rsidR="002B0BEF" w:rsidRDefault="002B0BEF" w:rsidP="00B63C21">
            <w:pPr>
              <w:jc w:val="center"/>
              <w:rPr>
                <w:lang w:val="sr-Latn-RS"/>
              </w:rPr>
            </w:pPr>
            <w:r>
              <w:rPr>
                <w:lang w:val="sr-Latn-RS"/>
              </w:rPr>
              <w:t>Slika 6.2.6 Generisanje dnevnog plana</w:t>
            </w:r>
          </w:p>
        </w:tc>
        <w:tc>
          <w:tcPr>
            <w:tcW w:w="2552" w:type="dxa"/>
          </w:tcPr>
          <w:p w:rsidR="002B0BEF" w:rsidRDefault="002B0BEF" w:rsidP="00B63C21">
            <w:pPr>
              <w:jc w:val="center"/>
              <w:rPr>
                <w:lang w:val="sr-Latn-RS"/>
              </w:rPr>
            </w:pPr>
            <w:r>
              <w:rPr>
                <w:lang w:val="sr-Latn-RS"/>
              </w:rPr>
              <w:t>Slika 6.2.7 Pretraga obroka</w:t>
            </w:r>
          </w:p>
        </w:tc>
        <w:tc>
          <w:tcPr>
            <w:tcW w:w="2552" w:type="dxa"/>
          </w:tcPr>
          <w:p w:rsidR="002B0BEF" w:rsidRDefault="002B0BEF" w:rsidP="00B63C21">
            <w:pPr>
              <w:jc w:val="center"/>
              <w:rPr>
                <w:lang w:val="sr-Latn-RS"/>
              </w:rPr>
            </w:pPr>
            <w:r>
              <w:rPr>
                <w:lang w:val="sr-Latn-RS"/>
              </w:rPr>
              <w:t>Slika 6.2.8 Dodavanje obroka iz dnevnog plana</w:t>
            </w:r>
          </w:p>
        </w:tc>
      </w:tr>
    </w:tbl>
    <w:p w:rsidR="00CB14DF" w:rsidRDefault="00CB14DF" w:rsidP="00D03713">
      <w:pPr>
        <w:spacing w:after="0"/>
        <w:rPr>
          <w:lang w:val="sr-Latn-RS"/>
        </w:rPr>
      </w:pPr>
    </w:p>
    <w:p w:rsidR="002B0BEF" w:rsidRDefault="00CB14DF" w:rsidP="00B63C21">
      <w:pPr>
        <w:spacing w:after="0"/>
        <w:jc w:val="both"/>
        <w:rPr>
          <w:lang w:val="sr-Latn-RS"/>
        </w:rPr>
      </w:pPr>
      <w:r>
        <w:rPr>
          <w:lang w:val="sr-Latn-RS"/>
        </w:rPr>
        <w:t>Nakon dodatog obroka korisniku se osvežavaju podaci o unetim kalorijama, proteinima, mastima i ugljenim hidratima (slika 6.2.9). Pritiskom na izabranu stavku iz liste obroka korisniku se prikazuje dijalog za uklanjanje obroka (slika 6.2.10).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3828"/>
      </w:tblGrid>
      <w:tr w:rsidR="00CB14DF" w:rsidTr="00B63C21">
        <w:tc>
          <w:tcPr>
            <w:tcW w:w="3827" w:type="dxa"/>
          </w:tcPr>
          <w:p w:rsidR="00CB14DF" w:rsidRDefault="00CB14DF" w:rsidP="00B63C21">
            <w:pPr>
              <w:jc w:val="center"/>
              <w:rPr>
                <w:lang w:val="sr-Latn-RS"/>
              </w:rPr>
            </w:pPr>
            <w:r>
              <w:rPr>
                <w:noProof/>
              </w:rPr>
              <w:drawing>
                <wp:inline distT="0" distB="0" distL="0" distR="0" wp14:anchorId="0F5532E7" wp14:editId="528E83C9">
                  <wp:extent cx="1486729" cy="29732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909-095800.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89846" cy="2979437"/>
                          </a:xfrm>
                          <a:prstGeom prst="rect">
                            <a:avLst/>
                          </a:prstGeom>
                        </pic:spPr>
                      </pic:pic>
                    </a:graphicData>
                  </a:graphic>
                </wp:inline>
              </w:drawing>
            </w:r>
          </w:p>
        </w:tc>
        <w:tc>
          <w:tcPr>
            <w:tcW w:w="3828" w:type="dxa"/>
          </w:tcPr>
          <w:p w:rsidR="00CB14DF" w:rsidRDefault="00CB14DF" w:rsidP="00B63C21">
            <w:pPr>
              <w:jc w:val="center"/>
              <w:rPr>
                <w:lang w:val="sr-Latn-RS"/>
              </w:rPr>
            </w:pPr>
            <w:r>
              <w:rPr>
                <w:noProof/>
              </w:rPr>
              <w:drawing>
                <wp:inline distT="0" distB="0" distL="0" distR="0" wp14:anchorId="406294E1" wp14:editId="20F653EE">
                  <wp:extent cx="1486729" cy="29732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909-115315.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87196" cy="2974137"/>
                          </a:xfrm>
                          <a:prstGeom prst="rect">
                            <a:avLst/>
                          </a:prstGeom>
                        </pic:spPr>
                      </pic:pic>
                    </a:graphicData>
                  </a:graphic>
                </wp:inline>
              </w:drawing>
            </w:r>
          </w:p>
        </w:tc>
      </w:tr>
      <w:tr w:rsidR="00CB14DF" w:rsidTr="00B63C21">
        <w:tc>
          <w:tcPr>
            <w:tcW w:w="3827" w:type="dxa"/>
          </w:tcPr>
          <w:p w:rsidR="00CB14DF" w:rsidRDefault="00CB14DF" w:rsidP="00B63C21">
            <w:pPr>
              <w:jc w:val="center"/>
              <w:rPr>
                <w:lang w:val="sr-Latn-RS"/>
              </w:rPr>
            </w:pPr>
            <w:r>
              <w:rPr>
                <w:lang w:val="sr-Latn-RS"/>
              </w:rPr>
              <w:t>Slika 6.2.9 Lista obroka</w:t>
            </w:r>
          </w:p>
        </w:tc>
        <w:tc>
          <w:tcPr>
            <w:tcW w:w="3828" w:type="dxa"/>
          </w:tcPr>
          <w:p w:rsidR="00CB14DF" w:rsidRDefault="00CB14DF" w:rsidP="00B63C21">
            <w:pPr>
              <w:jc w:val="center"/>
              <w:rPr>
                <w:lang w:val="sr-Latn-RS"/>
              </w:rPr>
            </w:pPr>
            <w:r>
              <w:rPr>
                <w:lang w:val="sr-Latn-RS"/>
              </w:rPr>
              <w:t>Slika 6.2.10 Uklanjanje obroka iz liste</w:t>
            </w:r>
          </w:p>
        </w:tc>
      </w:tr>
    </w:tbl>
    <w:p w:rsidR="00CB14DF" w:rsidRDefault="00CB14DF" w:rsidP="00B63C21">
      <w:pPr>
        <w:pStyle w:val="Heading1"/>
        <w:numPr>
          <w:ilvl w:val="0"/>
          <w:numId w:val="7"/>
        </w:numPr>
        <w:rPr>
          <w:lang w:val="sr-Latn-RS"/>
        </w:rPr>
      </w:pPr>
      <w:bookmarkStart w:id="116" w:name="_Toc50546243"/>
      <w:r>
        <w:rPr>
          <w:lang w:val="sr-Latn-RS"/>
        </w:rPr>
        <w:lastRenderedPageBreak/>
        <w:t>Zaključak</w:t>
      </w:r>
      <w:bookmarkEnd w:id="116"/>
    </w:p>
    <w:p w:rsidR="005103E3" w:rsidRDefault="005103E3" w:rsidP="00B63C21">
      <w:pPr>
        <w:spacing w:after="0"/>
        <w:ind w:firstLine="357"/>
        <w:jc w:val="both"/>
        <w:rPr>
          <w:lang w:val="sr-Latn-RS"/>
        </w:rPr>
      </w:pPr>
      <w:r>
        <w:rPr>
          <w:lang w:val="sr-Latn-RS"/>
        </w:rPr>
        <w:t xml:space="preserve">U ovom radu je </w:t>
      </w:r>
      <w:del w:id="117" w:author="Simona Nikolic" w:date="2020-09-16T16:48:00Z">
        <w:r w:rsidDel="00B63C21">
          <w:rPr>
            <w:lang w:val="sr-Latn-RS"/>
          </w:rPr>
          <w:delText xml:space="preserve">detaljno </w:delText>
        </w:r>
      </w:del>
      <w:r>
        <w:rPr>
          <w:lang w:val="sr-Latn-RS"/>
        </w:rPr>
        <w:t>predstavljen razvoj sistema za računanje kalorija i preporuku obroka korišćenjem sistema baziranog na pravilima. Sistem čine serverska aplikacija implementirana u Spring-u, sistem baziran na pravilima u Drools-u i klijentske aplikacije za koje je korišćen React i ReactNative. Implementaciju je znatno olakšalo korišćenje spoonacular.com API-a, koji je omogućio određene funkcionalnosti.</w:t>
      </w:r>
    </w:p>
    <w:p w:rsidR="005235F4" w:rsidRPr="00D83F67" w:rsidRDefault="00775DD5" w:rsidP="00B63C21">
      <w:pPr>
        <w:spacing w:after="0"/>
        <w:ind w:firstLine="357"/>
        <w:jc w:val="both"/>
        <w:rPr>
          <w:lang w:val="sr-Latn-RS"/>
        </w:rPr>
      </w:pPr>
      <w:r>
        <w:rPr>
          <w:lang w:val="sr-Latn-RS"/>
        </w:rPr>
        <w:t>Opisana</w:t>
      </w:r>
      <w:r w:rsidR="005103E3">
        <w:rPr>
          <w:lang w:val="sr-Latn-RS"/>
        </w:rPr>
        <w:t xml:space="preserve"> su</w:t>
      </w:r>
      <w:r>
        <w:rPr>
          <w:lang w:val="sr-Latn-RS"/>
        </w:rPr>
        <w:t xml:space="preserve"> slična rešenja,</w:t>
      </w:r>
      <w:r w:rsidR="005103E3">
        <w:rPr>
          <w:lang w:val="sr-Latn-RS"/>
        </w:rPr>
        <w:t xml:space="preserve"> korišćene tehnologije i specifikacija sistema. Na kraju rada je prikazano korišćenje administratorske web aplikacije i korisničke mobilne aplikacije. </w:t>
      </w:r>
      <w:ins w:id="118" w:author="Simona Nikolic" w:date="2020-09-16T16:48:00Z">
        <w:r w:rsidR="00B63C21">
          <w:rPr>
            <w:lang w:val="sr-Latn-RS"/>
          </w:rPr>
          <w:t xml:space="preserve">Mogući dalji pravci unapređenja sistema bilo bi dovavanje novih pravila </w:t>
        </w:r>
      </w:ins>
      <w:ins w:id="119" w:author="Simona Nikolic" w:date="2020-09-16T16:49:00Z">
        <w:r w:rsidR="00B63C21">
          <w:rPr>
            <w:lang w:val="sr-Latn-RS"/>
          </w:rPr>
          <w:t xml:space="preserve">za računanje BMI </w:t>
        </w:r>
      </w:ins>
      <w:ins w:id="120" w:author="Simona Nikolic" w:date="2020-09-16T16:48:00Z">
        <w:r w:rsidR="00B63C21">
          <w:rPr>
            <w:lang w:val="sr-Latn-RS"/>
          </w:rPr>
          <w:t>koja će koristiti neke druge</w:t>
        </w:r>
      </w:ins>
      <w:ins w:id="121" w:author="Simona Nikolic" w:date="2020-09-16T16:49:00Z">
        <w:r w:rsidR="00B63C21">
          <w:t>/napradne podatke o korisniku, pro</w:t>
        </w:r>
      </w:ins>
      <w:ins w:id="122" w:author="Simona Nikolic" w:date="2020-09-16T16:50:00Z">
        <w:r w:rsidR="00B63C21">
          <w:t>š</w:t>
        </w:r>
      </w:ins>
      <w:ins w:id="123" w:author="Simona Nikolic" w:date="2020-09-16T16:49:00Z">
        <w:r w:rsidR="00B63C21">
          <w:t xml:space="preserve">iriti </w:t>
        </w:r>
      </w:ins>
      <w:ins w:id="124" w:author="Simona Nikolic" w:date="2020-09-16T16:50:00Z">
        <w:r w:rsidR="00B63C21">
          <w:t xml:space="preserve">podatke o korisnicima sa alergenima i implementirati </w:t>
        </w:r>
        <w:r w:rsidR="00325A26">
          <w:t xml:space="preserve">pravila za upozorenja ukoliko korisnika odabere obroke koje sadrže alergene, </w:t>
        </w:r>
      </w:ins>
      <w:ins w:id="125" w:author="Simona Nikolic" w:date="2020-09-16T16:51:00Z">
        <w:r w:rsidR="00325A26">
          <w:t>i</w:t>
        </w:r>
      </w:ins>
      <w:ins w:id="126" w:author="Simona Nikolic" w:date="2020-09-16T16:50:00Z">
        <w:r w:rsidR="00325A26">
          <w:t xml:space="preserve"> </w:t>
        </w:r>
      </w:ins>
      <w:ins w:id="127" w:author="Simona Nikolic" w:date="2020-09-16T16:51:00Z">
        <w:r w:rsidR="00325A26">
          <w:t>proširiti administratorski deo aplikacije koji bi administratorima omogućio lakšu izgradnju pravila</w:t>
        </w:r>
      </w:ins>
      <w:del w:id="128" w:author="Simona Nikolic" w:date="2020-09-16T16:52:00Z">
        <w:r w:rsidDel="00325A26">
          <w:rPr>
            <w:lang w:val="sr-Latn-RS"/>
          </w:rPr>
          <w:delText>Sistem je moguće unaprediti i proširiti dodavanjem novih pravila i implementiranjem dodatnih funkcionalnosti</w:delText>
        </w:r>
      </w:del>
      <w:r>
        <w:rPr>
          <w:lang w:val="sr-Latn-RS"/>
        </w:rPr>
        <w:t>.</w:t>
      </w:r>
      <w:r w:rsidR="005235F4" w:rsidRPr="00D83F67">
        <w:rPr>
          <w:lang w:val="sr-Latn-RS"/>
        </w:rPr>
        <w:br w:type="page"/>
      </w:r>
    </w:p>
    <w:p w:rsidR="000C6BF4" w:rsidRDefault="000C6BF4" w:rsidP="00EE0683">
      <w:pPr>
        <w:pStyle w:val="Heading1"/>
        <w:rPr>
          <w:lang w:val="sr-Latn-RS"/>
        </w:rPr>
      </w:pPr>
      <w:bookmarkStart w:id="129" w:name="_Literatura_1"/>
      <w:bookmarkStart w:id="130" w:name="_Toc50546244"/>
      <w:bookmarkEnd w:id="129"/>
      <w:r>
        <w:rPr>
          <w:lang w:val="sr-Latn-RS"/>
        </w:rPr>
        <w:lastRenderedPageBreak/>
        <w:t>Literatura</w:t>
      </w:r>
      <w:bookmarkEnd w:id="130"/>
    </w:p>
    <w:p w:rsidR="00DA19E9" w:rsidRDefault="00DA19E9" w:rsidP="00DA19E9">
      <w:pPr>
        <w:pStyle w:val="ListParagraph"/>
        <w:numPr>
          <w:ilvl w:val="0"/>
          <w:numId w:val="3"/>
        </w:numPr>
      </w:pPr>
      <w:r w:rsidRPr="00DA19E9">
        <w:t>Liu, Han &amp; Gegov, Alexander &amp; Stahl, Frederic. (2014). Categorization and Construction of Rule Based Systems. Communications in Computer and Information Science. 459. 10.1007/978-3-319-11071-4_18.</w:t>
      </w:r>
    </w:p>
    <w:p w:rsidR="00DA19E9" w:rsidRDefault="00DA19E9" w:rsidP="00DA19E9">
      <w:pPr>
        <w:pStyle w:val="ListParagraph"/>
        <w:numPr>
          <w:ilvl w:val="0"/>
          <w:numId w:val="3"/>
        </w:numPr>
      </w:pPr>
      <w:r w:rsidRPr="00DA19E9">
        <w:t>R. J. K. Jacob and J. N. Froscher, "A software engineering methodology for rule-based systems," in IEEE Transactions on Knowledge and Data Engineering, vol. 2, no. 2, pp. 173-189, June 1990, doi: 10.1109/69.54718.</w:t>
      </w:r>
    </w:p>
    <w:p w:rsidR="00DA19E9" w:rsidRDefault="000D701B" w:rsidP="00DA19E9">
      <w:pPr>
        <w:pStyle w:val="ListParagraph"/>
        <w:numPr>
          <w:ilvl w:val="0"/>
          <w:numId w:val="3"/>
        </w:numPr>
      </w:pPr>
      <w:hyperlink r:id="rId43" w:history="1">
        <w:r w:rsidR="00DA19E9">
          <w:rPr>
            <w:rStyle w:val="Hyperlink"/>
          </w:rPr>
          <w:t>https://becominghuman.ai/the-key-differences-between-rule-based-ai-and-machine-learning-8792e545e6</w:t>
        </w:r>
      </w:hyperlink>
      <w:r w:rsidR="004C298D">
        <w:t>, preuzeto septembra 2020.</w:t>
      </w:r>
    </w:p>
    <w:p w:rsidR="00DA19E9" w:rsidRDefault="000D701B">
      <w:pPr>
        <w:pStyle w:val="ListParagraph"/>
        <w:numPr>
          <w:ilvl w:val="0"/>
          <w:numId w:val="3"/>
        </w:numPr>
      </w:pPr>
      <w:hyperlink r:id="rId44" w:history="1">
        <w:r w:rsidR="00DA19E9">
          <w:rPr>
            <w:rStyle w:val="Hyperlink"/>
          </w:rPr>
          <w:t>https://www.applozic.com/blog/rule-based-v-s-ai-based-approaches-to-building-ai/</w:t>
        </w:r>
      </w:hyperlink>
      <w:r w:rsidR="00656F39">
        <w:t>, preuzeto septembra 2020.</w:t>
      </w:r>
    </w:p>
    <w:p w:rsidR="00210E28" w:rsidRDefault="000D701B">
      <w:pPr>
        <w:pStyle w:val="ListParagraph"/>
        <w:numPr>
          <w:ilvl w:val="0"/>
          <w:numId w:val="3"/>
        </w:numPr>
      </w:pPr>
      <w:hyperlink r:id="rId45" w:history="1">
        <w:r w:rsidR="00EE0683">
          <w:rPr>
            <w:rStyle w:val="Hyperlink"/>
          </w:rPr>
          <w:t>https://www.who.int/news-room/fact-sheets/detail/obesity-and-overweight</w:t>
        </w:r>
      </w:hyperlink>
      <w:r w:rsidR="00656F39">
        <w:t>, preuzeto septembra 2020.</w:t>
      </w:r>
    </w:p>
    <w:p w:rsidR="00210E28" w:rsidRPr="00210E28" w:rsidRDefault="00632C2C" w:rsidP="00EE0683">
      <w:pPr>
        <w:pStyle w:val="ListParagraph"/>
        <w:numPr>
          <w:ilvl w:val="0"/>
          <w:numId w:val="3"/>
        </w:numPr>
      </w:pPr>
      <w:r w:rsidRPr="00210E28">
        <w:rPr>
          <w:rFonts w:ascii="Segoe UI" w:hAnsi="Segoe UI" w:cs="Segoe UI"/>
          <w:color w:val="212121"/>
          <w:shd w:val="clear" w:color="auto" w:fill="FFFFFF"/>
        </w:rPr>
        <w:t>Kong A, Beresford SAA, Alfano CM, et al. Self-monitoring and eating-related behaviors are associated with 12-month weight loss in postmenopausal overweight-to-obese women. </w:t>
      </w:r>
      <w:r w:rsidRPr="00210E28">
        <w:rPr>
          <w:rFonts w:ascii="Segoe UI" w:hAnsi="Segoe UI" w:cs="Segoe UI"/>
          <w:i/>
          <w:iCs/>
          <w:color w:val="212121"/>
          <w:shd w:val="clear" w:color="auto" w:fill="FFFFFF"/>
        </w:rPr>
        <w:t>J Acad Nutr Diet</w:t>
      </w:r>
      <w:r w:rsidRPr="00210E28">
        <w:rPr>
          <w:rFonts w:ascii="Segoe UI" w:hAnsi="Segoe UI" w:cs="Segoe UI"/>
          <w:color w:val="212121"/>
          <w:shd w:val="clear" w:color="auto" w:fill="FFFFFF"/>
        </w:rPr>
        <w:t>. 2012;112(9):1428-1435. doi:10.1016/j.jand.2012.05.014</w:t>
      </w:r>
    </w:p>
    <w:p w:rsidR="00210E28" w:rsidRPr="00210E28" w:rsidRDefault="00632C2C" w:rsidP="00EE0683">
      <w:pPr>
        <w:pStyle w:val="ListParagraph"/>
        <w:numPr>
          <w:ilvl w:val="0"/>
          <w:numId w:val="3"/>
        </w:numPr>
      </w:pPr>
      <w:r w:rsidRPr="00210E28">
        <w:rPr>
          <w:rFonts w:ascii="Segoe UI" w:hAnsi="Segoe UI" w:cs="Segoe UI"/>
          <w:color w:val="212121"/>
          <w:shd w:val="clear" w:color="auto" w:fill="FFFFFF"/>
        </w:rPr>
        <w:t>Burke LE, Wang J, Sevick MA. Self-monitoring in weight loss: a systematic review of the literature. </w:t>
      </w:r>
      <w:r w:rsidRPr="00210E28">
        <w:rPr>
          <w:rFonts w:ascii="Segoe UI" w:hAnsi="Segoe UI" w:cs="Segoe UI"/>
          <w:i/>
          <w:iCs/>
          <w:color w:val="212121"/>
          <w:shd w:val="clear" w:color="auto" w:fill="FFFFFF"/>
        </w:rPr>
        <w:t>J Am Diet Assoc</w:t>
      </w:r>
      <w:r w:rsidRPr="00210E28">
        <w:rPr>
          <w:rFonts w:ascii="Segoe UI" w:hAnsi="Segoe UI" w:cs="Segoe UI"/>
          <w:color w:val="212121"/>
          <w:shd w:val="clear" w:color="auto" w:fill="FFFFFF"/>
        </w:rPr>
        <w:t>. 2011;111(1):92-102. doi:10.1016/j.jada.2010.10.008</w:t>
      </w:r>
    </w:p>
    <w:p w:rsidR="00210E28" w:rsidRPr="00210E28" w:rsidRDefault="001616B1" w:rsidP="00144C57">
      <w:pPr>
        <w:pStyle w:val="ListParagraph"/>
        <w:numPr>
          <w:ilvl w:val="0"/>
          <w:numId w:val="3"/>
        </w:numPr>
      </w:pPr>
      <w:r w:rsidRPr="00210E28">
        <w:rPr>
          <w:rFonts w:ascii="Arial" w:hAnsi="Arial" w:cs="Arial"/>
          <w:color w:val="303030"/>
          <w:sz w:val="20"/>
          <w:szCs w:val="20"/>
          <w:shd w:val="clear" w:color="auto" w:fill="FFFFFF"/>
        </w:rPr>
        <w:t>Honary M, Bell BT, Clinch S, Wild SE, McNaney R. Understanding the Role of Healthy Eating and Fitness Mobile Apps in the Formation of Maladaptive Eating and Exercise Behaviors in Young People. </w:t>
      </w:r>
      <w:r w:rsidRPr="00210E28">
        <w:rPr>
          <w:rFonts w:ascii="Arial" w:hAnsi="Arial" w:cs="Arial"/>
          <w:i/>
          <w:iCs/>
          <w:color w:val="303030"/>
          <w:sz w:val="20"/>
          <w:szCs w:val="20"/>
          <w:shd w:val="clear" w:color="auto" w:fill="FFFFFF"/>
        </w:rPr>
        <w:t>JMIR Mhealth Uhealth</w:t>
      </w:r>
      <w:r w:rsidRPr="00210E28">
        <w:rPr>
          <w:rFonts w:ascii="Arial" w:hAnsi="Arial" w:cs="Arial"/>
          <w:color w:val="303030"/>
          <w:sz w:val="20"/>
          <w:szCs w:val="20"/>
          <w:shd w:val="clear" w:color="auto" w:fill="FFFFFF"/>
        </w:rPr>
        <w:t>. 2019;7(6):e14239. Published 2019 Jun 18. doi:10.2196/14239</w:t>
      </w:r>
    </w:p>
    <w:commentRangeStart w:id="131"/>
    <w:p w:rsidR="00210E28" w:rsidRPr="00210E28" w:rsidRDefault="0071777E" w:rsidP="00144C57">
      <w:pPr>
        <w:pStyle w:val="ListParagraph"/>
        <w:numPr>
          <w:ilvl w:val="0"/>
          <w:numId w:val="3"/>
        </w:numPr>
        <w:rPr>
          <w:rStyle w:val="Hyperlink"/>
          <w:color w:val="auto"/>
          <w:u w:val="none"/>
        </w:rPr>
      </w:pPr>
      <w:r>
        <w:fldChar w:fldCharType="begin"/>
      </w:r>
      <w:r>
        <w:instrText xml:space="preserve"> HYPERLINK "https://spoonacular.com/food-api" </w:instrText>
      </w:r>
      <w:r>
        <w:fldChar w:fldCharType="separate"/>
      </w:r>
      <w:r w:rsidR="00144C57">
        <w:rPr>
          <w:rStyle w:val="Hyperlink"/>
        </w:rPr>
        <w:t>https://spoonacular.com/food-api</w:t>
      </w:r>
      <w:r>
        <w:rPr>
          <w:rStyle w:val="Hyperlink"/>
        </w:rPr>
        <w:fldChar w:fldCharType="end"/>
      </w:r>
      <w:commentRangeEnd w:id="131"/>
      <w:r w:rsidR="00A47BAB">
        <w:rPr>
          <w:rStyle w:val="CommentReference"/>
        </w:rPr>
        <w:commentReference w:id="131"/>
      </w:r>
      <w:r w:rsidR="00656F39">
        <w:t>, preuzeto septembra 2020.</w:t>
      </w:r>
    </w:p>
    <w:p w:rsidR="00210E28" w:rsidRDefault="000D701B" w:rsidP="00144C57">
      <w:pPr>
        <w:pStyle w:val="ListParagraph"/>
        <w:numPr>
          <w:ilvl w:val="0"/>
          <w:numId w:val="3"/>
        </w:numPr>
        <w:rPr>
          <w:rStyle w:val="Hyperlink"/>
          <w:color w:val="auto"/>
          <w:u w:val="none"/>
        </w:rPr>
      </w:pPr>
      <w:hyperlink r:id="rId46" w:history="1">
        <w:r w:rsidR="00210E28" w:rsidRPr="005D5EAB">
          <w:rPr>
            <w:rStyle w:val="Hyperlink"/>
          </w:rPr>
          <w:t>https://reactnative.dev/</w:t>
        </w:r>
      </w:hyperlink>
      <w:r w:rsidR="00656F39">
        <w:t>, preuzeto septembra 2020.</w:t>
      </w:r>
    </w:p>
    <w:p w:rsidR="00210E28" w:rsidRDefault="000D701B" w:rsidP="00144C57">
      <w:pPr>
        <w:pStyle w:val="ListParagraph"/>
        <w:numPr>
          <w:ilvl w:val="0"/>
          <w:numId w:val="3"/>
        </w:numPr>
      </w:pPr>
      <w:hyperlink r:id="rId47" w:history="1">
        <w:r w:rsidR="00210E28">
          <w:rPr>
            <w:rStyle w:val="Hyperlink"/>
          </w:rPr>
          <w:t>https://spring.io/</w:t>
        </w:r>
      </w:hyperlink>
      <w:r w:rsidR="00656F39">
        <w:t>, preuzeto septembra 2020.</w:t>
      </w:r>
    </w:p>
    <w:p w:rsidR="00210E28" w:rsidRDefault="000D701B" w:rsidP="00144C57">
      <w:pPr>
        <w:pStyle w:val="ListParagraph"/>
        <w:numPr>
          <w:ilvl w:val="0"/>
          <w:numId w:val="3"/>
        </w:numPr>
      </w:pPr>
      <w:hyperlink r:id="rId48" w:history="1">
        <w:r w:rsidR="00210E28">
          <w:rPr>
            <w:rStyle w:val="Hyperlink"/>
          </w:rPr>
          <w:t>https://restfulapi.net/</w:t>
        </w:r>
      </w:hyperlink>
      <w:r w:rsidR="00656F39">
        <w:t>, preuzeto septembra 2020.</w:t>
      </w:r>
    </w:p>
    <w:p w:rsidR="00210E28" w:rsidRDefault="000D701B" w:rsidP="00144C57">
      <w:pPr>
        <w:pStyle w:val="ListParagraph"/>
        <w:numPr>
          <w:ilvl w:val="0"/>
          <w:numId w:val="3"/>
        </w:numPr>
      </w:pPr>
      <w:hyperlink r:id="rId49" w:history="1">
        <w:r w:rsidR="00210E28">
          <w:rPr>
            <w:rStyle w:val="Hyperlink"/>
          </w:rPr>
          <w:t>https://www.mysql.com/</w:t>
        </w:r>
      </w:hyperlink>
      <w:r w:rsidR="00656F39">
        <w:t>, preuzeto septembra 2020.</w:t>
      </w:r>
    </w:p>
    <w:p w:rsidR="00210E28" w:rsidRDefault="000D701B" w:rsidP="00144C57">
      <w:pPr>
        <w:pStyle w:val="ListParagraph"/>
        <w:numPr>
          <w:ilvl w:val="0"/>
          <w:numId w:val="3"/>
        </w:numPr>
      </w:pPr>
      <w:hyperlink r:id="rId50" w:history="1">
        <w:r w:rsidR="00210E28">
          <w:rPr>
            <w:rStyle w:val="Hyperlink"/>
          </w:rPr>
          <w:t>https://www.drools.org/</w:t>
        </w:r>
      </w:hyperlink>
      <w:r w:rsidR="00656F39">
        <w:t>, preuzeto septembra 2020.</w:t>
      </w:r>
    </w:p>
    <w:p w:rsidR="00C3404A" w:rsidRDefault="000D701B" w:rsidP="00144C57">
      <w:pPr>
        <w:pStyle w:val="ListParagraph"/>
        <w:numPr>
          <w:ilvl w:val="0"/>
          <w:numId w:val="3"/>
        </w:numPr>
      </w:pPr>
      <w:hyperlink r:id="rId51" w:history="1">
        <w:r w:rsidR="00C3404A">
          <w:rPr>
            <w:rStyle w:val="Hyperlink"/>
          </w:rPr>
          <w:t>https://about.fb.com/</w:t>
        </w:r>
      </w:hyperlink>
      <w:r w:rsidR="00656F39">
        <w:t>, preuzeto septembra 2020.</w:t>
      </w:r>
    </w:p>
    <w:p w:rsidR="00DA019A" w:rsidRDefault="000D701B" w:rsidP="00144C57">
      <w:pPr>
        <w:pStyle w:val="ListParagraph"/>
        <w:numPr>
          <w:ilvl w:val="0"/>
          <w:numId w:val="3"/>
        </w:numPr>
      </w:pPr>
      <w:hyperlink r:id="rId52" w:history="1">
        <w:r w:rsidR="00DA019A">
          <w:rPr>
            <w:rStyle w:val="Hyperlink"/>
          </w:rPr>
          <w:t>https://www.android.com/</w:t>
        </w:r>
      </w:hyperlink>
      <w:r w:rsidR="00656F39">
        <w:t>, preuzeto septembra 2020.</w:t>
      </w:r>
    </w:p>
    <w:p w:rsidR="00DA019A" w:rsidRDefault="000D701B" w:rsidP="00144C57">
      <w:pPr>
        <w:pStyle w:val="ListParagraph"/>
        <w:numPr>
          <w:ilvl w:val="0"/>
          <w:numId w:val="3"/>
        </w:numPr>
      </w:pPr>
      <w:hyperlink r:id="rId53" w:history="1">
        <w:r w:rsidR="00DA019A">
          <w:rPr>
            <w:rStyle w:val="Hyperlink"/>
          </w:rPr>
          <w:t>https://www.apple.com/ios/ios-13/</w:t>
        </w:r>
      </w:hyperlink>
      <w:r w:rsidR="00656F39">
        <w:t>, preuzeto septembra 2020.</w:t>
      </w:r>
    </w:p>
    <w:p w:rsidR="00DA019A" w:rsidRPr="00D03713" w:rsidRDefault="000D701B" w:rsidP="00144C57">
      <w:pPr>
        <w:pStyle w:val="ListParagraph"/>
        <w:numPr>
          <w:ilvl w:val="0"/>
          <w:numId w:val="3"/>
        </w:numPr>
        <w:rPr>
          <w:rStyle w:val="Hyperlink"/>
          <w:color w:val="auto"/>
          <w:u w:val="none"/>
        </w:rPr>
      </w:pPr>
      <w:hyperlink r:id="rId54" w:history="1">
        <w:r w:rsidR="00DA019A">
          <w:rPr>
            <w:rStyle w:val="Hyperlink"/>
          </w:rPr>
          <w:t>https://docs.microsoft.com/en-us/windows/uwp/get-started/universal-application-platform-guide</w:t>
        </w:r>
      </w:hyperlink>
      <w:r w:rsidR="00656F39">
        <w:t>, preuzeto septembra 2020.</w:t>
      </w:r>
    </w:p>
    <w:p w:rsidR="00E141C8" w:rsidRDefault="000D701B" w:rsidP="00E141C8">
      <w:pPr>
        <w:pStyle w:val="ListParagraph"/>
        <w:numPr>
          <w:ilvl w:val="0"/>
          <w:numId w:val="3"/>
        </w:numPr>
      </w:pPr>
      <w:hyperlink r:id="rId55" w:history="1">
        <w:r w:rsidR="00E141C8" w:rsidRPr="00E141C8">
          <w:rPr>
            <w:rStyle w:val="Hyperlink"/>
          </w:rPr>
          <w:t>https://docs.spring.io/spring/docs/4.0.x/spring-framework-reference/html/images/spring-overview.png</w:t>
        </w:r>
      </w:hyperlink>
      <w:r w:rsidR="00656F39">
        <w:t>, preuzeto septembra 2020.</w:t>
      </w:r>
    </w:p>
    <w:p w:rsidR="00144C57" w:rsidRPr="003746CC" w:rsidRDefault="000D701B" w:rsidP="00144C57">
      <w:pPr>
        <w:pStyle w:val="ListParagraph"/>
        <w:numPr>
          <w:ilvl w:val="0"/>
          <w:numId w:val="3"/>
        </w:numPr>
        <w:rPr>
          <w:rStyle w:val="Hyperlink"/>
          <w:color w:val="auto"/>
          <w:u w:val="none"/>
        </w:rPr>
      </w:pPr>
      <w:hyperlink r:id="rId56" w:history="1">
        <w:r w:rsidR="00144C57">
          <w:rPr>
            <w:rStyle w:val="Hyperlink"/>
          </w:rPr>
          <w:t>https://docs.spring.io/spring/docs/4.0.x/spring-framework-reference/html/overview.html</w:t>
        </w:r>
      </w:hyperlink>
      <w:r w:rsidR="00656F39">
        <w:t>, preuzeto septembra 2020.</w:t>
      </w:r>
    </w:p>
    <w:p w:rsidR="003746CC" w:rsidRDefault="000D701B" w:rsidP="00144C57">
      <w:pPr>
        <w:pStyle w:val="ListParagraph"/>
        <w:numPr>
          <w:ilvl w:val="0"/>
          <w:numId w:val="3"/>
        </w:numPr>
      </w:pPr>
      <w:hyperlink r:id="rId57" w:history="1">
        <w:r w:rsidR="003746CC">
          <w:rPr>
            <w:rStyle w:val="Hyperlink"/>
          </w:rPr>
          <w:t>https://hibernate.org/</w:t>
        </w:r>
      </w:hyperlink>
      <w:r w:rsidR="00656F39">
        <w:t>, preuzeto septembra 2020.</w:t>
      </w:r>
    </w:p>
    <w:p w:rsidR="003746CC" w:rsidRDefault="000D701B" w:rsidP="00144C57">
      <w:pPr>
        <w:pStyle w:val="ListParagraph"/>
        <w:numPr>
          <w:ilvl w:val="0"/>
          <w:numId w:val="3"/>
        </w:numPr>
      </w:pPr>
      <w:hyperlink r:id="rId58" w:history="1">
        <w:r w:rsidR="003746CC">
          <w:rPr>
            <w:rStyle w:val="Hyperlink"/>
          </w:rPr>
          <w:t>https://junit.org/junit5/</w:t>
        </w:r>
      </w:hyperlink>
      <w:r w:rsidR="00656F39">
        <w:t>, preuzeto septembra 2020.</w:t>
      </w:r>
    </w:p>
    <w:p w:rsidR="00144C57" w:rsidRPr="00D00E1A" w:rsidRDefault="000D701B" w:rsidP="00EE0683">
      <w:pPr>
        <w:pStyle w:val="ListParagraph"/>
        <w:numPr>
          <w:ilvl w:val="0"/>
          <w:numId w:val="3"/>
        </w:numPr>
        <w:rPr>
          <w:rStyle w:val="Hyperlink"/>
          <w:color w:val="auto"/>
          <w:u w:val="none"/>
        </w:rPr>
      </w:pPr>
      <w:hyperlink r:id="rId59" w:history="1">
        <w:r w:rsidR="003746CC">
          <w:rPr>
            <w:rStyle w:val="Hyperlink"/>
          </w:rPr>
          <w:t>https://testng.org/doc/</w:t>
        </w:r>
      </w:hyperlink>
      <w:r w:rsidR="00656F39">
        <w:t>, preuzeto septembra 2020.</w:t>
      </w:r>
    </w:p>
    <w:p w:rsidR="00A12778" w:rsidRPr="00F77282" w:rsidRDefault="000D701B" w:rsidP="00A12778">
      <w:pPr>
        <w:pStyle w:val="ListParagraph"/>
        <w:numPr>
          <w:ilvl w:val="0"/>
          <w:numId w:val="3"/>
        </w:numPr>
        <w:rPr>
          <w:rStyle w:val="Hyperlink"/>
          <w:color w:val="auto"/>
          <w:u w:val="none"/>
        </w:rPr>
      </w:pPr>
      <w:hyperlink r:id="rId60" w:history="1">
        <w:r w:rsidR="00D00E1A">
          <w:rPr>
            <w:rStyle w:val="Hyperlink"/>
          </w:rPr>
          <w:t>https://docs.jboss.org/drools/release/5.2.0.Final/drools-expert-docs/html/ch05.html</w:t>
        </w:r>
      </w:hyperlink>
      <w:r w:rsidR="00656F39">
        <w:t>, preuzeto septembra 2020.</w:t>
      </w:r>
    </w:p>
    <w:p w:rsidR="00F77282" w:rsidRDefault="000D701B" w:rsidP="00A12778">
      <w:pPr>
        <w:pStyle w:val="ListParagraph"/>
        <w:numPr>
          <w:ilvl w:val="0"/>
          <w:numId w:val="3"/>
        </w:numPr>
      </w:pPr>
      <w:hyperlink r:id="rId61" w:history="1">
        <w:r w:rsidR="00F77282">
          <w:rPr>
            <w:rStyle w:val="Hyperlink"/>
          </w:rPr>
          <w:t>https://www.euro.who.int/en/health-topics/disease-prevention/nutrition/a-healthy-lifestyle/body-mass-index-bmi</w:t>
        </w:r>
      </w:hyperlink>
      <w:r w:rsidR="00656F39">
        <w:t>, preuzeto septembra 2020.</w:t>
      </w:r>
    </w:p>
    <w:p w:rsidR="00A4285C" w:rsidRPr="00B63C21" w:rsidRDefault="000D701B" w:rsidP="00A12778">
      <w:pPr>
        <w:pStyle w:val="ListParagraph"/>
        <w:numPr>
          <w:ilvl w:val="0"/>
          <w:numId w:val="3"/>
        </w:numPr>
        <w:rPr>
          <w:rStyle w:val="Hyperlink"/>
          <w:color w:val="auto"/>
          <w:u w:val="none"/>
        </w:rPr>
      </w:pPr>
      <w:hyperlink r:id="rId62" w:history="1">
        <w:r w:rsidR="00A4285C">
          <w:rPr>
            <w:rStyle w:val="Hyperlink"/>
          </w:rPr>
          <w:t>https://www.healthline.com/nutrition/ways-to-measure-body-fat</w:t>
        </w:r>
      </w:hyperlink>
      <w:r w:rsidR="00656F39">
        <w:t>, preuzeto septembra 2020.</w:t>
      </w:r>
    </w:p>
    <w:p w:rsidR="00775DD5" w:rsidRDefault="00775DD5" w:rsidP="00775DD5">
      <w:r>
        <w:br w:type="page"/>
      </w:r>
    </w:p>
    <w:p w:rsidR="00775DD5" w:rsidRDefault="00775DD5" w:rsidP="00B63C21">
      <w:pPr>
        <w:pStyle w:val="Heading1"/>
      </w:pPr>
      <w:r>
        <w:lastRenderedPageBreak/>
        <w:t>Biografija</w:t>
      </w:r>
    </w:p>
    <w:p w:rsidR="001C5AF2" w:rsidRDefault="00775DD5" w:rsidP="00B63C21">
      <w:pPr>
        <w:ind w:firstLine="357"/>
        <w:jc w:val="both"/>
      </w:pPr>
      <w:r>
        <w:t xml:space="preserve">Marko Stanić je rođen 31. </w:t>
      </w:r>
      <w:r w:rsidR="001C5AF2">
        <w:t>maja</w:t>
      </w:r>
      <w:r>
        <w:t xml:space="preserve"> 1997. </w:t>
      </w:r>
      <w:r w:rsidR="001C5AF2">
        <w:t>godine</w:t>
      </w:r>
      <w:r>
        <w:t xml:space="preserve"> u Šapcu. U istom gradu je završio Osnovnu školu </w:t>
      </w:r>
      <w:r w:rsidRPr="007C766B">
        <w:t>„</w:t>
      </w:r>
      <w:r>
        <w:t>Nikolaj Velimirović</w:t>
      </w:r>
      <w:r w:rsidRPr="007C766B">
        <w:t>“</w:t>
      </w:r>
      <w:r>
        <w:t>. Nakon toga upisuje Šabačku gimnaziju, informatički smer i završava je 2016</w:t>
      </w:r>
      <w:r w:rsidR="00A44B7A">
        <w:t xml:space="preserve">. godine. Kasnije te godine upisuje Fakultet tehničkih nauka, smer Softversko inženjerstvo </w:t>
      </w:r>
      <w:r w:rsidR="001C5AF2">
        <w:t>i</w:t>
      </w:r>
      <w:r w:rsidR="00A44B7A">
        <w:t xml:space="preserve"> informacione tehnologije</w:t>
      </w:r>
      <w:r w:rsidR="001C5AF2">
        <w:t>. Sve ispite polaže i studije završava u roku, 2020. godine.</w:t>
      </w:r>
      <w:r w:rsidR="001C5AF2">
        <w:br w:type="page"/>
      </w:r>
    </w:p>
    <w:p w:rsidR="00775DD5" w:rsidRDefault="001C5AF2" w:rsidP="00B63C21">
      <w:pPr>
        <w:pStyle w:val="Heading1"/>
      </w:pPr>
      <w:r>
        <w:lastRenderedPageBreak/>
        <w:t>Ključna dokumentacijska informacija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313"/>
      </w:tblGrid>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Redni broj, </w:t>
            </w:r>
            <w:r w:rsidRPr="001C5AF2">
              <w:rPr>
                <w:rFonts w:ascii="Arial Narrow" w:eastAsia="Times New Roman" w:hAnsi="Arial Narrow" w:cs="Times New Roman"/>
                <w:b/>
                <w:iCs/>
                <w:sz w:val="20"/>
                <w:szCs w:val="20"/>
                <w:lang w:val="sr-Latn-RS"/>
              </w:rPr>
              <w:t>RBR</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ind w:firstLine="357"/>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Identifikacioni broj, </w:t>
            </w:r>
            <w:r w:rsidRPr="001C5AF2">
              <w:rPr>
                <w:rFonts w:ascii="Arial Narrow" w:eastAsia="Times New Roman" w:hAnsi="Arial Narrow" w:cs="Times New Roman"/>
                <w:b/>
                <w:iCs/>
                <w:sz w:val="20"/>
                <w:szCs w:val="20"/>
                <w:lang w:val="sr-Latn-RS"/>
              </w:rPr>
              <w:t>IBR</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ind w:firstLine="357"/>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Tip dokumentacije, </w:t>
            </w:r>
            <w:r w:rsidRPr="001C5AF2">
              <w:rPr>
                <w:rFonts w:ascii="Arial Narrow" w:eastAsia="Times New Roman" w:hAnsi="Arial Narrow" w:cs="Times New Roman"/>
                <w:b/>
                <w:iCs/>
                <w:sz w:val="20"/>
                <w:szCs w:val="20"/>
                <w:lang w:val="sr-Latn-RS"/>
              </w:rPr>
              <w:t>TD</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Monografska publikacija</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Tip zapisa, </w:t>
            </w:r>
            <w:r w:rsidRPr="001C5AF2">
              <w:rPr>
                <w:rFonts w:ascii="Arial Narrow" w:eastAsia="Times New Roman" w:hAnsi="Arial Narrow" w:cs="Times New Roman"/>
                <w:b/>
                <w:iCs/>
                <w:sz w:val="20"/>
                <w:szCs w:val="20"/>
                <w:lang w:val="sr-Latn-RS"/>
              </w:rPr>
              <w:t>TZ</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Tekstualni štampani dokument</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Vrsta rada, </w:t>
            </w:r>
            <w:r w:rsidRPr="001C5AF2">
              <w:rPr>
                <w:rFonts w:ascii="Arial Narrow" w:eastAsia="Times New Roman" w:hAnsi="Arial Narrow" w:cs="Times New Roman"/>
                <w:b/>
                <w:iCs/>
                <w:sz w:val="20"/>
                <w:szCs w:val="20"/>
                <w:lang w:val="sr-Latn-RS"/>
              </w:rPr>
              <w:t>VR</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Diplomski rad</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Autor, </w:t>
            </w:r>
            <w:r w:rsidRPr="001C5AF2">
              <w:rPr>
                <w:rFonts w:ascii="Arial Narrow" w:eastAsia="Times New Roman" w:hAnsi="Arial Narrow" w:cs="Times New Roman"/>
                <w:b/>
                <w:iCs/>
                <w:sz w:val="20"/>
                <w:szCs w:val="20"/>
                <w:lang w:val="sr-Latn-RS"/>
              </w:rPr>
              <w:t>AU</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955465" w:rsidP="001C5AF2">
            <w:pPr>
              <w:spacing w:after="0" w:line="240" w:lineRule="auto"/>
              <w:jc w:val="both"/>
              <w:rPr>
                <w:rFonts w:ascii="Arial Narrow" w:eastAsia="Times New Roman" w:hAnsi="Arial Narrow" w:cs="Times New Roman"/>
                <w:iCs/>
                <w:sz w:val="20"/>
                <w:szCs w:val="20"/>
                <w:lang w:val="sr-Latn-RS"/>
              </w:rPr>
            </w:pPr>
            <w:r>
              <w:rPr>
                <w:rFonts w:ascii="Arial Narrow" w:eastAsia="Times New Roman" w:hAnsi="Arial Narrow" w:cs="Times New Roman"/>
                <w:iCs/>
                <w:sz w:val="20"/>
                <w:szCs w:val="20"/>
                <w:lang w:val="sr-Latn-RS"/>
              </w:rPr>
              <w:t>Marko Stanić</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Mentor, </w:t>
            </w:r>
            <w:r w:rsidRPr="001C5AF2">
              <w:rPr>
                <w:rFonts w:ascii="Arial Narrow" w:eastAsia="Times New Roman" w:hAnsi="Arial Narrow" w:cs="Times New Roman"/>
                <w:b/>
                <w:iCs/>
                <w:sz w:val="20"/>
                <w:szCs w:val="20"/>
                <w:lang w:val="sr-Latn-RS"/>
              </w:rPr>
              <w:t>MN</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prof. dr Siniša Nikolić, FTN Novi Sad</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Naslov rada, </w:t>
            </w:r>
            <w:r w:rsidRPr="001C5AF2">
              <w:rPr>
                <w:rFonts w:ascii="Arial Narrow" w:eastAsia="Times New Roman" w:hAnsi="Arial Narrow" w:cs="Times New Roman"/>
                <w:b/>
                <w:iCs/>
                <w:sz w:val="20"/>
                <w:szCs w:val="20"/>
                <w:lang w:val="sr-Latn-RS"/>
              </w:rPr>
              <w:t>NR</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Jezik publikacije, </w:t>
            </w:r>
            <w:r w:rsidRPr="001C5AF2">
              <w:rPr>
                <w:rFonts w:ascii="Arial Narrow" w:eastAsia="Times New Roman" w:hAnsi="Arial Narrow" w:cs="Times New Roman"/>
                <w:b/>
                <w:iCs/>
                <w:sz w:val="20"/>
                <w:szCs w:val="20"/>
                <w:lang w:val="sr-Latn-RS"/>
              </w:rPr>
              <w:t>JP</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Srpski</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Jezik izvoda, </w:t>
            </w:r>
            <w:r w:rsidRPr="001C5AF2">
              <w:rPr>
                <w:rFonts w:ascii="Arial Narrow" w:eastAsia="Times New Roman" w:hAnsi="Arial Narrow" w:cs="Times New Roman"/>
                <w:b/>
                <w:iCs/>
                <w:sz w:val="20"/>
                <w:szCs w:val="20"/>
                <w:lang w:val="sr-Latn-RS"/>
              </w:rPr>
              <w:t>JI</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Srpski / engleski</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Zemlja publikovanja, </w:t>
            </w:r>
            <w:r w:rsidRPr="001C5AF2">
              <w:rPr>
                <w:rFonts w:ascii="Arial Narrow" w:eastAsia="Times New Roman" w:hAnsi="Arial Narrow" w:cs="Times New Roman"/>
                <w:b/>
                <w:iCs/>
                <w:sz w:val="20"/>
                <w:szCs w:val="20"/>
                <w:lang w:val="sr-Latn-RS"/>
              </w:rPr>
              <w:t>ZP</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Srbija</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Uže geografsko područje, </w:t>
            </w:r>
            <w:r w:rsidRPr="001C5AF2">
              <w:rPr>
                <w:rFonts w:ascii="Arial Narrow" w:eastAsia="Times New Roman" w:hAnsi="Arial Narrow" w:cs="Times New Roman"/>
                <w:b/>
                <w:iCs/>
                <w:sz w:val="20"/>
                <w:szCs w:val="20"/>
                <w:lang w:val="sr-Latn-RS"/>
              </w:rPr>
              <w:t>UGP</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Vojvodina</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Godina, </w:t>
            </w:r>
            <w:r w:rsidRPr="001C5AF2">
              <w:rPr>
                <w:rFonts w:ascii="Arial Narrow" w:eastAsia="Times New Roman" w:hAnsi="Arial Narrow" w:cs="Times New Roman"/>
                <w:b/>
                <w:iCs/>
                <w:sz w:val="20"/>
                <w:szCs w:val="20"/>
                <w:lang w:val="sr-Latn-RS"/>
              </w:rPr>
              <w:t>GO</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955465" w:rsidP="004C298D">
            <w:pPr>
              <w:spacing w:after="0" w:line="240" w:lineRule="auto"/>
              <w:jc w:val="both"/>
              <w:rPr>
                <w:rFonts w:ascii="Arial Narrow" w:eastAsia="Times New Roman" w:hAnsi="Arial Narrow" w:cs="Times New Roman"/>
                <w:iCs/>
                <w:sz w:val="20"/>
                <w:szCs w:val="20"/>
                <w:lang w:val="sr-Latn-RS"/>
              </w:rPr>
            </w:pPr>
            <w:r>
              <w:rPr>
                <w:rFonts w:ascii="Arial Narrow" w:eastAsia="Times New Roman" w:hAnsi="Arial Narrow" w:cs="Times New Roman"/>
                <w:iCs/>
                <w:sz w:val="20"/>
                <w:szCs w:val="20"/>
                <w:lang w:val="sr-Latn-RS"/>
              </w:rPr>
              <w:t>2020</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Izdavač, </w:t>
            </w:r>
            <w:r w:rsidRPr="001C5AF2">
              <w:rPr>
                <w:rFonts w:ascii="Arial Narrow" w:eastAsia="Times New Roman" w:hAnsi="Arial Narrow" w:cs="Times New Roman"/>
                <w:b/>
                <w:iCs/>
                <w:sz w:val="20"/>
                <w:szCs w:val="20"/>
                <w:lang w:val="sr-Latn-RS"/>
              </w:rPr>
              <w:t>IZ</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Autorski reprint</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Mesto i adresa, </w:t>
            </w:r>
            <w:r w:rsidRPr="001C5AF2">
              <w:rPr>
                <w:rFonts w:ascii="Arial Narrow" w:eastAsia="Times New Roman" w:hAnsi="Arial Narrow" w:cs="Times New Roman"/>
                <w:b/>
                <w:iCs/>
                <w:sz w:val="20"/>
                <w:szCs w:val="20"/>
                <w:lang w:val="sr-Latn-RS"/>
              </w:rPr>
              <w:t>MA</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Novi Sad, Fakultet tehničkih nauka,</w:t>
            </w:r>
            <w:r w:rsidRPr="001C5AF2">
              <w:rPr>
                <w:rFonts w:ascii="Arial Narrow" w:eastAsia="Times New Roman" w:hAnsi="Arial Narrow" w:cs="Times New Roman"/>
                <w:iCs/>
                <w:sz w:val="20"/>
                <w:szCs w:val="20"/>
                <w:lang w:val="sr-Latn-RS"/>
              </w:rPr>
              <w:br/>
              <w:t>Trg Dositeja Obradovića 6</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Fizički opis rada, </w:t>
            </w:r>
            <w:r w:rsidRPr="001C5AF2">
              <w:rPr>
                <w:rFonts w:ascii="Arial Narrow" w:eastAsia="Times New Roman" w:hAnsi="Arial Narrow" w:cs="Times New Roman"/>
                <w:b/>
                <w:iCs/>
                <w:sz w:val="20"/>
                <w:szCs w:val="20"/>
                <w:lang w:val="sr-Latn-RS"/>
              </w:rPr>
              <w:t>FO</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br. poglavlja </w:t>
            </w:r>
            <w:r w:rsidR="00955465">
              <w:rPr>
                <w:rFonts w:ascii="Arial Narrow" w:eastAsia="Times New Roman" w:hAnsi="Arial Narrow" w:cs="Times New Roman"/>
                <w:iCs/>
                <w:sz w:val="20"/>
                <w:szCs w:val="20"/>
                <w:lang w:val="sr-Latn-RS"/>
              </w:rPr>
              <w:t>7</w:t>
            </w:r>
            <w:r w:rsidRPr="001C5AF2">
              <w:rPr>
                <w:rFonts w:ascii="Arial Narrow" w:eastAsia="Times New Roman" w:hAnsi="Arial Narrow" w:cs="Times New Roman"/>
                <w:iCs/>
                <w:sz w:val="20"/>
                <w:szCs w:val="20"/>
                <w:lang w:val="sr-Latn-RS"/>
              </w:rPr>
              <w:t xml:space="preserve">/ stranica </w:t>
            </w:r>
            <w:r w:rsidR="009C6637">
              <w:rPr>
                <w:rFonts w:ascii="Arial Narrow" w:eastAsia="Times New Roman" w:hAnsi="Arial Narrow" w:cs="Times New Roman"/>
                <w:iCs/>
                <w:sz w:val="20"/>
                <w:szCs w:val="20"/>
                <w:lang w:val="sr-Latn-RS"/>
              </w:rPr>
              <w:t>38</w:t>
            </w:r>
            <w:r w:rsidRPr="001C5AF2">
              <w:rPr>
                <w:rFonts w:ascii="Arial Narrow" w:eastAsia="Times New Roman" w:hAnsi="Arial Narrow" w:cs="Times New Roman"/>
                <w:iCs/>
                <w:sz w:val="20"/>
                <w:szCs w:val="20"/>
                <w:lang w:val="sr-Latn-RS"/>
              </w:rPr>
              <w:t xml:space="preserve">/ citata </w:t>
            </w:r>
            <w:r w:rsidR="00955465">
              <w:rPr>
                <w:rFonts w:ascii="Arial Narrow" w:eastAsia="Times New Roman" w:hAnsi="Arial Narrow" w:cs="Times New Roman"/>
                <w:iCs/>
                <w:sz w:val="20"/>
                <w:szCs w:val="20"/>
                <w:lang w:val="sr-Latn-RS"/>
              </w:rPr>
              <w:t>26</w:t>
            </w:r>
            <w:r w:rsidRPr="001C5AF2">
              <w:rPr>
                <w:rFonts w:ascii="Arial Narrow" w:eastAsia="Times New Roman" w:hAnsi="Arial Narrow" w:cs="Times New Roman"/>
                <w:iCs/>
                <w:sz w:val="20"/>
                <w:szCs w:val="20"/>
                <w:lang w:val="sr-Latn-RS"/>
              </w:rPr>
              <w:t xml:space="preserve">/ tabela </w:t>
            </w:r>
            <w:r w:rsidR="00955465">
              <w:rPr>
                <w:rFonts w:ascii="Arial Narrow" w:eastAsia="Times New Roman" w:hAnsi="Arial Narrow" w:cs="Times New Roman"/>
                <w:iCs/>
                <w:sz w:val="20"/>
                <w:szCs w:val="20"/>
                <w:lang w:val="sr-Latn-RS"/>
              </w:rPr>
              <w:t>1</w:t>
            </w:r>
            <w:r w:rsidRPr="001C5AF2">
              <w:rPr>
                <w:rFonts w:ascii="Arial Narrow" w:eastAsia="Times New Roman" w:hAnsi="Arial Narrow" w:cs="Times New Roman"/>
                <w:iCs/>
                <w:sz w:val="20"/>
                <w:szCs w:val="20"/>
                <w:lang w:val="sr-Latn-RS"/>
              </w:rPr>
              <w:t xml:space="preserve">/ slika </w:t>
            </w:r>
            <w:r w:rsidR="00955465">
              <w:rPr>
                <w:rFonts w:ascii="Arial Narrow" w:eastAsia="Times New Roman" w:hAnsi="Arial Narrow" w:cs="Times New Roman"/>
                <w:iCs/>
                <w:sz w:val="20"/>
                <w:szCs w:val="20"/>
                <w:lang w:val="sr-Latn-RS"/>
              </w:rPr>
              <w:t>28</w:t>
            </w:r>
            <w:r w:rsidRPr="001C5AF2">
              <w:rPr>
                <w:rFonts w:ascii="Arial Narrow" w:eastAsia="Times New Roman" w:hAnsi="Arial Narrow" w:cs="Times New Roman"/>
                <w:iCs/>
                <w:sz w:val="20"/>
                <w:szCs w:val="20"/>
                <w:lang w:val="sr-Latn-RS"/>
              </w:rPr>
              <w:t xml:space="preserve"> </w:t>
            </w:r>
            <w:r w:rsidRPr="001C5AF2">
              <w:rPr>
                <w:rFonts w:ascii="Times New Roman" w:eastAsia="Times New Roman" w:hAnsi="Times New Roman" w:cs="Times New Roman"/>
                <w:sz w:val="16"/>
                <w:szCs w:val="16"/>
                <w:lang w:val="sr-Latn-RS"/>
              </w:rPr>
              <w:commentReference w:id="132"/>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Naučna oblast, </w:t>
            </w:r>
            <w:r w:rsidRPr="001C5AF2">
              <w:rPr>
                <w:rFonts w:ascii="Arial Narrow" w:eastAsia="Times New Roman" w:hAnsi="Arial Narrow" w:cs="Times New Roman"/>
                <w:b/>
                <w:iCs/>
                <w:sz w:val="20"/>
                <w:szCs w:val="20"/>
                <w:lang w:val="sr-Latn-RS"/>
              </w:rPr>
              <w:t>NO</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Softversko inženjerstvo i informacione tehnologije</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Naučna disciplina, </w:t>
            </w:r>
            <w:r w:rsidRPr="001C5AF2">
              <w:rPr>
                <w:rFonts w:ascii="Arial Narrow" w:eastAsia="Times New Roman" w:hAnsi="Arial Narrow" w:cs="Times New Roman"/>
                <w:b/>
                <w:iCs/>
                <w:sz w:val="20"/>
                <w:szCs w:val="20"/>
                <w:lang w:val="sr-Latn-RS"/>
              </w:rPr>
              <w:t>ND</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Sistemi bazirani na znanju</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Predmetna odrednica / </w:t>
            </w:r>
          </w:p>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ključne reči, </w:t>
            </w:r>
            <w:r w:rsidRPr="001C5AF2">
              <w:rPr>
                <w:rFonts w:ascii="Arial Narrow" w:eastAsia="Times New Roman" w:hAnsi="Arial Narrow" w:cs="Times New Roman"/>
                <w:b/>
                <w:iCs/>
                <w:sz w:val="20"/>
                <w:szCs w:val="20"/>
                <w:lang w:val="sr-Latn-RS"/>
              </w:rPr>
              <w:t>PO</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b/>
                <w:iCs/>
                <w:sz w:val="20"/>
                <w:szCs w:val="20"/>
                <w:lang w:val="sr-Latn-RS"/>
              </w:rPr>
            </w:pPr>
            <w:r w:rsidRPr="001C5AF2">
              <w:rPr>
                <w:rFonts w:ascii="Arial Narrow" w:eastAsia="Times New Roman" w:hAnsi="Arial Narrow" w:cs="Times New Roman"/>
                <w:b/>
                <w:iCs/>
                <w:sz w:val="20"/>
                <w:szCs w:val="20"/>
                <w:lang w:val="sr-Latn-RS"/>
              </w:rPr>
              <w:t>UDK</w:t>
            </w:r>
          </w:p>
        </w:tc>
        <w:tc>
          <w:tcPr>
            <w:tcW w:w="4313" w:type="dxa"/>
            <w:shd w:val="clear" w:color="auto" w:fill="auto"/>
          </w:tcPr>
          <w:p w:rsidR="001C5AF2" w:rsidRPr="001C5AF2" w:rsidRDefault="001C5AF2" w:rsidP="001C5AF2">
            <w:pPr>
              <w:spacing w:after="0" w:line="240" w:lineRule="auto"/>
              <w:ind w:firstLine="357"/>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Čuva se, </w:t>
            </w:r>
            <w:r w:rsidRPr="001C5AF2">
              <w:rPr>
                <w:rFonts w:ascii="Arial Narrow" w:eastAsia="Times New Roman" w:hAnsi="Arial Narrow" w:cs="Times New Roman"/>
                <w:b/>
                <w:iCs/>
                <w:sz w:val="20"/>
                <w:szCs w:val="20"/>
                <w:lang w:val="sr-Latn-RS"/>
              </w:rPr>
              <w:t>ČU</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Biblioteka Fakulteta tehničkih nauka, Trg Dositeja Obradovića 6, Novi Sad</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Važna napomena, </w:t>
            </w:r>
            <w:r w:rsidRPr="001C5AF2">
              <w:rPr>
                <w:rFonts w:ascii="Arial Narrow" w:eastAsia="Times New Roman" w:hAnsi="Arial Narrow" w:cs="Times New Roman"/>
                <w:b/>
                <w:iCs/>
                <w:sz w:val="20"/>
                <w:szCs w:val="20"/>
                <w:lang w:val="sr-Latn-RS"/>
              </w:rPr>
              <w:t>VN</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ind w:firstLine="357"/>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Izvod, </w:t>
            </w:r>
            <w:r w:rsidRPr="001C5AF2">
              <w:rPr>
                <w:rFonts w:ascii="Arial Narrow" w:eastAsia="Times New Roman" w:hAnsi="Arial Narrow" w:cs="Times New Roman"/>
                <w:b/>
                <w:iCs/>
                <w:sz w:val="20"/>
                <w:szCs w:val="20"/>
                <w:lang w:val="sr-Latn-RS"/>
              </w:rPr>
              <w:t>IZ</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Datum prihvatanja teme, </w:t>
            </w:r>
            <w:r w:rsidRPr="001C5AF2">
              <w:rPr>
                <w:rFonts w:ascii="Arial Narrow" w:eastAsia="Times New Roman" w:hAnsi="Arial Narrow" w:cs="Times New Roman"/>
                <w:b/>
                <w:iCs/>
                <w:sz w:val="20"/>
                <w:szCs w:val="20"/>
                <w:lang w:val="sr-Latn-RS"/>
              </w:rPr>
              <w:t>DP</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ind w:firstLine="357"/>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Datum odbrane, </w:t>
            </w:r>
            <w:r w:rsidRPr="001C5AF2">
              <w:rPr>
                <w:rFonts w:ascii="Arial Narrow" w:eastAsia="Times New Roman" w:hAnsi="Arial Narrow" w:cs="Times New Roman"/>
                <w:b/>
                <w:iCs/>
                <w:sz w:val="20"/>
                <w:szCs w:val="20"/>
                <w:lang w:val="sr-Latn-RS"/>
              </w:rPr>
              <w:t>DO</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ind w:firstLine="357"/>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Članovi komisije, </w:t>
            </w:r>
            <w:r w:rsidRPr="001C5AF2">
              <w:rPr>
                <w:rFonts w:ascii="Arial Narrow" w:eastAsia="Times New Roman" w:hAnsi="Arial Narrow" w:cs="Times New Roman"/>
                <w:b/>
                <w:iCs/>
                <w:sz w:val="20"/>
                <w:szCs w:val="20"/>
                <w:lang w:val="sr-Latn-RS"/>
              </w:rPr>
              <w:t>KO</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     predsednik</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     član</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     mentor</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p>
        </w:tc>
      </w:tr>
      <w:tr w:rsidR="001C5AF2" w:rsidRPr="001C5AF2" w:rsidTr="00043D69">
        <w:tc>
          <w:tcPr>
            <w:tcW w:w="6941" w:type="dxa"/>
            <w:gridSpan w:val="2"/>
            <w:shd w:val="clear" w:color="auto" w:fill="auto"/>
          </w:tcPr>
          <w:p w:rsidR="001C5AF2" w:rsidRPr="001C5AF2" w:rsidRDefault="001C5AF2" w:rsidP="001C5AF2">
            <w:pPr>
              <w:spacing w:after="0" w:line="240" w:lineRule="auto"/>
              <w:ind w:firstLine="357"/>
              <w:jc w:val="right"/>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Potpis mentora</w:t>
            </w:r>
          </w:p>
          <w:p w:rsidR="001C5AF2" w:rsidRPr="001C5AF2" w:rsidRDefault="001C5AF2" w:rsidP="001C5AF2">
            <w:pPr>
              <w:spacing w:after="0" w:line="240" w:lineRule="auto"/>
              <w:ind w:firstLine="357"/>
              <w:jc w:val="right"/>
              <w:rPr>
                <w:rFonts w:ascii="Arial Narrow" w:eastAsia="Times New Roman" w:hAnsi="Arial Narrow" w:cs="Times New Roman"/>
                <w:iCs/>
                <w:sz w:val="20"/>
                <w:szCs w:val="20"/>
                <w:lang w:val="sr-Latn-RS"/>
              </w:rPr>
            </w:pPr>
          </w:p>
        </w:tc>
      </w:tr>
    </w:tbl>
    <w:p w:rsidR="001C5AF2" w:rsidRDefault="001C5AF2" w:rsidP="001C5AF2">
      <w:r>
        <w:br w:type="page"/>
      </w:r>
    </w:p>
    <w:p w:rsidR="001C5AF2" w:rsidRDefault="001C5AF2" w:rsidP="00B63C21">
      <w:pPr>
        <w:pStyle w:val="Heading1"/>
      </w:pPr>
      <w:r>
        <w:lastRenderedPageBreak/>
        <w:t>Key words documentation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313"/>
      </w:tblGrid>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Accession number, </w:t>
            </w:r>
            <w:r w:rsidRPr="001C5AF2">
              <w:rPr>
                <w:rFonts w:ascii="Arial Narrow" w:eastAsia="Times New Roman" w:hAnsi="Arial Narrow" w:cs="Times New Roman"/>
                <w:b/>
                <w:iCs/>
                <w:sz w:val="20"/>
                <w:szCs w:val="20"/>
                <w:lang w:val="sr-Latn-RS"/>
              </w:rPr>
              <w:t>ANO</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ind w:firstLine="357"/>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Identification number, </w:t>
            </w:r>
            <w:r w:rsidRPr="001C5AF2">
              <w:rPr>
                <w:rFonts w:ascii="Arial Narrow" w:eastAsia="Times New Roman" w:hAnsi="Arial Narrow" w:cs="Times New Roman"/>
                <w:b/>
                <w:iCs/>
                <w:sz w:val="20"/>
                <w:szCs w:val="20"/>
                <w:lang w:val="sr-Latn-RS"/>
              </w:rPr>
              <w:t>INO</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ind w:firstLine="357"/>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Document type, </w:t>
            </w:r>
            <w:r w:rsidRPr="001C5AF2">
              <w:rPr>
                <w:rFonts w:ascii="Arial Narrow" w:eastAsia="Times New Roman" w:hAnsi="Arial Narrow" w:cs="Times New Roman"/>
                <w:b/>
                <w:iCs/>
                <w:sz w:val="20"/>
                <w:szCs w:val="20"/>
                <w:lang w:val="sr-Latn-RS"/>
              </w:rPr>
              <w:t>DT</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Monographic publication</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Type of record, </w:t>
            </w:r>
            <w:r w:rsidRPr="001C5AF2">
              <w:rPr>
                <w:rFonts w:ascii="Arial Narrow" w:eastAsia="Times New Roman" w:hAnsi="Arial Narrow" w:cs="Times New Roman"/>
                <w:b/>
                <w:iCs/>
                <w:sz w:val="20"/>
                <w:szCs w:val="20"/>
                <w:lang w:val="sr-Latn-RS"/>
              </w:rPr>
              <w:t>TR</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Textual material</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Contents code, </w:t>
            </w:r>
            <w:r w:rsidRPr="001C5AF2">
              <w:rPr>
                <w:rFonts w:ascii="Arial Narrow" w:eastAsia="Times New Roman" w:hAnsi="Arial Narrow" w:cs="Times New Roman"/>
                <w:b/>
                <w:iCs/>
                <w:sz w:val="20"/>
                <w:szCs w:val="20"/>
                <w:lang w:val="sr-Latn-RS"/>
              </w:rPr>
              <w:t>CC</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BSc thesis</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Author, </w:t>
            </w:r>
            <w:r w:rsidRPr="001C5AF2">
              <w:rPr>
                <w:rFonts w:ascii="Arial Narrow" w:eastAsia="Times New Roman" w:hAnsi="Arial Narrow" w:cs="Times New Roman"/>
                <w:b/>
                <w:iCs/>
                <w:sz w:val="20"/>
                <w:szCs w:val="20"/>
                <w:lang w:val="sr-Latn-RS"/>
              </w:rPr>
              <w:t>AU</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92663E" w:rsidP="001C5AF2">
            <w:pPr>
              <w:spacing w:after="0" w:line="240" w:lineRule="auto"/>
              <w:jc w:val="both"/>
              <w:rPr>
                <w:rFonts w:ascii="Arial Narrow" w:eastAsia="Times New Roman" w:hAnsi="Arial Narrow" w:cs="Times New Roman"/>
                <w:iCs/>
                <w:sz w:val="20"/>
                <w:szCs w:val="20"/>
                <w:lang w:val="sr-Latn-RS"/>
              </w:rPr>
            </w:pPr>
            <w:r>
              <w:rPr>
                <w:rFonts w:ascii="Arial Narrow" w:eastAsia="Times New Roman" w:hAnsi="Arial Narrow" w:cs="Times New Roman"/>
                <w:iCs/>
                <w:sz w:val="20"/>
                <w:szCs w:val="20"/>
                <w:lang w:val="sr-Latn-RS"/>
              </w:rPr>
              <w:t>Marko Stanić</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Mentor, </w:t>
            </w:r>
            <w:r w:rsidRPr="001C5AF2">
              <w:rPr>
                <w:rFonts w:ascii="Arial Narrow" w:eastAsia="Times New Roman" w:hAnsi="Arial Narrow" w:cs="Times New Roman"/>
                <w:b/>
                <w:iCs/>
                <w:sz w:val="20"/>
                <w:szCs w:val="20"/>
                <w:lang w:val="sr-Latn-RS"/>
              </w:rPr>
              <w:t>MN</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Siniša Nikolić, PhD </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Title, </w:t>
            </w:r>
            <w:r w:rsidRPr="001C5AF2">
              <w:rPr>
                <w:rFonts w:ascii="Arial Narrow" w:eastAsia="Times New Roman" w:hAnsi="Arial Narrow" w:cs="Times New Roman"/>
                <w:b/>
                <w:iCs/>
                <w:sz w:val="20"/>
                <w:szCs w:val="20"/>
                <w:lang w:val="sr-Latn-RS"/>
              </w:rPr>
              <w:t>TI</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Language of text, </w:t>
            </w:r>
            <w:r w:rsidRPr="001C5AF2">
              <w:rPr>
                <w:rFonts w:ascii="Arial Narrow" w:eastAsia="Times New Roman" w:hAnsi="Arial Narrow" w:cs="Times New Roman"/>
                <w:b/>
                <w:iCs/>
                <w:sz w:val="20"/>
                <w:szCs w:val="20"/>
                <w:lang w:val="sr-Latn-RS"/>
              </w:rPr>
              <w:t>LT</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Serbian</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Language of abstract, </w:t>
            </w:r>
            <w:r w:rsidRPr="001C5AF2">
              <w:rPr>
                <w:rFonts w:ascii="Arial Narrow" w:eastAsia="Times New Roman" w:hAnsi="Arial Narrow" w:cs="Times New Roman"/>
                <w:b/>
                <w:iCs/>
                <w:sz w:val="20"/>
                <w:szCs w:val="20"/>
                <w:lang w:val="sr-Latn-RS"/>
              </w:rPr>
              <w:t>LA</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Serbian / english</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Country of publication, </w:t>
            </w:r>
            <w:r w:rsidRPr="001C5AF2">
              <w:rPr>
                <w:rFonts w:ascii="Arial Narrow" w:eastAsia="Times New Roman" w:hAnsi="Arial Narrow" w:cs="Times New Roman"/>
                <w:b/>
                <w:iCs/>
                <w:sz w:val="20"/>
                <w:szCs w:val="20"/>
                <w:lang w:val="sr-Latn-RS"/>
              </w:rPr>
              <w:t>CP</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Serbia</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Locality of publication, </w:t>
            </w:r>
            <w:r w:rsidRPr="001C5AF2">
              <w:rPr>
                <w:rFonts w:ascii="Arial Narrow" w:eastAsia="Times New Roman" w:hAnsi="Arial Narrow" w:cs="Times New Roman"/>
                <w:b/>
                <w:iCs/>
                <w:sz w:val="20"/>
                <w:szCs w:val="20"/>
                <w:lang w:val="sr-Latn-RS"/>
              </w:rPr>
              <w:t>LP</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Vojvodina</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Publication year, </w:t>
            </w:r>
            <w:r w:rsidRPr="001C5AF2">
              <w:rPr>
                <w:rFonts w:ascii="Arial Narrow" w:eastAsia="Times New Roman" w:hAnsi="Arial Narrow" w:cs="Times New Roman"/>
                <w:b/>
                <w:iCs/>
                <w:sz w:val="20"/>
                <w:szCs w:val="20"/>
                <w:lang w:val="sr-Latn-RS"/>
              </w:rPr>
              <w:t>PY</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92663E" w:rsidP="004C298D">
            <w:pPr>
              <w:spacing w:after="0" w:line="240" w:lineRule="auto"/>
              <w:jc w:val="both"/>
              <w:rPr>
                <w:rFonts w:ascii="Arial Narrow" w:eastAsia="Times New Roman" w:hAnsi="Arial Narrow" w:cs="Times New Roman"/>
                <w:iCs/>
                <w:sz w:val="20"/>
                <w:szCs w:val="20"/>
                <w:lang w:val="sr-Latn-RS"/>
              </w:rPr>
            </w:pPr>
            <w:r>
              <w:rPr>
                <w:rFonts w:ascii="Arial Narrow" w:eastAsia="Times New Roman" w:hAnsi="Arial Narrow" w:cs="Times New Roman"/>
                <w:iCs/>
                <w:sz w:val="20"/>
                <w:szCs w:val="20"/>
                <w:lang w:val="sr-Latn-RS"/>
              </w:rPr>
              <w:t>2020</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Publisher, </w:t>
            </w:r>
            <w:r w:rsidRPr="001C5AF2">
              <w:rPr>
                <w:rFonts w:ascii="Arial Narrow" w:eastAsia="Times New Roman" w:hAnsi="Arial Narrow" w:cs="Times New Roman"/>
                <w:b/>
                <w:iCs/>
                <w:sz w:val="20"/>
                <w:szCs w:val="20"/>
                <w:lang w:val="sr-Latn-RS"/>
              </w:rPr>
              <w:t>PB</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Author’s reprint</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Publication place, </w:t>
            </w:r>
            <w:r w:rsidRPr="001C5AF2">
              <w:rPr>
                <w:rFonts w:ascii="Arial Narrow" w:eastAsia="Times New Roman" w:hAnsi="Arial Narrow" w:cs="Times New Roman"/>
                <w:b/>
                <w:iCs/>
                <w:sz w:val="20"/>
                <w:szCs w:val="20"/>
                <w:lang w:val="sr-Latn-RS"/>
              </w:rPr>
              <w:t>PP</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Novi Sad, Faculty of Technical Sciences,</w:t>
            </w:r>
            <w:r w:rsidRPr="001C5AF2">
              <w:rPr>
                <w:rFonts w:ascii="Arial Narrow" w:eastAsia="Times New Roman" w:hAnsi="Arial Narrow" w:cs="Times New Roman"/>
                <w:iCs/>
                <w:sz w:val="20"/>
                <w:szCs w:val="20"/>
                <w:lang w:val="sr-Latn-RS"/>
              </w:rPr>
              <w:br/>
              <w:t>Trg Dositeja Obradovića 6</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Physical description, </w:t>
            </w:r>
            <w:r w:rsidRPr="001C5AF2">
              <w:rPr>
                <w:rFonts w:ascii="Arial Narrow" w:eastAsia="Times New Roman" w:hAnsi="Arial Narrow" w:cs="Times New Roman"/>
                <w:b/>
                <w:iCs/>
                <w:sz w:val="20"/>
                <w:szCs w:val="20"/>
                <w:lang w:val="sr-Latn-RS"/>
              </w:rPr>
              <w:t>PD</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pPr>
              <w:spacing w:after="0" w:line="240" w:lineRule="auto"/>
              <w:jc w:val="both"/>
              <w:rPr>
                <w:rFonts w:ascii="Arial Narrow" w:eastAsia="Times New Roman" w:hAnsi="Arial Narrow" w:cs="Times New Roman"/>
                <w:iCs/>
                <w:sz w:val="20"/>
                <w:szCs w:val="20"/>
                <w:lang w:val="sr-Latn-RS"/>
              </w:rPr>
            </w:pPr>
            <w:commentRangeStart w:id="133"/>
            <w:r w:rsidRPr="001C5AF2">
              <w:rPr>
                <w:rFonts w:ascii="Arial Narrow" w:eastAsia="Times New Roman" w:hAnsi="Arial Narrow" w:cs="Times New Roman"/>
                <w:iCs/>
                <w:sz w:val="20"/>
                <w:szCs w:val="20"/>
                <w:lang w:val="sr-Latn-RS"/>
              </w:rPr>
              <w:t xml:space="preserve">no. of chapters </w:t>
            </w:r>
            <w:r>
              <w:rPr>
                <w:rFonts w:ascii="Arial Narrow" w:eastAsia="Times New Roman" w:hAnsi="Arial Narrow" w:cs="Times New Roman"/>
                <w:iCs/>
                <w:sz w:val="20"/>
                <w:szCs w:val="20"/>
                <w:lang w:val="sr-Latn-RS"/>
              </w:rPr>
              <w:t>7</w:t>
            </w:r>
            <w:r w:rsidRPr="001C5AF2">
              <w:rPr>
                <w:rFonts w:ascii="Arial Narrow" w:eastAsia="Times New Roman" w:hAnsi="Arial Narrow" w:cs="Times New Roman"/>
                <w:iCs/>
                <w:sz w:val="20"/>
                <w:szCs w:val="20"/>
                <w:lang w:val="sr-Latn-RS"/>
              </w:rPr>
              <w:t xml:space="preserve">/ pages </w:t>
            </w:r>
            <w:r w:rsidR="009C6637">
              <w:rPr>
                <w:rFonts w:ascii="Arial Narrow" w:eastAsia="Times New Roman" w:hAnsi="Arial Narrow" w:cs="Times New Roman"/>
                <w:iCs/>
                <w:sz w:val="20"/>
                <w:szCs w:val="20"/>
                <w:lang w:val="sr-Latn-RS"/>
              </w:rPr>
              <w:t>38</w:t>
            </w:r>
            <w:r w:rsidRPr="001C5AF2">
              <w:rPr>
                <w:rFonts w:ascii="Arial Narrow" w:eastAsia="Times New Roman" w:hAnsi="Arial Narrow" w:cs="Times New Roman"/>
                <w:iCs/>
                <w:sz w:val="20"/>
                <w:szCs w:val="20"/>
                <w:lang w:val="sr-Latn-RS"/>
              </w:rPr>
              <w:t xml:space="preserve">/ quotes </w:t>
            </w:r>
            <w:r>
              <w:rPr>
                <w:rFonts w:ascii="Arial Narrow" w:eastAsia="Times New Roman" w:hAnsi="Arial Narrow" w:cs="Times New Roman"/>
                <w:iCs/>
                <w:sz w:val="20"/>
                <w:szCs w:val="20"/>
                <w:lang w:val="sr-Latn-RS"/>
              </w:rPr>
              <w:t>26</w:t>
            </w:r>
            <w:r w:rsidRPr="001C5AF2">
              <w:rPr>
                <w:rFonts w:ascii="Arial Narrow" w:eastAsia="Times New Roman" w:hAnsi="Arial Narrow" w:cs="Times New Roman"/>
                <w:iCs/>
                <w:sz w:val="20"/>
                <w:szCs w:val="20"/>
                <w:lang w:val="sr-Latn-RS"/>
              </w:rPr>
              <w:t xml:space="preserve">/ tables </w:t>
            </w:r>
            <w:r>
              <w:rPr>
                <w:rFonts w:ascii="Arial Narrow" w:eastAsia="Times New Roman" w:hAnsi="Arial Narrow" w:cs="Times New Roman"/>
                <w:iCs/>
                <w:sz w:val="20"/>
                <w:szCs w:val="20"/>
                <w:lang w:val="sr-Latn-RS"/>
              </w:rPr>
              <w:t>1</w:t>
            </w:r>
            <w:r w:rsidRPr="001C5AF2">
              <w:rPr>
                <w:rFonts w:ascii="Arial Narrow" w:eastAsia="Times New Roman" w:hAnsi="Arial Narrow" w:cs="Times New Roman"/>
                <w:iCs/>
                <w:sz w:val="20"/>
                <w:szCs w:val="20"/>
                <w:lang w:val="sr-Latn-RS"/>
              </w:rPr>
              <w:t xml:space="preserve">/ pictures </w:t>
            </w:r>
            <w:r w:rsidR="0092663E">
              <w:rPr>
                <w:rFonts w:ascii="Arial Narrow" w:eastAsia="Times New Roman" w:hAnsi="Arial Narrow" w:cs="Times New Roman"/>
                <w:iCs/>
                <w:sz w:val="20"/>
                <w:szCs w:val="20"/>
                <w:lang w:val="sr-Latn-RS"/>
              </w:rPr>
              <w:t>28</w:t>
            </w:r>
            <w:r w:rsidRPr="001C5AF2">
              <w:rPr>
                <w:rFonts w:ascii="Arial Narrow" w:eastAsia="Times New Roman" w:hAnsi="Arial Narrow" w:cs="Times New Roman"/>
                <w:iCs/>
                <w:sz w:val="20"/>
                <w:szCs w:val="20"/>
                <w:lang w:val="sr-Latn-RS"/>
              </w:rPr>
              <w:t>/ graphs 0/ appendix</w:t>
            </w:r>
            <w:commentRangeEnd w:id="133"/>
            <w:r w:rsidRPr="001C5AF2">
              <w:rPr>
                <w:rFonts w:ascii="Times New Roman" w:eastAsia="Times New Roman" w:hAnsi="Times New Roman" w:cs="Times New Roman"/>
                <w:sz w:val="16"/>
                <w:szCs w:val="16"/>
                <w:lang w:val="sr-Latn-RS"/>
              </w:rPr>
              <w:commentReference w:id="133"/>
            </w:r>
            <w:r w:rsidRPr="001C5AF2">
              <w:rPr>
                <w:rFonts w:ascii="Arial Narrow" w:eastAsia="Times New Roman" w:hAnsi="Arial Narrow" w:cs="Times New Roman"/>
                <w:iCs/>
                <w:sz w:val="20"/>
                <w:szCs w:val="20"/>
                <w:lang w:val="sr-Latn-RS"/>
              </w:rPr>
              <w:t xml:space="preserve"> 0</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Scientific field, </w:t>
            </w:r>
            <w:r w:rsidRPr="001C5AF2">
              <w:rPr>
                <w:rFonts w:ascii="Arial Narrow" w:eastAsia="Times New Roman" w:hAnsi="Arial Narrow" w:cs="Times New Roman"/>
                <w:b/>
                <w:iCs/>
                <w:sz w:val="20"/>
                <w:szCs w:val="20"/>
                <w:lang w:val="sr-Latn-RS"/>
              </w:rPr>
              <w:t>SF</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Software engineering and information technologies</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Scientific discipline, </w:t>
            </w:r>
            <w:r w:rsidRPr="001C5AF2">
              <w:rPr>
                <w:rFonts w:ascii="Arial Narrow" w:eastAsia="Times New Roman" w:hAnsi="Arial Narrow" w:cs="Times New Roman"/>
                <w:b/>
                <w:iCs/>
                <w:sz w:val="20"/>
                <w:szCs w:val="20"/>
                <w:lang w:val="sr-Latn-RS"/>
              </w:rPr>
              <w:t>SD</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Knowledge based systems</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Subject / Keywords, </w:t>
            </w:r>
            <w:r w:rsidRPr="001C5AF2">
              <w:rPr>
                <w:rFonts w:ascii="Arial Narrow" w:eastAsia="Times New Roman" w:hAnsi="Arial Narrow" w:cs="Times New Roman"/>
                <w:b/>
                <w:iCs/>
                <w:sz w:val="20"/>
                <w:szCs w:val="20"/>
                <w:lang w:val="sr-Latn-RS"/>
              </w:rPr>
              <w:t>S/KW</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b/>
                <w:iCs/>
                <w:sz w:val="20"/>
                <w:szCs w:val="20"/>
                <w:lang w:val="sr-Latn-RS"/>
              </w:rPr>
            </w:pPr>
            <w:r w:rsidRPr="001C5AF2">
              <w:rPr>
                <w:rFonts w:ascii="Arial Narrow" w:eastAsia="Times New Roman" w:hAnsi="Arial Narrow" w:cs="Times New Roman"/>
                <w:b/>
                <w:iCs/>
                <w:sz w:val="20"/>
                <w:szCs w:val="20"/>
                <w:lang w:val="sr-Latn-RS"/>
              </w:rPr>
              <w:t>UDC</w:t>
            </w:r>
          </w:p>
        </w:tc>
        <w:tc>
          <w:tcPr>
            <w:tcW w:w="4313" w:type="dxa"/>
            <w:shd w:val="clear" w:color="auto" w:fill="auto"/>
          </w:tcPr>
          <w:p w:rsidR="001C5AF2" w:rsidRPr="001C5AF2" w:rsidRDefault="001C5AF2" w:rsidP="001C5AF2">
            <w:pPr>
              <w:spacing w:after="0" w:line="240" w:lineRule="auto"/>
              <w:ind w:firstLine="357"/>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Holding data, </w:t>
            </w:r>
            <w:r w:rsidRPr="001C5AF2">
              <w:rPr>
                <w:rFonts w:ascii="Arial Narrow" w:eastAsia="Times New Roman" w:hAnsi="Arial Narrow" w:cs="Times New Roman"/>
                <w:b/>
                <w:iCs/>
                <w:sz w:val="20"/>
                <w:szCs w:val="20"/>
                <w:lang w:val="sr-Latn-RS"/>
              </w:rPr>
              <w:t>HD</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Library of the Faculty of Technical Sciences, Trg Dositeja Obradovića 6, Novi Sad</w:t>
            </w: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Note, </w:t>
            </w:r>
            <w:r w:rsidRPr="001C5AF2">
              <w:rPr>
                <w:rFonts w:ascii="Arial Narrow" w:eastAsia="Times New Roman" w:hAnsi="Arial Narrow" w:cs="Times New Roman"/>
                <w:b/>
                <w:iCs/>
                <w:sz w:val="20"/>
                <w:szCs w:val="20"/>
                <w:lang w:val="sr-Latn-RS"/>
              </w:rPr>
              <w:t>N</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ind w:firstLine="357"/>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Abstract, </w:t>
            </w:r>
            <w:r w:rsidRPr="001C5AF2">
              <w:rPr>
                <w:rFonts w:ascii="Arial Narrow" w:eastAsia="Times New Roman" w:hAnsi="Arial Narrow" w:cs="Times New Roman"/>
                <w:b/>
                <w:iCs/>
                <w:sz w:val="20"/>
                <w:szCs w:val="20"/>
                <w:lang w:val="sr-Latn-RS"/>
              </w:rPr>
              <w:t>AB</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Accepted by sci. Board on, </w:t>
            </w:r>
            <w:r w:rsidRPr="001C5AF2">
              <w:rPr>
                <w:rFonts w:ascii="Arial Narrow" w:eastAsia="Times New Roman" w:hAnsi="Arial Narrow" w:cs="Times New Roman"/>
                <w:b/>
                <w:iCs/>
                <w:sz w:val="20"/>
                <w:szCs w:val="20"/>
                <w:lang w:val="sr-Latn-RS"/>
              </w:rPr>
              <w:t>ASB</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ind w:firstLine="357"/>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Defended on, </w:t>
            </w:r>
            <w:r w:rsidRPr="001C5AF2">
              <w:rPr>
                <w:rFonts w:ascii="Arial Narrow" w:eastAsia="Times New Roman" w:hAnsi="Arial Narrow" w:cs="Times New Roman"/>
                <w:b/>
                <w:iCs/>
                <w:sz w:val="20"/>
                <w:szCs w:val="20"/>
                <w:lang w:val="sr-Latn-RS"/>
              </w:rPr>
              <w:t>DE</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ind w:firstLine="357"/>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Defense board, </w:t>
            </w:r>
            <w:r w:rsidRPr="001C5AF2">
              <w:rPr>
                <w:rFonts w:ascii="Arial Narrow" w:eastAsia="Times New Roman" w:hAnsi="Arial Narrow" w:cs="Times New Roman"/>
                <w:b/>
                <w:iCs/>
                <w:sz w:val="20"/>
                <w:szCs w:val="20"/>
                <w:lang w:val="sr-Latn-RS"/>
              </w:rPr>
              <w:t>DB</w:t>
            </w:r>
            <w:r w:rsidRPr="001C5AF2">
              <w:rPr>
                <w:rFonts w:ascii="Arial Narrow" w:eastAsia="Times New Roman" w:hAnsi="Arial Narrow" w:cs="Times New Roman"/>
                <w:iCs/>
                <w:sz w:val="20"/>
                <w:szCs w:val="20"/>
                <w:lang w:val="sr-Latn-RS"/>
              </w:rPr>
              <w:t>:</w:t>
            </w:r>
          </w:p>
        </w:tc>
        <w:tc>
          <w:tcPr>
            <w:tcW w:w="4313" w:type="dxa"/>
            <w:shd w:val="clear" w:color="auto" w:fill="auto"/>
          </w:tcPr>
          <w:p w:rsidR="001C5AF2" w:rsidRPr="001C5AF2" w:rsidRDefault="001C5AF2" w:rsidP="001C5AF2">
            <w:pPr>
              <w:spacing w:after="0" w:line="240" w:lineRule="auto"/>
              <w:ind w:firstLine="357"/>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     president</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     member</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p>
        </w:tc>
      </w:tr>
      <w:tr w:rsidR="001C5AF2" w:rsidRPr="001C5AF2" w:rsidTr="00043D69">
        <w:tc>
          <w:tcPr>
            <w:tcW w:w="2628"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 xml:space="preserve">     mentor</w:t>
            </w:r>
          </w:p>
        </w:tc>
        <w:tc>
          <w:tcPr>
            <w:tcW w:w="4313" w:type="dxa"/>
            <w:shd w:val="clear" w:color="auto" w:fill="auto"/>
          </w:tcPr>
          <w:p w:rsidR="001C5AF2" w:rsidRPr="001C5AF2" w:rsidRDefault="001C5AF2" w:rsidP="001C5AF2">
            <w:pPr>
              <w:spacing w:after="0" w:line="240" w:lineRule="auto"/>
              <w:jc w:val="both"/>
              <w:rPr>
                <w:rFonts w:ascii="Arial Narrow" w:eastAsia="Times New Roman" w:hAnsi="Arial Narrow" w:cs="Times New Roman"/>
                <w:iCs/>
                <w:sz w:val="20"/>
                <w:szCs w:val="20"/>
                <w:lang w:val="sr-Latn-RS"/>
              </w:rPr>
            </w:pPr>
          </w:p>
        </w:tc>
      </w:tr>
      <w:tr w:rsidR="001C5AF2" w:rsidRPr="001C5AF2" w:rsidTr="00043D69">
        <w:tc>
          <w:tcPr>
            <w:tcW w:w="6941" w:type="dxa"/>
            <w:gridSpan w:val="2"/>
            <w:shd w:val="clear" w:color="auto" w:fill="auto"/>
          </w:tcPr>
          <w:p w:rsidR="001C5AF2" w:rsidRPr="001C5AF2" w:rsidRDefault="001C5AF2" w:rsidP="001C5AF2">
            <w:pPr>
              <w:spacing w:after="0" w:line="240" w:lineRule="auto"/>
              <w:ind w:firstLine="357"/>
              <w:jc w:val="right"/>
              <w:rPr>
                <w:rFonts w:ascii="Arial Narrow" w:eastAsia="Times New Roman" w:hAnsi="Arial Narrow" w:cs="Times New Roman"/>
                <w:iCs/>
                <w:sz w:val="20"/>
                <w:szCs w:val="20"/>
                <w:lang w:val="sr-Latn-RS"/>
              </w:rPr>
            </w:pPr>
            <w:r w:rsidRPr="001C5AF2">
              <w:rPr>
                <w:rFonts w:ascii="Arial Narrow" w:eastAsia="Times New Roman" w:hAnsi="Arial Narrow" w:cs="Times New Roman"/>
                <w:iCs/>
                <w:sz w:val="20"/>
                <w:szCs w:val="20"/>
                <w:lang w:val="sr-Latn-RS"/>
              </w:rPr>
              <w:t>Mentor's signature</w:t>
            </w:r>
          </w:p>
          <w:p w:rsidR="001C5AF2" w:rsidRPr="001C5AF2" w:rsidRDefault="001C5AF2" w:rsidP="001C5AF2">
            <w:pPr>
              <w:spacing w:after="0" w:line="240" w:lineRule="auto"/>
              <w:ind w:firstLine="357"/>
              <w:jc w:val="right"/>
              <w:rPr>
                <w:rFonts w:ascii="Arial Narrow" w:eastAsia="Times New Roman" w:hAnsi="Arial Narrow" w:cs="Times New Roman"/>
                <w:iCs/>
                <w:sz w:val="20"/>
                <w:szCs w:val="20"/>
                <w:lang w:val="sr-Latn-RS"/>
              </w:rPr>
            </w:pPr>
          </w:p>
        </w:tc>
      </w:tr>
    </w:tbl>
    <w:p w:rsidR="001C5AF2" w:rsidRPr="004C298D" w:rsidRDefault="001C5AF2">
      <w:pPr>
        <w:pPrChange w:id="134" w:author="Marko" w:date="2020-09-09T13:11:00Z">
          <w:pPr>
            <w:pStyle w:val="ListParagraph"/>
            <w:numPr>
              <w:numId w:val="3"/>
            </w:numPr>
            <w:ind w:hanging="360"/>
          </w:pPr>
        </w:pPrChange>
      </w:pPr>
    </w:p>
    <w:sectPr w:rsidR="001C5AF2" w:rsidRPr="004C298D" w:rsidSect="00EB2A45">
      <w:headerReference w:type="default" r:id="rId63"/>
      <w:type w:val="continuous"/>
      <w:pgSz w:w="10319" w:h="14571" w:code="13"/>
      <w:pgMar w:top="1440" w:right="1440" w:bottom="1440" w:left="1440" w:header="708" w:footer="708" w:gutter="0"/>
      <w:pgNumType w:start="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Simona Nikolic" w:date="2020-09-16T16:53:00Z" w:initials="SN">
    <w:p w:rsidR="00974ED9" w:rsidRDefault="00974ED9">
      <w:pPr>
        <w:pStyle w:val="CommentText"/>
      </w:pPr>
      <w:r>
        <w:rPr>
          <w:rStyle w:val="CommentReference"/>
        </w:rPr>
        <w:annotationRef/>
      </w:r>
      <w:r>
        <w:t>Sredi hiperlinove I crosreferenciranje</w:t>
      </w:r>
    </w:p>
  </w:comment>
  <w:comment w:id="8" w:author="Simona Nikolic" w:date="2020-09-16T16:53:00Z" w:initials="SN">
    <w:p w:rsidR="00BA0127" w:rsidRDefault="00BA0127">
      <w:pPr>
        <w:pStyle w:val="CommentText"/>
      </w:pPr>
      <w:r>
        <w:rPr>
          <w:rStyle w:val="CommentReference"/>
        </w:rPr>
        <w:annotationRef/>
      </w:r>
      <w:r>
        <w:t>Nedostajal</w:t>
      </w:r>
      <w:r w:rsidR="00CC54BC">
        <w:t>i su primeri ya kori</w:t>
      </w:r>
      <w:r w:rsidR="00CC54BC">
        <w:rPr>
          <w:lang w:val="sr-Latn-RS"/>
        </w:rPr>
        <w:t>šć</w:t>
      </w:r>
      <w:r>
        <w:t>enje sistema</w:t>
      </w:r>
    </w:p>
  </w:comment>
  <w:comment w:id="21" w:author="Simona Nikolic" w:date="2020-09-16T16:53:00Z" w:initials="SN">
    <w:p w:rsidR="00BD102C" w:rsidRDefault="00BD102C" w:rsidP="00BD102C">
      <w:pPr>
        <w:ind w:hanging="480"/>
      </w:pPr>
      <w:r>
        <w:rPr>
          <w:rStyle w:val="CommentReference"/>
        </w:rPr>
        <w:annotationRef/>
      </w:r>
      <w:r>
        <w:t>Čukurov, K., Nikolić, S., Medić, M., 2019. Presentation of knowledge about wines and development of wineries support system, in: YU INFO 2019 Conference Proceedings. Society for Information Systems and Computer Networks, Kopaonik mountain resort, Republic of Serbia, pp. 260–265.</w:t>
      </w:r>
    </w:p>
    <w:p w:rsidR="00BD102C" w:rsidRDefault="00BD102C" w:rsidP="00BD102C">
      <w:pPr>
        <w:pStyle w:val="CommentText"/>
      </w:pPr>
      <w:r>
        <w:t>Rad možeš da nađeš na internetu I da ga pročitaš ako želiš</w:t>
      </w:r>
    </w:p>
  </w:comment>
  <w:comment w:id="22" w:author="Simona Nikolic" w:date="2020-09-16T16:53:00Z" w:initials="SN">
    <w:p w:rsidR="00BD102C" w:rsidRDefault="00BD102C" w:rsidP="00BD102C">
      <w:pPr>
        <w:ind w:hanging="480"/>
      </w:pPr>
      <w:r>
        <w:rPr>
          <w:rStyle w:val="CommentReference"/>
        </w:rPr>
        <w:annotationRef/>
      </w:r>
      <w:r>
        <w:t>Medić, M., Preradov, K., Zarić, M., Sladić, G., Nikolić, S., 2019. Calculation of Insurance Policy Prices Using Rules-based Systems, in: Proceedings of the 9th International Conference on Information Society and Technology. Society for Information Systems and Computer Networks, Kopaonik mountain resort, Republic of Serbia, pp. 187–191.</w:t>
      </w:r>
    </w:p>
    <w:p w:rsidR="00BD102C" w:rsidRDefault="00BD102C" w:rsidP="00BD102C">
      <w:pPr>
        <w:ind w:hanging="480"/>
      </w:pPr>
    </w:p>
    <w:p w:rsidR="00BD102C" w:rsidRDefault="00BD102C" w:rsidP="00BD102C">
      <w:pPr>
        <w:pStyle w:val="CommentText"/>
      </w:pPr>
      <w:r>
        <w:t>Rad možeš da nađeš na internetu I da ga pročitaš ako želiš</w:t>
      </w:r>
    </w:p>
  </w:comment>
  <w:comment w:id="23" w:author="Simona Nikolic" w:date="2020-09-16T16:53:00Z" w:initials="SN">
    <w:p w:rsidR="00305CA1" w:rsidRDefault="00305CA1">
      <w:pPr>
        <w:pStyle w:val="CommentText"/>
      </w:pPr>
      <w:r>
        <w:rPr>
          <w:rStyle w:val="CommentReference"/>
        </w:rPr>
        <w:annotationRef/>
      </w:r>
      <w:r>
        <w:t>Dodaj još neke primere sistema koji koriste pravila za rezonovanja</w:t>
      </w:r>
      <w:bookmarkStart w:id="25" w:name="_GoBack"/>
      <w:bookmarkEnd w:id="25"/>
    </w:p>
  </w:comment>
  <w:comment w:id="39" w:author="Simona Nikolic" w:date="2020-09-16T16:53:00Z" w:initials="SN">
    <w:p w:rsidR="00974ED9" w:rsidRDefault="00974ED9">
      <w:pPr>
        <w:pStyle w:val="CommentText"/>
      </w:pPr>
      <w:r>
        <w:rPr>
          <w:rStyle w:val="CommentReference"/>
        </w:rPr>
        <w:annotationRef/>
      </w:r>
      <w:r>
        <w:t xml:space="preserve">Kada sam citao po drugi put nije jasno </w:t>
      </w:r>
    </w:p>
    <w:p w:rsidR="00974ED9" w:rsidRDefault="00974ED9">
      <w:pPr>
        <w:pStyle w:val="CommentText"/>
        <w:rPr>
          <w:lang w:val="sr-Latn-RS"/>
        </w:rPr>
      </w:pPr>
      <w:r>
        <w:t>Korelacija paketni telefon I mogu</w:t>
      </w:r>
      <w:r>
        <w:rPr>
          <w:lang w:val="sr-Latn-RS"/>
        </w:rPr>
        <w:t>ćnost različitih rešenja</w:t>
      </w:r>
    </w:p>
    <w:p w:rsidR="00974ED9" w:rsidRPr="00566490" w:rsidRDefault="00974ED9">
      <w:pPr>
        <w:pStyle w:val="CommentText"/>
        <w:rPr>
          <w:lang w:val="sr-Latn-RS"/>
        </w:rPr>
      </w:pPr>
      <w:r>
        <w:rPr>
          <w:lang w:val="sr-Latn-RS"/>
        </w:rPr>
        <w:t>Izmeni</w:t>
      </w:r>
    </w:p>
  </w:comment>
  <w:comment w:id="58" w:author="Simona Nikolic" w:date="2020-09-16T16:53:00Z" w:initials="SN">
    <w:p w:rsidR="00895E2D" w:rsidRDefault="00895E2D">
      <w:pPr>
        <w:pStyle w:val="CommentText"/>
      </w:pPr>
      <w:r>
        <w:rPr>
          <w:rStyle w:val="CommentReference"/>
        </w:rPr>
        <w:annotationRef/>
      </w:r>
      <w:r>
        <w:t>Svaki listing izmeni, bela pozadina sa normalnim tekstom</w:t>
      </w:r>
    </w:p>
    <w:p w:rsidR="00895E2D" w:rsidRDefault="00895E2D">
      <w:pPr>
        <w:pStyle w:val="CommentText"/>
      </w:pPr>
      <w:r>
        <w:t>Promeni okruzenje az Visal studio code ili koji vec alat koristis</w:t>
      </w:r>
    </w:p>
    <w:p w:rsidR="00895E2D" w:rsidRDefault="00895E2D">
      <w:pPr>
        <w:pStyle w:val="CommentText"/>
      </w:pPr>
      <w:r>
        <w:t>Ovo se neće videti ako se odstampa</w:t>
      </w:r>
    </w:p>
  </w:comment>
  <w:comment w:id="61" w:author="Simona Nikolic" w:date="2020-09-16T16:53:00Z" w:initials="SN">
    <w:p w:rsidR="00A46042" w:rsidRDefault="00A46042">
      <w:pPr>
        <w:pStyle w:val="CommentText"/>
      </w:pPr>
      <w:r>
        <w:rPr>
          <w:rStyle w:val="CommentReference"/>
        </w:rPr>
        <w:annotationRef/>
      </w:r>
      <w:r>
        <w:t>Po kojoj formuli za kog korisnika?</w:t>
      </w:r>
    </w:p>
  </w:comment>
  <w:comment w:id="113" w:author="Simona Nikolic" w:date="2020-09-16T16:53:00Z" w:initials="SN">
    <w:p w:rsidR="000923CB" w:rsidRDefault="000923CB">
      <w:pPr>
        <w:pStyle w:val="CommentText"/>
      </w:pPr>
      <w:r>
        <w:rPr>
          <w:rStyle w:val="CommentReference"/>
        </w:rPr>
        <w:annotationRef/>
      </w:r>
      <w:r>
        <w:t>Probaj da istapas samo ovu stanicu</w:t>
      </w:r>
    </w:p>
    <w:p w:rsidR="000923CB" w:rsidRDefault="000923CB">
      <w:pPr>
        <w:pStyle w:val="CommentText"/>
      </w:pPr>
      <w:r>
        <w:t>Ako se ne vidi ako treba</w:t>
      </w:r>
    </w:p>
    <w:p w:rsidR="000923CB" w:rsidRDefault="000923CB">
      <w:pPr>
        <w:pStyle w:val="CommentText"/>
      </w:pPr>
      <w:r>
        <w:t>Prerasporedi slike dok izgled slika ne bude</w:t>
      </w:r>
      <w:r w:rsidR="00EA438B">
        <w:t xml:space="preserve"> </w:t>
      </w:r>
      <w:r>
        <w:t>zadovoljavajuć</w:t>
      </w:r>
      <w:r w:rsidR="00EA438B">
        <w:t>i</w:t>
      </w:r>
      <w:r>
        <w:t xml:space="preserve"> </w:t>
      </w:r>
    </w:p>
  </w:comment>
  <w:comment w:id="131" w:author="Simona Nikolic" w:date="2020-09-16T16:53:00Z" w:initials="SN">
    <w:p w:rsidR="00A47BAB" w:rsidRDefault="00A47BAB">
      <w:pPr>
        <w:pStyle w:val="CommentText"/>
      </w:pPr>
      <w:r>
        <w:rPr>
          <w:rStyle w:val="CommentReference"/>
        </w:rPr>
        <w:annotationRef/>
      </w:r>
      <w:r w:rsidR="004C4234">
        <w:t>Svaki link mor</w:t>
      </w:r>
      <w:r>
        <w:t>a</w:t>
      </w:r>
      <w:r w:rsidR="004C4234">
        <w:t xml:space="preserve"> d</w:t>
      </w:r>
      <w:r>
        <w:t>a</w:t>
      </w:r>
      <w:r w:rsidR="004C4234">
        <w:t xml:space="preserve"> </w:t>
      </w:r>
      <w:r>
        <w:t>ima naslov</w:t>
      </w:r>
    </w:p>
  </w:comment>
  <w:comment w:id="132" w:author="Windows User" w:date="2020-09-16T16:53:00Z" w:initials="WU">
    <w:p w:rsidR="00974ED9" w:rsidRDefault="00974ED9" w:rsidP="001C5AF2">
      <w:pPr>
        <w:pStyle w:val="CommentText"/>
      </w:pPr>
      <w:r>
        <w:rPr>
          <w:rStyle w:val="CommentReference"/>
        </w:rPr>
        <w:annotationRef/>
      </w:r>
    </w:p>
    <w:p w:rsidR="00974ED9" w:rsidRDefault="00974ED9" w:rsidP="001C5AF2">
      <w:pPr>
        <w:pStyle w:val="CommentText"/>
      </w:pPr>
      <w:r>
        <w:t>U formatu</w:t>
      </w:r>
    </w:p>
    <w:p w:rsidR="00974ED9" w:rsidRDefault="00974ED9" w:rsidP="001C5AF2">
      <w:pPr>
        <w:pStyle w:val="CommentText"/>
      </w:pPr>
      <w:r w:rsidRPr="00A97243">
        <w:t xml:space="preserve">br. poglavlja  </w:t>
      </w:r>
      <w:r>
        <w:t>6</w:t>
      </w:r>
      <w:r w:rsidRPr="00A97243">
        <w:t xml:space="preserve">/ stranica </w:t>
      </w:r>
      <w:r>
        <w:t>47</w:t>
      </w:r>
      <w:r w:rsidRPr="00A97243">
        <w:t xml:space="preserve">/ </w:t>
      </w:r>
      <w:r>
        <w:t>citata 21/</w:t>
      </w:r>
      <w:r w:rsidRPr="00A97243">
        <w:t xml:space="preserve"> tabela </w:t>
      </w:r>
      <w:r>
        <w:t>4</w:t>
      </w:r>
      <w:r w:rsidRPr="00A97243">
        <w:t xml:space="preserve">/ slika </w:t>
      </w:r>
      <w:r>
        <w:t>19</w:t>
      </w:r>
    </w:p>
  </w:comment>
  <w:comment w:id="133" w:author="Windows User" w:date="2020-09-16T16:53:00Z" w:initials="WU">
    <w:p w:rsidR="00974ED9" w:rsidRDefault="00974ED9" w:rsidP="001C5AF2">
      <w:pPr>
        <w:pStyle w:val="CommentText"/>
      </w:pPr>
      <w:r>
        <w:rPr>
          <w:rStyle w:val="CommentReference"/>
        </w:rPr>
        <w:annotationRef/>
      </w:r>
      <w:r>
        <w:t>izmeni</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701B" w:rsidRDefault="000D701B" w:rsidP="00501FB7">
      <w:pPr>
        <w:spacing w:after="0" w:line="240" w:lineRule="auto"/>
      </w:pPr>
      <w:r>
        <w:separator/>
      </w:r>
    </w:p>
  </w:endnote>
  <w:endnote w:type="continuationSeparator" w:id="0">
    <w:p w:rsidR="000D701B" w:rsidRDefault="000D701B" w:rsidP="0050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charset w:val="00"/>
    <w:family w:val="auto"/>
    <w:pitch w:val="variable"/>
    <w:sig w:usb0="00000083" w:usb1="00000000" w:usb2="00000000" w:usb3="00000000" w:csb0="00000009" w:csb1="00000000"/>
  </w:font>
  <w:font w:name="VogueBold">
    <w:charset w:val="00"/>
    <w:family w:val="auto"/>
    <w:pitch w:val="variable"/>
    <w:sig w:usb0="00000001" w:usb1="00000000" w:usb2="00000000" w:usb3="00000000" w:csb0="00000009"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701B" w:rsidRDefault="000D701B" w:rsidP="00501FB7">
      <w:pPr>
        <w:spacing w:after="0" w:line="240" w:lineRule="auto"/>
      </w:pPr>
      <w:r>
        <w:separator/>
      </w:r>
    </w:p>
  </w:footnote>
  <w:footnote w:type="continuationSeparator" w:id="0">
    <w:p w:rsidR="000D701B" w:rsidRDefault="000D701B" w:rsidP="00501F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7475872"/>
      <w:docPartObj>
        <w:docPartGallery w:val="Page Numbers (Top of Page)"/>
        <w:docPartUnique/>
      </w:docPartObj>
    </w:sdtPr>
    <w:sdtEndPr>
      <w:rPr>
        <w:noProof/>
      </w:rPr>
    </w:sdtEndPr>
    <w:sdtContent>
      <w:p w:rsidR="00974ED9" w:rsidRDefault="00974ED9">
        <w:pPr>
          <w:pStyle w:val="Header"/>
        </w:pPr>
        <w:r>
          <w:fldChar w:fldCharType="begin"/>
        </w:r>
        <w:r>
          <w:instrText xml:space="preserve"> PAGE   \* MERGEFORMAT </w:instrText>
        </w:r>
        <w:r>
          <w:fldChar w:fldCharType="separate"/>
        </w:r>
        <w:r w:rsidR="00305CA1">
          <w:rPr>
            <w:noProof/>
          </w:rPr>
          <w:t>1</w:t>
        </w:r>
        <w:r>
          <w:rPr>
            <w:noProof/>
          </w:rPr>
          <w:fldChar w:fldCharType="end"/>
        </w:r>
      </w:p>
    </w:sdtContent>
  </w:sdt>
  <w:p w:rsidR="00974ED9" w:rsidRDefault="00974E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37192"/>
    <w:multiLevelType w:val="hybridMultilevel"/>
    <w:tmpl w:val="5A70D180"/>
    <w:lvl w:ilvl="0" w:tplc="D3AC0D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3D5AF5"/>
    <w:multiLevelType w:val="hybridMultilevel"/>
    <w:tmpl w:val="A10838E8"/>
    <w:lvl w:ilvl="0" w:tplc="A638474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17670"/>
    <w:multiLevelType w:val="hybridMultilevel"/>
    <w:tmpl w:val="B7188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990056"/>
    <w:multiLevelType w:val="hybridMultilevel"/>
    <w:tmpl w:val="CB5284B8"/>
    <w:lvl w:ilvl="0" w:tplc="7B8AEB12">
      <w:start w:val="3"/>
      <w:numFmt w:val="decimal"/>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4">
    <w:nsid w:val="3C791F61"/>
    <w:multiLevelType w:val="multilevel"/>
    <w:tmpl w:val="5ED218E8"/>
    <w:lvl w:ilvl="0">
      <w:start w:val="3"/>
      <w:numFmt w:val="decimal"/>
      <w:lvlText w:val="%1."/>
      <w:lvlJc w:val="left"/>
      <w:pPr>
        <w:ind w:left="1080" w:hanging="360"/>
      </w:pPr>
      <w:rPr>
        <w:rFonts w:hint="default"/>
      </w:rPr>
    </w:lvl>
    <w:lvl w:ilvl="1">
      <w:start w:val="1"/>
      <w:numFmt w:val="decimal"/>
      <w:isLgl/>
      <w:lvlText w:val="%1.%2"/>
      <w:lvlJc w:val="left"/>
      <w:pPr>
        <w:ind w:left="1275" w:hanging="55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nsid w:val="3EB32935"/>
    <w:multiLevelType w:val="hybridMultilevel"/>
    <w:tmpl w:val="E36E6F8A"/>
    <w:lvl w:ilvl="0" w:tplc="37CC0EA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1D13AEF"/>
    <w:multiLevelType w:val="multilevel"/>
    <w:tmpl w:val="133E8B02"/>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47C62F9B"/>
    <w:multiLevelType w:val="hybridMultilevel"/>
    <w:tmpl w:val="51744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550392"/>
    <w:multiLevelType w:val="hybridMultilevel"/>
    <w:tmpl w:val="2A8CC490"/>
    <w:lvl w:ilvl="0" w:tplc="D3AC0D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FA04FE"/>
    <w:multiLevelType w:val="hybridMultilevel"/>
    <w:tmpl w:val="174C1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DC854DD"/>
    <w:multiLevelType w:val="multilevel"/>
    <w:tmpl w:val="AFB071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7DF85B8D"/>
    <w:multiLevelType w:val="multilevel"/>
    <w:tmpl w:val="F38495C4"/>
    <w:lvl w:ilvl="0">
      <w:start w:val="3"/>
      <w:numFmt w:val="decimal"/>
      <w:lvlText w:val="%1"/>
      <w:lvlJc w:val="left"/>
      <w:pPr>
        <w:ind w:left="360" w:hanging="360"/>
      </w:pPr>
      <w:rPr>
        <w:rFonts w:hint="default"/>
      </w:rPr>
    </w:lvl>
    <w:lvl w:ilvl="1">
      <w:start w:val="3"/>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num w:numId="1">
    <w:abstractNumId w:val="6"/>
  </w:num>
  <w:num w:numId="2">
    <w:abstractNumId w:val="9"/>
  </w:num>
  <w:num w:numId="3">
    <w:abstractNumId w:val="0"/>
  </w:num>
  <w:num w:numId="4">
    <w:abstractNumId w:val="8"/>
  </w:num>
  <w:num w:numId="5">
    <w:abstractNumId w:val="12"/>
  </w:num>
  <w:num w:numId="6">
    <w:abstractNumId w:val="3"/>
  </w:num>
  <w:num w:numId="7">
    <w:abstractNumId w:val="4"/>
  </w:num>
  <w:num w:numId="8">
    <w:abstractNumId w:val="5"/>
  </w:num>
  <w:num w:numId="9">
    <w:abstractNumId w:val="2"/>
  </w:num>
  <w:num w:numId="10">
    <w:abstractNumId w:val="1"/>
  </w:num>
  <w:num w:numId="11">
    <w:abstractNumId w:val="7"/>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262"/>
    <w:rsid w:val="00002C54"/>
    <w:rsid w:val="00003F3A"/>
    <w:rsid w:val="0001165B"/>
    <w:rsid w:val="00014554"/>
    <w:rsid w:val="00016F3E"/>
    <w:rsid w:val="00034399"/>
    <w:rsid w:val="000359B6"/>
    <w:rsid w:val="00036A68"/>
    <w:rsid w:val="00043D69"/>
    <w:rsid w:val="00053BCC"/>
    <w:rsid w:val="00067F83"/>
    <w:rsid w:val="00071C95"/>
    <w:rsid w:val="00084636"/>
    <w:rsid w:val="00085FB7"/>
    <w:rsid w:val="000923CB"/>
    <w:rsid w:val="000C534B"/>
    <w:rsid w:val="000C6BF4"/>
    <w:rsid w:val="000D1DAB"/>
    <w:rsid w:val="000D701B"/>
    <w:rsid w:val="000E65D8"/>
    <w:rsid w:val="000F360A"/>
    <w:rsid w:val="000F40B7"/>
    <w:rsid w:val="0014180F"/>
    <w:rsid w:val="0014475C"/>
    <w:rsid w:val="00144C57"/>
    <w:rsid w:val="001616B1"/>
    <w:rsid w:val="00161CF5"/>
    <w:rsid w:val="00164056"/>
    <w:rsid w:val="0016623C"/>
    <w:rsid w:val="00177DF1"/>
    <w:rsid w:val="00180474"/>
    <w:rsid w:val="001831FC"/>
    <w:rsid w:val="001865B9"/>
    <w:rsid w:val="001A3400"/>
    <w:rsid w:val="001A57D8"/>
    <w:rsid w:val="001A7947"/>
    <w:rsid w:val="001B7DCF"/>
    <w:rsid w:val="001C5AF2"/>
    <w:rsid w:val="001D2D6D"/>
    <w:rsid w:val="001F5D34"/>
    <w:rsid w:val="001F6562"/>
    <w:rsid w:val="00203210"/>
    <w:rsid w:val="0020698B"/>
    <w:rsid w:val="00210E28"/>
    <w:rsid w:val="00212F47"/>
    <w:rsid w:val="00216474"/>
    <w:rsid w:val="002176E0"/>
    <w:rsid w:val="00253535"/>
    <w:rsid w:val="00253F42"/>
    <w:rsid w:val="00262A71"/>
    <w:rsid w:val="002717CE"/>
    <w:rsid w:val="0027545B"/>
    <w:rsid w:val="00283756"/>
    <w:rsid w:val="002929FD"/>
    <w:rsid w:val="002B0BEF"/>
    <w:rsid w:val="002B23BE"/>
    <w:rsid w:val="002B6E5C"/>
    <w:rsid w:val="002B741E"/>
    <w:rsid w:val="002C4358"/>
    <w:rsid w:val="002D07DC"/>
    <w:rsid w:val="002E2245"/>
    <w:rsid w:val="002F2968"/>
    <w:rsid w:val="002F3986"/>
    <w:rsid w:val="00305CA1"/>
    <w:rsid w:val="00322B6C"/>
    <w:rsid w:val="00325A26"/>
    <w:rsid w:val="00346C5F"/>
    <w:rsid w:val="0035122E"/>
    <w:rsid w:val="0036269E"/>
    <w:rsid w:val="00370592"/>
    <w:rsid w:val="003746CC"/>
    <w:rsid w:val="0039751A"/>
    <w:rsid w:val="003B71CE"/>
    <w:rsid w:val="003C3339"/>
    <w:rsid w:val="003E2F15"/>
    <w:rsid w:val="003E5C9C"/>
    <w:rsid w:val="003F4F1A"/>
    <w:rsid w:val="00406666"/>
    <w:rsid w:val="00412546"/>
    <w:rsid w:val="0042105D"/>
    <w:rsid w:val="004454E9"/>
    <w:rsid w:val="004658E2"/>
    <w:rsid w:val="004A07E8"/>
    <w:rsid w:val="004A228A"/>
    <w:rsid w:val="004A443E"/>
    <w:rsid w:val="004B7B52"/>
    <w:rsid w:val="004C298D"/>
    <w:rsid w:val="004C398A"/>
    <w:rsid w:val="004C4234"/>
    <w:rsid w:val="004D08C3"/>
    <w:rsid w:val="004D5C2A"/>
    <w:rsid w:val="004D7F72"/>
    <w:rsid w:val="004F195A"/>
    <w:rsid w:val="004F413E"/>
    <w:rsid w:val="004F4EFD"/>
    <w:rsid w:val="0050060E"/>
    <w:rsid w:val="00501FB7"/>
    <w:rsid w:val="00504E8D"/>
    <w:rsid w:val="005103E3"/>
    <w:rsid w:val="005235F4"/>
    <w:rsid w:val="00525A72"/>
    <w:rsid w:val="00532ACD"/>
    <w:rsid w:val="005406FA"/>
    <w:rsid w:val="00540D69"/>
    <w:rsid w:val="00545328"/>
    <w:rsid w:val="00553BC7"/>
    <w:rsid w:val="00554040"/>
    <w:rsid w:val="00566490"/>
    <w:rsid w:val="005A3DA4"/>
    <w:rsid w:val="005D7BC8"/>
    <w:rsid w:val="005E07D7"/>
    <w:rsid w:val="005E6667"/>
    <w:rsid w:val="005E7FE4"/>
    <w:rsid w:val="005F0DD2"/>
    <w:rsid w:val="00606F1F"/>
    <w:rsid w:val="00610896"/>
    <w:rsid w:val="00612A77"/>
    <w:rsid w:val="00616392"/>
    <w:rsid w:val="00617ACB"/>
    <w:rsid w:val="00620838"/>
    <w:rsid w:val="00621FB6"/>
    <w:rsid w:val="00632C2C"/>
    <w:rsid w:val="00635E58"/>
    <w:rsid w:val="00636A99"/>
    <w:rsid w:val="00640370"/>
    <w:rsid w:val="0064380A"/>
    <w:rsid w:val="006476FE"/>
    <w:rsid w:val="00650034"/>
    <w:rsid w:val="006506D5"/>
    <w:rsid w:val="00652769"/>
    <w:rsid w:val="00656F39"/>
    <w:rsid w:val="006728ED"/>
    <w:rsid w:val="00673C7E"/>
    <w:rsid w:val="00675C91"/>
    <w:rsid w:val="00691894"/>
    <w:rsid w:val="006A02D4"/>
    <w:rsid w:val="006A02E9"/>
    <w:rsid w:val="006A40FE"/>
    <w:rsid w:val="006A549F"/>
    <w:rsid w:val="006C44A3"/>
    <w:rsid w:val="006C457A"/>
    <w:rsid w:val="006D5C7D"/>
    <w:rsid w:val="00705B54"/>
    <w:rsid w:val="00710CA2"/>
    <w:rsid w:val="00714363"/>
    <w:rsid w:val="0071777E"/>
    <w:rsid w:val="00730807"/>
    <w:rsid w:val="00733E48"/>
    <w:rsid w:val="007602EF"/>
    <w:rsid w:val="00775DD5"/>
    <w:rsid w:val="007767E3"/>
    <w:rsid w:val="007A0262"/>
    <w:rsid w:val="007A4EC2"/>
    <w:rsid w:val="007A5637"/>
    <w:rsid w:val="007A7A85"/>
    <w:rsid w:val="007B1EF8"/>
    <w:rsid w:val="007D41A1"/>
    <w:rsid w:val="007F4084"/>
    <w:rsid w:val="007F411A"/>
    <w:rsid w:val="007F47DD"/>
    <w:rsid w:val="0081136B"/>
    <w:rsid w:val="008162F0"/>
    <w:rsid w:val="00831344"/>
    <w:rsid w:val="00831B94"/>
    <w:rsid w:val="008331F8"/>
    <w:rsid w:val="00836E33"/>
    <w:rsid w:val="00847961"/>
    <w:rsid w:val="0085085F"/>
    <w:rsid w:val="008509C2"/>
    <w:rsid w:val="0086000F"/>
    <w:rsid w:val="008611C3"/>
    <w:rsid w:val="00864799"/>
    <w:rsid w:val="00873DEA"/>
    <w:rsid w:val="00895E2D"/>
    <w:rsid w:val="008A6B2F"/>
    <w:rsid w:val="008B5039"/>
    <w:rsid w:val="008C39DB"/>
    <w:rsid w:val="008D286B"/>
    <w:rsid w:val="008D41FD"/>
    <w:rsid w:val="008D4789"/>
    <w:rsid w:val="0092663E"/>
    <w:rsid w:val="00926FB6"/>
    <w:rsid w:val="00955465"/>
    <w:rsid w:val="00956832"/>
    <w:rsid w:val="00960DEA"/>
    <w:rsid w:val="00962874"/>
    <w:rsid w:val="009670DF"/>
    <w:rsid w:val="00971470"/>
    <w:rsid w:val="00971C98"/>
    <w:rsid w:val="00972788"/>
    <w:rsid w:val="00974ED9"/>
    <w:rsid w:val="00975C06"/>
    <w:rsid w:val="00980F55"/>
    <w:rsid w:val="00985C2B"/>
    <w:rsid w:val="00997ED8"/>
    <w:rsid w:val="009A0158"/>
    <w:rsid w:val="009A1DC0"/>
    <w:rsid w:val="009C5A5D"/>
    <w:rsid w:val="009C6637"/>
    <w:rsid w:val="009D0146"/>
    <w:rsid w:val="009D0A52"/>
    <w:rsid w:val="009D2C81"/>
    <w:rsid w:val="009E4AF1"/>
    <w:rsid w:val="009F26BA"/>
    <w:rsid w:val="009F65FE"/>
    <w:rsid w:val="00A0162A"/>
    <w:rsid w:val="00A03F74"/>
    <w:rsid w:val="00A0532C"/>
    <w:rsid w:val="00A05C3F"/>
    <w:rsid w:val="00A12778"/>
    <w:rsid w:val="00A161EE"/>
    <w:rsid w:val="00A17486"/>
    <w:rsid w:val="00A22448"/>
    <w:rsid w:val="00A36870"/>
    <w:rsid w:val="00A36A16"/>
    <w:rsid w:val="00A371E9"/>
    <w:rsid w:val="00A4285C"/>
    <w:rsid w:val="00A43B83"/>
    <w:rsid w:val="00A44B7A"/>
    <w:rsid w:val="00A46042"/>
    <w:rsid w:val="00A47BAB"/>
    <w:rsid w:val="00A603A9"/>
    <w:rsid w:val="00A66AA9"/>
    <w:rsid w:val="00A67C5F"/>
    <w:rsid w:val="00A8428E"/>
    <w:rsid w:val="00A917D7"/>
    <w:rsid w:val="00AB3DA9"/>
    <w:rsid w:val="00AB4335"/>
    <w:rsid w:val="00AD55F1"/>
    <w:rsid w:val="00AE511D"/>
    <w:rsid w:val="00B12B2A"/>
    <w:rsid w:val="00B32239"/>
    <w:rsid w:val="00B36AD4"/>
    <w:rsid w:val="00B36D81"/>
    <w:rsid w:val="00B443EA"/>
    <w:rsid w:val="00B45E0A"/>
    <w:rsid w:val="00B55739"/>
    <w:rsid w:val="00B55BEE"/>
    <w:rsid w:val="00B61913"/>
    <w:rsid w:val="00B63C21"/>
    <w:rsid w:val="00B97DD4"/>
    <w:rsid w:val="00BA0127"/>
    <w:rsid w:val="00BA422F"/>
    <w:rsid w:val="00BA7DE3"/>
    <w:rsid w:val="00BB6E66"/>
    <w:rsid w:val="00BB7E81"/>
    <w:rsid w:val="00BD02AF"/>
    <w:rsid w:val="00BD102C"/>
    <w:rsid w:val="00BD2149"/>
    <w:rsid w:val="00BD2705"/>
    <w:rsid w:val="00BD2877"/>
    <w:rsid w:val="00BD46D4"/>
    <w:rsid w:val="00BE23AB"/>
    <w:rsid w:val="00BF5285"/>
    <w:rsid w:val="00C02E13"/>
    <w:rsid w:val="00C1287A"/>
    <w:rsid w:val="00C14B29"/>
    <w:rsid w:val="00C3404A"/>
    <w:rsid w:val="00C40980"/>
    <w:rsid w:val="00C478DA"/>
    <w:rsid w:val="00C93094"/>
    <w:rsid w:val="00CA0681"/>
    <w:rsid w:val="00CB0EE1"/>
    <w:rsid w:val="00CB14DF"/>
    <w:rsid w:val="00CB165A"/>
    <w:rsid w:val="00CB7114"/>
    <w:rsid w:val="00CC4E16"/>
    <w:rsid w:val="00CC54BC"/>
    <w:rsid w:val="00CD7405"/>
    <w:rsid w:val="00CF7ACD"/>
    <w:rsid w:val="00D00E1A"/>
    <w:rsid w:val="00D03713"/>
    <w:rsid w:val="00D21BA5"/>
    <w:rsid w:val="00D24F27"/>
    <w:rsid w:val="00D26862"/>
    <w:rsid w:val="00D54102"/>
    <w:rsid w:val="00D54548"/>
    <w:rsid w:val="00D5772A"/>
    <w:rsid w:val="00D66149"/>
    <w:rsid w:val="00D70038"/>
    <w:rsid w:val="00D7559F"/>
    <w:rsid w:val="00D83F67"/>
    <w:rsid w:val="00D845B8"/>
    <w:rsid w:val="00DA019A"/>
    <w:rsid w:val="00DA19E9"/>
    <w:rsid w:val="00DA6A3B"/>
    <w:rsid w:val="00DB2E8F"/>
    <w:rsid w:val="00DC53FA"/>
    <w:rsid w:val="00DC5BE4"/>
    <w:rsid w:val="00DD2AAE"/>
    <w:rsid w:val="00DF594E"/>
    <w:rsid w:val="00E05048"/>
    <w:rsid w:val="00E05D93"/>
    <w:rsid w:val="00E141C8"/>
    <w:rsid w:val="00E15A4D"/>
    <w:rsid w:val="00E2314F"/>
    <w:rsid w:val="00E31B50"/>
    <w:rsid w:val="00E4446A"/>
    <w:rsid w:val="00E46E38"/>
    <w:rsid w:val="00E55331"/>
    <w:rsid w:val="00E70733"/>
    <w:rsid w:val="00E726E8"/>
    <w:rsid w:val="00E72B2F"/>
    <w:rsid w:val="00E90BB5"/>
    <w:rsid w:val="00E912FD"/>
    <w:rsid w:val="00EA438B"/>
    <w:rsid w:val="00EB1FE7"/>
    <w:rsid w:val="00EB2A45"/>
    <w:rsid w:val="00EB381B"/>
    <w:rsid w:val="00EC0FB4"/>
    <w:rsid w:val="00EE0683"/>
    <w:rsid w:val="00EE4AE8"/>
    <w:rsid w:val="00F12BE5"/>
    <w:rsid w:val="00F153B0"/>
    <w:rsid w:val="00F15ADD"/>
    <w:rsid w:val="00F25A31"/>
    <w:rsid w:val="00F25C44"/>
    <w:rsid w:val="00F30AA7"/>
    <w:rsid w:val="00F501A0"/>
    <w:rsid w:val="00F77282"/>
    <w:rsid w:val="00F82B77"/>
    <w:rsid w:val="00F919BB"/>
    <w:rsid w:val="00F92D0D"/>
    <w:rsid w:val="00FB046A"/>
    <w:rsid w:val="00FB291B"/>
    <w:rsid w:val="00FB5267"/>
    <w:rsid w:val="00FB5517"/>
    <w:rsid w:val="00FB6464"/>
    <w:rsid w:val="00FC5C82"/>
    <w:rsid w:val="00FC5F0B"/>
    <w:rsid w:val="00FC5FF3"/>
    <w:rsid w:val="00FC6D6C"/>
    <w:rsid w:val="00FD2466"/>
    <w:rsid w:val="00FD2D5E"/>
    <w:rsid w:val="00FD5DD4"/>
    <w:rsid w:val="00FD6C29"/>
    <w:rsid w:val="00FD7AAD"/>
    <w:rsid w:val="00FE0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29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4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A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91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EE0683"/>
    <w:rPr>
      <w:color w:val="0000FF"/>
      <w:u w:val="single"/>
    </w:rPr>
  </w:style>
  <w:style w:type="paragraph" w:styleId="ListParagraph">
    <w:name w:val="List Paragraph"/>
    <w:basedOn w:val="Normal"/>
    <w:uiPriority w:val="34"/>
    <w:qFormat/>
    <w:rsid w:val="006C457A"/>
    <w:pPr>
      <w:ind w:left="720"/>
      <w:contextualSpacing/>
    </w:pPr>
  </w:style>
  <w:style w:type="paragraph" w:styleId="BalloonText">
    <w:name w:val="Balloon Text"/>
    <w:basedOn w:val="Normal"/>
    <w:link w:val="BalloonTextChar"/>
    <w:uiPriority w:val="99"/>
    <w:semiHidden/>
    <w:unhideWhenUsed/>
    <w:rsid w:val="006476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6FE"/>
    <w:rPr>
      <w:rFonts w:ascii="Tahoma" w:hAnsi="Tahoma" w:cs="Tahoma"/>
      <w:sz w:val="16"/>
      <w:szCs w:val="16"/>
    </w:rPr>
  </w:style>
  <w:style w:type="character" w:customStyle="1" w:styleId="Heading2Char">
    <w:name w:val="Heading 2 Char"/>
    <w:basedOn w:val="DefaultParagraphFont"/>
    <w:link w:val="Heading2"/>
    <w:uiPriority w:val="9"/>
    <w:rsid w:val="00D24F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ACD"/>
    <w:rPr>
      <w:rFonts w:asciiTheme="majorHAnsi" w:eastAsiaTheme="majorEastAsia" w:hAnsiTheme="majorHAnsi" w:cstheme="majorBidi"/>
      <w:b/>
      <w:bCs/>
      <w:color w:val="4F81BD" w:themeColor="accent1"/>
    </w:rPr>
  </w:style>
  <w:style w:type="table" w:styleId="TableGrid">
    <w:name w:val="Table Grid"/>
    <w:basedOn w:val="TableNormal"/>
    <w:uiPriority w:val="59"/>
    <w:rsid w:val="002F39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501F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1FB7"/>
    <w:rPr>
      <w:sz w:val="20"/>
      <w:szCs w:val="20"/>
    </w:rPr>
  </w:style>
  <w:style w:type="character" w:styleId="EndnoteReference">
    <w:name w:val="endnote reference"/>
    <w:basedOn w:val="DefaultParagraphFont"/>
    <w:uiPriority w:val="99"/>
    <w:semiHidden/>
    <w:unhideWhenUsed/>
    <w:rsid w:val="00501FB7"/>
    <w:rPr>
      <w:vertAlign w:val="superscript"/>
    </w:rPr>
  </w:style>
  <w:style w:type="character" w:styleId="FollowedHyperlink">
    <w:name w:val="FollowedHyperlink"/>
    <w:basedOn w:val="DefaultParagraphFont"/>
    <w:uiPriority w:val="99"/>
    <w:semiHidden/>
    <w:unhideWhenUsed/>
    <w:rsid w:val="00501FB7"/>
    <w:rPr>
      <w:color w:val="800080" w:themeColor="followedHyperlink"/>
      <w:u w:val="single"/>
    </w:rPr>
  </w:style>
  <w:style w:type="paragraph" w:styleId="Header">
    <w:name w:val="header"/>
    <w:basedOn w:val="Normal"/>
    <w:link w:val="HeaderChar"/>
    <w:uiPriority w:val="99"/>
    <w:unhideWhenUsed/>
    <w:rsid w:val="007A4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EC2"/>
  </w:style>
  <w:style w:type="paragraph" w:styleId="Footer">
    <w:name w:val="footer"/>
    <w:basedOn w:val="Normal"/>
    <w:link w:val="FooterChar"/>
    <w:uiPriority w:val="99"/>
    <w:unhideWhenUsed/>
    <w:rsid w:val="007A4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EC2"/>
  </w:style>
  <w:style w:type="paragraph" w:customStyle="1" w:styleId="Tekst">
    <w:name w:val="Tekst"/>
    <w:basedOn w:val="Normal"/>
    <w:link w:val="TekstChar"/>
    <w:rsid w:val="000D1DAB"/>
    <w:pPr>
      <w:spacing w:before="120" w:after="120" w:line="240" w:lineRule="auto"/>
      <w:ind w:firstLine="357"/>
      <w:jc w:val="both"/>
    </w:pPr>
    <w:rPr>
      <w:rFonts w:ascii="TimesRoman" w:eastAsia="Times New Roman" w:hAnsi="TimesRoman" w:cs="Times New Roman"/>
      <w:kern w:val="20"/>
      <w:sz w:val="28"/>
      <w:szCs w:val="20"/>
      <w:lang w:val="sr-Latn-RS" w:eastAsia="sr-Latn-RS"/>
    </w:rPr>
  </w:style>
  <w:style w:type="character" w:customStyle="1" w:styleId="TekstChar">
    <w:name w:val="Tekst Char"/>
    <w:link w:val="Tekst"/>
    <w:rsid w:val="000D1DAB"/>
    <w:rPr>
      <w:rFonts w:ascii="TimesRoman" w:eastAsia="Times New Roman" w:hAnsi="TimesRoman" w:cs="Times New Roman"/>
      <w:kern w:val="20"/>
      <w:sz w:val="28"/>
      <w:szCs w:val="20"/>
      <w:lang w:val="sr-Latn-RS" w:eastAsia="sr-Latn-RS"/>
    </w:rPr>
  </w:style>
  <w:style w:type="paragraph" w:customStyle="1" w:styleId="Tabela">
    <w:name w:val="Tabela"/>
    <w:basedOn w:val="Tekst"/>
    <w:rsid w:val="000D1DAB"/>
    <w:pPr>
      <w:spacing w:after="60"/>
      <w:ind w:left="142" w:right="142"/>
      <w:jc w:val="right"/>
    </w:pPr>
    <w:rPr>
      <w:rFonts w:ascii="CHelvItalic" w:hAnsi="CHelvItalic"/>
      <w:sz w:val="22"/>
    </w:rPr>
  </w:style>
  <w:style w:type="paragraph" w:customStyle="1" w:styleId="tab">
    <w:name w:val="tab"/>
    <w:basedOn w:val="Tekst"/>
    <w:link w:val="tabChar"/>
    <w:rsid w:val="000D1DAB"/>
    <w:pPr>
      <w:spacing w:before="60"/>
    </w:pPr>
    <w:rPr>
      <w:sz w:val="20"/>
    </w:rPr>
  </w:style>
  <w:style w:type="paragraph" w:customStyle="1" w:styleId="ime">
    <w:name w:val="ime"/>
    <w:basedOn w:val="Normal"/>
    <w:rsid w:val="000D1DAB"/>
    <w:pPr>
      <w:spacing w:before="1440" w:after="120" w:line="240" w:lineRule="auto"/>
      <w:ind w:firstLine="357"/>
      <w:jc w:val="center"/>
    </w:pPr>
    <w:rPr>
      <w:rFonts w:ascii="VogueBold" w:eastAsia="Times New Roman" w:hAnsi="VogueBold" w:cs="Times New Roman"/>
      <w:kern w:val="20"/>
      <w:sz w:val="30"/>
      <w:szCs w:val="20"/>
      <w:lang w:val="sr-Latn-RS" w:eastAsia="sr-Latn-RS"/>
    </w:rPr>
  </w:style>
  <w:style w:type="character" w:customStyle="1" w:styleId="tabChar">
    <w:name w:val="tab Char"/>
    <w:link w:val="tab"/>
    <w:rsid w:val="000D1DAB"/>
    <w:rPr>
      <w:rFonts w:ascii="TimesRoman" w:eastAsia="Times New Roman" w:hAnsi="TimesRoman" w:cs="Times New Roman"/>
      <w:kern w:val="20"/>
      <w:sz w:val="20"/>
      <w:szCs w:val="20"/>
      <w:lang w:val="sr-Latn-RS" w:eastAsia="sr-Latn-RS"/>
    </w:rPr>
  </w:style>
  <w:style w:type="paragraph" w:styleId="TOCHeading">
    <w:name w:val="TOC Heading"/>
    <w:basedOn w:val="Heading1"/>
    <w:next w:val="Normal"/>
    <w:uiPriority w:val="39"/>
    <w:semiHidden/>
    <w:unhideWhenUsed/>
    <w:qFormat/>
    <w:rsid w:val="00071C95"/>
    <w:pPr>
      <w:outlineLvl w:val="9"/>
    </w:pPr>
    <w:rPr>
      <w:lang w:eastAsia="ja-JP"/>
    </w:rPr>
  </w:style>
  <w:style w:type="paragraph" w:styleId="TOC1">
    <w:name w:val="toc 1"/>
    <w:basedOn w:val="Normal"/>
    <w:next w:val="Normal"/>
    <w:autoRedefine/>
    <w:uiPriority w:val="39"/>
    <w:unhideWhenUsed/>
    <w:rsid w:val="00071C95"/>
    <w:pPr>
      <w:spacing w:after="100"/>
    </w:pPr>
  </w:style>
  <w:style w:type="paragraph" w:styleId="TOC2">
    <w:name w:val="toc 2"/>
    <w:basedOn w:val="Normal"/>
    <w:next w:val="Normal"/>
    <w:autoRedefine/>
    <w:uiPriority w:val="39"/>
    <w:unhideWhenUsed/>
    <w:rsid w:val="00071C95"/>
    <w:pPr>
      <w:spacing w:after="100"/>
      <w:ind w:left="220"/>
    </w:pPr>
  </w:style>
  <w:style w:type="paragraph" w:styleId="HTMLPreformatted">
    <w:name w:val="HTML Preformatted"/>
    <w:basedOn w:val="Normal"/>
    <w:link w:val="HTMLPreformattedChar"/>
    <w:uiPriority w:val="99"/>
    <w:semiHidden/>
    <w:unhideWhenUsed/>
    <w:rsid w:val="000C5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534B"/>
    <w:rPr>
      <w:rFonts w:ascii="Courier New" w:eastAsia="Times New Roman" w:hAnsi="Courier New" w:cs="Courier New"/>
      <w:sz w:val="20"/>
      <w:szCs w:val="20"/>
    </w:rPr>
  </w:style>
  <w:style w:type="character" w:styleId="CommentReference">
    <w:name w:val="annotation reference"/>
    <w:basedOn w:val="DefaultParagraphFont"/>
    <w:semiHidden/>
    <w:unhideWhenUsed/>
    <w:rsid w:val="00CB165A"/>
    <w:rPr>
      <w:sz w:val="16"/>
      <w:szCs w:val="16"/>
    </w:rPr>
  </w:style>
  <w:style w:type="paragraph" w:styleId="CommentText">
    <w:name w:val="annotation text"/>
    <w:basedOn w:val="Normal"/>
    <w:link w:val="CommentTextChar"/>
    <w:semiHidden/>
    <w:unhideWhenUsed/>
    <w:rsid w:val="00CB165A"/>
    <w:pPr>
      <w:spacing w:line="240" w:lineRule="auto"/>
    </w:pPr>
    <w:rPr>
      <w:sz w:val="20"/>
      <w:szCs w:val="20"/>
    </w:rPr>
  </w:style>
  <w:style w:type="character" w:customStyle="1" w:styleId="CommentTextChar">
    <w:name w:val="Comment Text Char"/>
    <w:basedOn w:val="DefaultParagraphFont"/>
    <w:link w:val="CommentText"/>
    <w:semiHidden/>
    <w:rsid w:val="00CB165A"/>
    <w:rPr>
      <w:sz w:val="20"/>
      <w:szCs w:val="20"/>
    </w:rPr>
  </w:style>
  <w:style w:type="paragraph" w:styleId="CommentSubject">
    <w:name w:val="annotation subject"/>
    <w:basedOn w:val="CommentText"/>
    <w:next w:val="CommentText"/>
    <w:link w:val="CommentSubjectChar"/>
    <w:uiPriority w:val="99"/>
    <w:semiHidden/>
    <w:unhideWhenUsed/>
    <w:rsid w:val="00CB165A"/>
    <w:rPr>
      <w:b/>
      <w:bCs/>
    </w:rPr>
  </w:style>
  <w:style w:type="character" w:customStyle="1" w:styleId="CommentSubjectChar">
    <w:name w:val="Comment Subject Char"/>
    <w:basedOn w:val="CommentTextChar"/>
    <w:link w:val="CommentSubject"/>
    <w:uiPriority w:val="99"/>
    <w:semiHidden/>
    <w:rsid w:val="00CB165A"/>
    <w:rPr>
      <w:b/>
      <w:bCs/>
      <w:sz w:val="20"/>
      <w:szCs w:val="20"/>
    </w:rPr>
  </w:style>
  <w:style w:type="character" w:styleId="PlaceholderText">
    <w:name w:val="Placeholder Text"/>
    <w:basedOn w:val="DefaultParagraphFont"/>
    <w:uiPriority w:val="99"/>
    <w:semiHidden/>
    <w:rsid w:val="00C9309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29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4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A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91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EE0683"/>
    <w:rPr>
      <w:color w:val="0000FF"/>
      <w:u w:val="single"/>
    </w:rPr>
  </w:style>
  <w:style w:type="paragraph" w:styleId="ListParagraph">
    <w:name w:val="List Paragraph"/>
    <w:basedOn w:val="Normal"/>
    <w:uiPriority w:val="34"/>
    <w:qFormat/>
    <w:rsid w:val="006C457A"/>
    <w:pPr>
      <w:ind w:left="720"/>
      <w:contextualSpacing/>
    </w:pPr>
  </w:style>
  <w:style w:type="paragraph" w:styleId="BalloonText">
    <w:name w:val="Balloon Text"/>
    <w:basedOn w:val="Normal"/>
    <w:link w:val="BalloonTextChar"/>
    <w:uiPriority w:val="99"/>
    <w:semiHidden/>
    <w:unhideWhenUsed/>
    <w:rsid w:val="006476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6FE"/>
    <w:rPr>
      <w:rFonts w:ascii="Tahoma" w:hAnsi="Tahoma" w:cs="Tahoma"/>
      <w:sz w:val="16"/>
      <w:szCs w:val="16"/>
    </w:rPr>
  </w:style>
  <w:style w:type="character" w:customStyle="1" w:styleId="Heading2Char">
    <w:name w:val="Heading 2 Char"/>
    <w:basedOn w:val="DefaultParagraphFont"/>
    <w:link w:val="Heading2"/>
    <w:uiPriority w:val="9"/>
    <w:rsid w:val="00D24F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ACD"/>
    <w:rPr>
      <w:rFonts w:asciiTheme="majorHAnsi" w:eastAsiaTheme="majorEastAsia" w:hAnsiTheme="majorHAnsi" w:cstheme="majorBidi"/>
      <w:b/>
      <w:bCs/>
      <w:color w:val="4F81BD" w:themeColor="accent1"/>
    </w:rPr>
  </w:style>
  <w:style w:type="table" w:styleId="TableGrid">
    <w:name w:val="Table Grid"/>
    <w:basedOn w:val="TableNormal"/>
    <w:uiPriority w:val="59"/>
    <w:rsid w:val="002F39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501F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1FB7"/>
    <w:rPr>
      <w:sz w:val="20"/>
      <w:szCs w:val="20"/>
    </w:rPr>
  </w:style>
  <w:style w:type="character" w:styleId="EndnoteReference">
    <w:name w:val="endnote reference"/>
    <w:basedOn w:val="DefaultParagraphFont"/>
    <w:uiPriority w:val="99"/>
    <w:semiHidden/>
    <w:unhideWhenUsed/>
    <w:rsid w:val="00501FB7"/>
    <w:rPr>
      <w:vertAlign w:val="superscript"/>
    </w:rPr>
  </w:style>
  <w:style w:type="character" w:styleId="FollowedHyperlink">
    <w:name w:val="FollowedHyperlink"/>
    <w:basedOn w:val="DefaultParagraphFont"/>
    <w:uiPriority w:val="99"/>
    <w:semiHidden/>
    <w:unhideWhenUsed/>
    <w:rsid w:val="00501FB7"/>
    <w:rPr>
      <w:color w:val="800080" w:themeColor="followedHyperlink"/>
      <w:u w:val="single"/>
    </w:rPr>
  </w:style>
  <w:style w:type="paragraph" w:styleId="Header">
    <w:name w:val="header"/>
    <w:basedOn w:val="Normal"/>
    <w:link w:val="HeaderChar"/>
    <w:uiPriority w:val="99"/>
    <w:unhideWhenUsed/>
    <w:rsid w:val="007A4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EC2"/>
  </w:style>
  <w:style w:type="paragraph" w:styleId="Footer">
    <w:name w:val="footer"/>
    <w:basedOn w:val="Normal"/>
    <w:link w:val="FooterChar"/>
    <w:uiPriority w:val="99"/>
    <w:unhideWhenUsed/>
    <w:rsid w:val="007A4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EC2"/>
  </w:style>
  <w:style w:type="paragraph" w:customStyle="1" w:styleId="Tekst">
    <w:name w:val="Tekst"/>
    <w:basedOn w:val="Normal"/>
    <w:link w:val="TekstChar"/>
    <w:rsid w:val="000D1DAB"/>
    <w:pPr>
      <w:spacing w:before="120" w:after="120" w:line="240" w:lineRule="auto"/>
      <w:ind w:firstLine="357"/>
      <w:jc w:val="both"/>
    </w:pPr>
    <w:rPr>
      <w:rFonts w:ascii="TimesRoman" w:eastAsia="Times New Roman" w:hAnsi="TimesRoman" w:cs="Times New Roman"/>
      <w:kern w:val="20"/>
      <w:sz w:val="28"/>
      <w:szCs w:val="20"/>
      <w:lang w:val="sr-Latn-RS" w:eastAsia="sr-Latn-RS"/>
    </w:rPr>
  </w:style>
  <w:style w:type="character" w:customStyle="1" w:styleId="TekstChar">
    <w:name w:val="Tekst Char"/>
    <w:link w:val="Tekst"/>
    <w:rsid w:val="000D1DAB"/>
    <w:rPr>
      <w:rFonts w:ascii="TimesRoman" w:eastAsia="Times New Roman" w:hAnsi="TimesRoman" w:cs="Times New Roman"/>
      <w:kern w:val="20"/>
      <w:sz w:val="28"/>
      <w:szCs w:val="20"/>
      <w:lang w:val="sr-Latn-RS" w:eastAsia="sr-Latn-RS"/>
    </w:rPr>
  </w:style>
  <w:style w:type="paragraph" w:customStyle="1" w:styleId="Tabela">
    <w:name w:val="Tabela"/>
    <w:basedOn w:val="Tekst"/>
    <w:rsid w:val="000D1DAB"/>
    <w:pPr>
      <w:spacing w:after="60"/>
      <w:ind w:left="142" w:right="142"/>
      <w:jc w:val="right"/>
    </w:pPr>
    <w:rPr>
      <w:rFonts w:ascii="CHelvItalic" w:hAnsi="CHelvItalic"/>
      <w:sz w:val="22"/>
    </w:rPr>
  </w:style>
  <w:style w:type="paragraph" w:customStyle="1" w:styleId="tab">
    <w:name w:val="tab"/>
    <w:basedOn w:val="Tekst"/>
    <w:link w:val="tabChar"/>
    <w:rsid w:val="000D1DAB"/>
    <w:pPr>
      <w:spacing w:before="60"/>
    </w:pPr>
    <w:rPr>
      <w:sz w:val="20"/>
    </w:rPr>
  </w:style>
  <w:style w:type="paragraph" w:customStyle="1" w:styleId="ime">
    <w:name w:val="ime"/>
    <w:basedOn w:val="Normal"/>
    <w:rsid w:val="000D1DAB"/>
    <w:pPr>
      <w:spacing w:before="1440" w:after="120" w:line="240" w:lineRule="auto"/>
      <w:ind w:firstLine="357"/>
      <w:jc w:val="center"/>
    </w:pPr>
    <w:rPr>
      <w:rFonts w:ascii="VogueBold" w:eastAsia="Times New Roman" w:hAnsi="VogueBold" w:cs="Times New Roman"/>
      <w:kern w:val="20"/>
      <w:sz w:val="30"/>
      <w:szCs w:val="20"/>
      <w:lang w:val="sr-Latn-RS" w:eastAsia="sr-Latn-RS"/>
    </w:rPr>
  </w:style>
  <w:style w:type="character" w:customStyle="1" w:styleId="tabChar">
    <w:name w:val="tab Char"/>
    <w:link w:val="tab"/>
    <w:rsid w:val="000D1DAB"/>
    <w:rPr>
      <w:rFonts w:ascii="TimesRoman" w:eastAsia="Times New Roman" w:hAnsi="TimesRoman" w:cs="Times New Roman"/>
      <w:kern w:val="20"/>
      <w:sz w:val="20"/>
      <w:szCs w:val="20"/>
      <w:lang w:val="sr-Latn-RS" w:eastAsia="sr-Latn-RS"/>
    </w:rPr>
  </w:style>
  <w:style w:type="paragraph" w:styleId="TOCHeading">
    <w:name w:val="TOC Heading"/>
    <w:basedOn w:val="Heading1"/>
    <w:next w:val="Normal"/>
    <w:uiPriority w:val="39"/>
    <w:semiHidden/>
    <w:unhideWhenUsed/>
    <w:qFormat/>
    <w:rsid w:val="00071C95"/>
    <w:pPr>
      <w:outlineLvl w:val="9"/>
    </w:pPr>
    <w:rPr>
      <w:lang w:eastAsia="ja-JP"/>
    </w:rPr>
  </w:style>
  <w:style w:type="paragraph" w:styleId="TOC1">
    <w:name w:val="toc 1"/>
    <w:basedOn w:val="Normal"/>
    <w:next w:val="Normal"/>
    <w:autoRedefine/>
    <w:uiPriority w:val="39"/>
    <w:unhideWhenUsed/>
    <w:rsid w:val="00071C95"/>
    <w:pPr>
      <w:spacing w:after="100"/>
    </w:pPr>
  </w:style>
  <w:style w:type="paragraph" w:styleId="TOC2">
    <w:name w:val="toc 2"/>
    <w:basedOn w:val="Normal"/>
    <w:next w:val="Normal"/>
    <w:autoRedefine/>
    <w:uiPriority w:val="39"/>
    <w:unhideWhenUsed/>
    <w:rsid w:val="00071C95"/>
    <w:pPr>
      <w:spacing w:after="100"/>
      <w:ind w:left="220"/>
    </w:pPr>
  </w:style>
  <w:style w:type="paragraph" w:styleId="HTMLPreformatted">
    <w:name w:val="HTML Preformatted"/>
    <w:basedOn w:val="Normal"/>
    <w:link w:val="HTMLPreformattedChar"/>
    <w:uiPriority w:val="99"/>
    <w:semiHidden/>
    <w:unhideWhenUsed/>
    <w:rsid w:val="000C5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534B"/>
    <w:rPr>
      <w:rFonts w:ascii="Courier New" w:eastAsia="Times New Roman" w:hAnsi="Courier New" w:cs="Courier New"/>
      <w:sz w:val="20"/>
      <w:szCs w:val="20"/>
    </w:rPr>
  </w:style>
  <w:style w:type="character" w:styleId="CommentReference">
    <w:name w:val="annotation reference"/>
    <w:basedOn w:val="DefaultParagraphFont"/>
    <w:semiHidden/>
    <w:unhideWhenUsed/>
    <w:rsid w:val="00CB165A"/>
    <w:rPr>
      <w:sz w:val="16"/>
      <w:szCs w:val="16"/>
    </w:rPr>
  </w:style>
  <w:style w:type="paragraph" w:styleId="CommentText">
    <w:name w:val="annotation text"/>
    <w:basedOn w:val="Normal"/>
    <w:link w:val="CommentTextChar"/>
    <w:semiHidden/>
    <w:unhideWhenUsed/>
    <w:rsid w:val="00CB165A"/>
    <w:pPr>
      <w:spacing w:line="240" w:lineRule="auto"/>
    </w:pPr>
    <w:rPr>
      <w:sz w:val="20"/>
      <w:szCs w:val="20"/>
    </w:rPr>
  </w:style>
  <w:style w:type="character" w:customStyle="1" w:styleId="CommentTextChar">
    <w:name w:val="Comment Text Char"/>
    <w:basedOn w:val="DefaultParagraphFont"/>
    <w:link w:val="CommentText"/>
    <w:semiHidden/>
    <w:rsid w:val="00CB165A"/>
    <w:rPr>
      <w:sz w:val="20"/>
      <w:szCs w:val="20"/>
    </w:rPr>
  </w:style>
  <w:style w:type="paragraph" w:styleId="CommentSubject">
    <w:name w:val="annotation subject"/>
    <w:basedOn w:val="CommentText"/>
    <w:next w:val="CommentText"/>
    <w:link w:val="CommentSubjectChar"/>
    <w:uiPriority w:val="99"/>
    <w:semiHidden/>
    <w:unhideWhenUsed/>
    <w:rsid w:val="00CB165A"/>
    <w:rPr>
      <w:b/>
      <w:bCs/>
    </w:rPr>
  </w:style>
  <w:style w:type="character" w:customStyle="1" w:styleId="CommentSubjectChar">
    <w:name w:val="Comment Subject Char"/>
    <w:basedOn w:val="CommentTextChar"/>
    <w:link w:val="CommentSubject"/>
    <w:uiPriority w:val="99"/>
    <w:semiHidden/>
    <w:rsid w:val="00CB165A"/>
    <w:rPr>
      <w:b/>
      <w:bCs/>
      <w:sz w:val="20"/>
      <w:szCs w:val="20"/>
    </w:rPr>
  </w:style>
  <w:style w:type="character" w:styleId="PlaceholderText">
    <w:name w:val="Placeholder Text"/>
    <w:basedOn w:val="DefaultParagraphFont"/>
    <w:uiPriority w:val="99"/>
    <w:semiHidden/>
    <w:rsid w:val="00C930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15509">
      <w:bodyDiv w:val="1"/>
      <w:marLeft w:val="0"/>
      <w:marRight w:val="0"/>
      <w:marTop w:val="0"/>
      <w:marBottom w:val="0"/>
      <w:divBdr>
        <w:top w:val="none" w:sz="0" w:space="0" w:color="auto"/>
        <w:left w:val="none" w:sz="0" w:space="0" w:color="auto"/>
        <w:bottom w:val="none" w:sz="0" w:space="0" w:color="auto"/>
        <w:right w:val="none" w:sz="0" w:space="0" w:color="auto"/>
      </w:divBdr>
      <w:divsChild>
        <w:div w:id="1313828948">
          <w:marLeft w:val="0"/>
          <w:marRight w:val="0"/>
          <w:marTop w:val="0"/>
          <w:marBottom w:val="0"/>
          <w:divBdr>
            <w:top w:val="none" w:sz="0" w:space="0" w:color="auto"/>
            <w:left w:val="none" w:sz="0" w:space="0" w:color="auto"/>
            <w:bottom w:val="none" w:sz="0" w:space="0" w:color="auto"/>
            <w:right w:val="none" w:sz="0" w:space="0" w:color="auto"/>
          </w:divBdr>
          <w:divsChild>
            <w:div w:id="2040548627">
              <w:marLeft w:val="0"/>
              <w:marRight w:val="0"/>
              <w:marTop w:val="0"/>
              <w:marBottom w:val="0"/>
              <w:divBdr>
                <w:top w:val="none" w:sz="0" w:space="0" w:color="auto"/>
                <w:left w:val="none" w:sz="0" w:space="0" w:color="auto"/>
                <w:bottom w:val="none" w:sz="0" w:space="0" w:color="auto"/>
                <w:right w:val="none" w:sz="0" w:space="0" w:color="auto"/>
              </w:divBdr>
            </w:div>
            <w:div w:id="46685066">
              <w:marLeft w:val="0"/>
              <w:marRight w:val="0"/>
              <w:marTop w:val="0"/>
              <w:marBottom w:val="0"/>
              <w:divBdr>
                <w:top w:val="none" w:sz="0" w:space="0" w:color="auto"/>
                <w:left w:val="none" w:sz="0" w:space="0" w:color="auto"/>
                <w:bottom w:val="none" w:sz="0" w:space="0" w:color="auto"/>
                <w:right w:val="none" w:sz="0" w:space="0" w:color="auto"/>
              </w:divBdr>
            </w:div>
            <w:div w:id="1562252168">
              <w:marLeft w:val="0"/>
              <w:marRight w:val="0"/>
              <w:marTop w:val="0"/>
              <w:marBottom w:val="0"/>
              <w:divBdr>
                <w:top w:val="none" w:sz="0" w:space="0" w:color="auto"/>
                <w:left w:val="none" w:sz="0" w:space="0" w:color="auto"/>
                <w:bottom w:val="none" w:sz="0" w:space="0" w:color="auto"/>
                <w:right w:val="none" w:sz="0" w:space="0" w:color="auto"/>
              </w:divBdr>
            </w:div>
            <w:div w:id="1240562003">
              <w:marLeft w:val="0"/>
              <w:marRight w:val="0"/>
              <w:marTop w:val="0"/>
              <w:marBottom w:val="0"/>
              <w:divBdr>
                <w:top w:val="none" w:sz="0" w:space="0" w:color="auto"/>
                <w:left w:val="none" w:sz="0" w:space="0" w:color="auto"/>
                <w:bottom w:val="none" w:sz="0" w:space="0" w:color="auto"/>
                <w:right w:val="none" w:sz="0" w:space="0" w:color="auto"/>
              </w:divBdr>
            </w:div>
            <w:div w:id="487550940">
              <w:marLeft w:val="0"/>
              <w:marRight w:val="0"/>
              <w:marTop w:val="0"/>
              <w:marBottom w:val="0"/>
              <w:divBdr>
                <w:top w:val="none" w:sz="0" w:space="0" w:color="auto"/>
                <w:left w:val="none" w:sz="0" w:space="0" w:color="auto"/>
                <w:bottom w:val="none" w:sz="0" w:space="0" w:color="auto"/>
                <w:right w:val="none" w:sz="0" w:space="0" w:color="auto"/>
              </w:divBdr>
            </w:div>
            <w:div w:id="2035376448">
              <w:marLeft w:val="0"/>
              <w:marRight w:val="0"/>
              <w:marTop w:val="0"/>
              <w:marBottom w:val="0"/>
              <w:divBdr>
                <w:top w:val="none" w:sz="0" w:space="0" w:color="auto"/>
                <w:left w:val="none" w:sz="0" w:space="0" w:color="auto"/>
                <w:bottom w:val="none" w:sz="0" w:space="0" w:color="auto"/>
                <w:right w:val="none" w:sz="0" w:space="0" w:color="auto"/>
              </w:divBdr>
            </w:div>
            <w:div w:id="73938461">
              <w:marLeft w:val="0"/>
              <w:marRight w:val="0"/>
              <w:marTop w:val="0"/>
              <w:marBottom w:val="0"/>
              <w:divBdr>
                <w:top w:val="none" w:sz="0" w:space="0" w:color="auto"/>
                <w:left w:val="none" w:sz="0" w:space="0" w:color="auto"/>
                <w:bottom w:val="none" w:sz="0" w:space="0" w:color="auto"/>
                <w:right w:val="none" w:sz="0" w:space="0" w:color="auto"/>
              </w:divBdr>
            </w:div>
            <w:div w:id="155190062">
              <w:marLeft w:val="0"/>
              <w:marRight w:val="0"/>
              <w:marTop w:val="0"/>
              <w:marBottom w:val="0"/>
              <w:divBdr>
                <w:top w:val="none" w:sz="0" w:space="0" w:color="auto"/>
                <w:left w:val="none" w:sz="0" w:space="0" w:color="auto"/>
                <w:bottom w:val="none" w:sz="0" w:space="0" w:color="auto"/>
                <w:right w:val="none" w:sz="0" w:space="0" w:color="auto"/>
              </w:divBdr>
            </w:div>
            <w:div w:id="12604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2001">
      <w:bodyDiv w:val="1"/>
      <w:marLeft w:val="0"/>
      <w:marRight w:val="0"/>
      <w:marTop w:val="0"/>
      <w:marBottom w:val="0"/>
      <w:divBdr>
        <w:top w:val="none" w:sz="0" w:space="0" w:color="auto"/>
        <w:left w:val="none" w:sz="0" w:space="0" w:color="auto"/>
        <w:bottom w:val="none" w:sz="0" w:space="0" w:color="auto"/>
        <w:right w:val="none" w:sz="0" w:space="0" w:color="auto"/>
      </w:divBdr>
      <w:divsChild>
        <w:div w:id="912082045">
          <w:marLeft w:val="0"/>
          <w:marRight w:val="0"/>
          <w:marTop w:val="0"/>
          <w:marBottom w:val="0"/>
          <w:divBdr>
            <w:top w:val="none" w:sz="0" w:space="0" w:color="auto"/>
            <w:left w:val="none" w:sz="0" w:space="0" w:color="auto"/>
            <w:bottom w:val="none" w:sz="0" w:space="0" w:color="auto"/>
            <w:right w:val="none" w:sz="0" w:space="0" w:color="auto"/>
          </w:divBdr>
          <w:divsChild>
            <w:div w:id="183904050">
              <w:marLeft w:val="0"/>
              <w:marRight w:val="0"/>
              <w:marTop w:val="0"/>
              <w:marBottom w:val="0"/>
              <w:divBdr>
                <w:top w:val="none" w:sz="0" w:space="0" w:color="auto"/>
                <w:left w:val="none" w:sz="0" w:space="0" w:color="auto"/>
                <w:bottom w:val="none" w:sz="0" w:space="0" w:color="auto"/>
                <w:right w:val="none" w:sz="0" w:space="0" w:color="auto"/>
              </w:divBdr>
            </w:div>
            <w:div w:id="979188863">
              <w:marLeft w:val="0"/>
              <w:marRight w:val="0"/>
              <w:marTop w:val="0"/>
              <w:marBottom w:val="0"/>
              <w:divBdr>
                <w:top w:val="none" w:sz="0" w:space="0" w:color="auto"/>
                <w:left w:val="none" w:sz="0" w:space="0" w:color="auto"/>
                <w:bottom w:val="none" w:sz="0" w:space="0" w:color="auto"/>
                <w:right w:val="none" w:sz="0" w:space="0" w:color="auto"/>
              </w:divBdr>
            </w:div>
            <w:div w:id="2041467198">
              <w:marLeft w:val="0"/>
              <w:marRight w:val="0"/>
              <w:marTop w:val="0"/>
              <w:marBottom w:val="0"/>
              <w:divBdr>
                <w:top w:val="none" w:sz="0" w:space="0" w:color="auto"/>
                <w:left w:val="none" w:sz="0" w:space="0" w:color="auto"/>
                <w:bottom w:val="none" w:sz="0" w:space="0" w:color="auto"/>
                <w:right w:val="none" w:sz="0" w:space="0" w:color="auto"/>
              </w:divBdr>
            </w:div>
            <w:div w:id="1639992664">
              <w:marLeft w:val="0"/>
              <w:marRight w:val="0"/>
              <w:marTop w:val="0"/>
              <w:marBottom w:val="0"/>
              <w:divBdr>
                <w:top w:val="none" w:sz="0" w:space="0" w:color="auto"/>
                <w:left w:val="none" w:sz="0" w:space="0" w:color="auto"/>
                <w:bottom w:val="none" w:sz="0" w:space="0" w:color="auto"/>
                <w:right w:val="none" w:sz="0" w:space="0" w:color="auto"/>
              </w:divBdr>
            </w:div>
            <w:div w:id="1451389854">
              <w:marLeft w:val="0"/>
              <w:marRight w:val="0"/>
              <w:marTop w:val="0"/>
              <w:marBottom w:val="0"/>
              <w:divBdr>
                <w:top w:val="none" w:sz="0" w:space="0" w:color="auto"/>
                <w:left w:val="none" w:sz="0" w:space="0" w:color="auto"/>
                <w:bottom w:val="none" w:sz="0" w:space="0" w:color="auto"/>
                <w:right w:val="none" w:sz="0" w:space="0" w:color="auto"/>
              </w:divBdr>
            </w:div>
            <w:div w:id="463230330">
              <w:marLeft w:val="0"/>
              <w:marRight w:val="0"/>
              <w:marTop w:val="0"/>
              <w:marBottom w:val="0"/>
              <w:divBdr>
                <w:top w:val="none" w:sz="0" w:space="0" w:color="auto"/>
                <w:left w:val="none" w:sz="0" w:space="0" w:color="auto"/>
                <w:bottom w:val="none" w:sz="0" w:space="0" w:color="auto"/>
                <w:right w:val="none" w:sz="0" w:space="0" w:color="auto"/>
              </w:divBdr>
            </w:div>
            <w:div w:id="1215197066">
              <w:marLeft w:val="0"/>
              <w:marRight w:val="0"/>
              <w:marTop w:val="0"/>
              <w:marBottom w:val="0"/>
              <w:divBdr>
                <w:top w:val="none" w:sz="0" w:space="0" w:color="auto"/>
                <w:left w:val="none" w:sz="0" w:space="0" w:color="auto"/>
                <w:bottom w:val="none" w:sz="0" w:space="0" w:color="auto"/>
                <w:right w:val="none" w:sz="0" w:space="0" w:color="auto"/>
              </w:divBdr>
            </w:div>
            <w:div w:id="630786294">
              <w:marLeft w:val="0"/>
              <w:marRight w:val="0"/>
              <w:marTop w:val="0"/>
              <w:marBottom w:val="0"/>
              <w:divBdr>
                <w:top w:val="none" w:sz="0" w:space="0" w:color="auto"/>
                <w:left w:val="none" w:sz="0" w:space="0" w:color="auto"/>
                <w:bottom w:val="none" w:sz="0" w:space="0" w:color="auto"/>
                <w:right w:val="none" w:sz="0" w:space="0" w:color="auto"/>
              </w:divBdr>
            </w:div>
            <w:div w:id="1070275253">
              <w:marLeft w:val="0"/>
              <w:marRight w:val="0"/>
              <w:marTop w:val="0"/>
              <w:marBottom w:val="0"/>
              <w:divBdr>
                <w:top w:val="none" w:sz="0" w:space="0" w:color="auto"/>
                <w:left w:val="none" w:sz="0" w:space="0" w:color="auto"/>
                <w:bottom w:val="none" w:sz="0" w:space="0" w:color="auto"/>
                <w:right w:val="none" w:sz="0" w:space="0" w:color="auto"/>
              </w:divBdr>
            </w:div>
            <w:div w:id="462237640">
              <w:marLeft w:val="0"/>
              <w:marRight w:val="0"/>
              <w:marTop w:val="0"/>
              <w:marBottom w:val="0"/>
              <w:divBdr>
                <w:top w:val="none" w:sz="0" w:space="0" w:color="auto"/>
                <w:left w:val="none" w:sz="0" w:space="0" w:color="auto"/>
                <w:bottom w:val="none" w:sz="0" w:space="0" w:color="auto"/>
                <w:right w:val="none" w:sz="0" w:space="0" w:color="auto"/>
              </w:divBdr>
            </w:div>
            <w:div w:id="692267733">
              <w:marLeft w:val="0"/>
              <w:marRight w:val="0"/>
              <w:marTop w:val="0"/>
              <w:marBottom w:val="0"/>
              <w:divBdr>
                <w:top w:val="none" w:sz="0" w:space="0" w:color="auto"/>
                <w:left w:val="none" w:sz="0" w:space="0" w:color="auto"/>
                <w:bottom w:val="none" w:sz="0" w:space="0" w:color="auto"/>
                <w:right w:val="none" w:sz="0" w:space="0" w:color="auto"/>
              </w:divBdr>
            </w:div>
            <w:div w:id="878787837">
              <w:marLeft w:val="0"/>
              <w:marRight w:val="0"/>
              <w:marTop w:val="0"/>
              <w:marBottom w:val="0"/>
              <w:divBdr>
                <w:top w:val="none" w:sz="0" w:space="0" w:color="auto"/>
                <w:left w:val="none" w:sz="0" w:space="0" w:color="auto"/>
                <w:bottom w:val="none" w:sz="0" w:space="0" w:color="auto"/>
                <w:right w:val="none" w:sz="0" w:space="0" w:color="auto"/>
              </w:divBdr>
            </w:div>
            <w:div w:id="1133595622">
              <w:marLeft w:val="0"/>
              <w:marRight w:val="0"/>
              <w:marTop w:val="0"/>
              <w:marBottom w:val="0"/>
              <w:divBdr>
                <w:top w:val="none" w:sz="0" w:space="0" w:color="auto"/>
                <w:left w:val="none" w:sz="0" w:space="0" w:color="auto"/>
                <w:bottom w:val="none" w:sz="0" w:space="0" w:color="auto"/>
                <w:right w:val="none" w:sz="0" w:space="0" w:color="auto"/>
              </w:divBdr>
            </w:div>
            <w:div w:id="154494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4404">
      <w:bodyDiv w:val="1"/>
      <w:marLeft w:val="0"/>
      <w:marRight w:val="0"/>
      <w:marTop w:val="0"/>
      <w:marBottom w:val="0"/>
      <w:divBdr>
        <w:top w:val="none" w:sz="0" w:space="0" w:color="auto"/>
        <w:left w:val="none" w:sz="0" w:space="0" w:color="auto"/>
        <w:bottom w:val="none" w:sz="0" w:space="0" w:color="auto"/>
        <w:right w:val="none" w:sz="0" w:space="0" w:color="auto"/>
      </w:divBdr>
    </w:div>
    <w:div w:id="561673428">
      <w:bodyDiv w:val="1"/>
      <w:marLeft w:val="0"/>
      <w:marRight w:val="0"/>
      <w:marTop w:val="0"/>
      <w:marBottom w:val="0"/>
      <w:divBdr>
        <w:top w:val="none" w:sz="0" w:space="0" w:color="auto"/>
        <w:left w:val="none" w:sz="0" w:space="0" w:color="auto"/>
        <w:bottom w:val="none" w:sz="0" w:space="0" w:color="auto"/>
        <w:right w:val="none" w:sz="0" w:space="0" w:color="auto"/>
      </w:divBdr>
    </w:div>
    <w:div w:id="564796404">
      <w:bodyDiv w:val="1"/>
      <w:marLeft w:val="0"/>
      <w:marRight w:val="0"/>
      <w:marTop w:val="0"/>
      <w:marBottom w:val="0"/>
      <w:divBdr>
        <w:top w:val="none" w:sz="0" w:space="0" w:color="auto"/>
        <w:left w:val="none" w:sz="0" w:space="0" w:color="auto"/>
        <w:bottom w:val="none" w:sz="0" w:space="0" w:color="auto"/>
        <w:right w:val="none" w:sz="0" w:space="0" w:color="auto"/>
      </w:divBdr>
      <w:divsChild>
        <w:div w:id="1923416315">
          <w:marLeft w:val="0"/>
          <w:marRight w:val="0"/>
          <w:marTop w:val="90"/>
          <w:marBottom w:val="0"/>
          <w:divBdr>
            <w:top w:val="none" w:sz="0" w:space="0" w:color="auto"/>
            <w:left w:val="none" w:sz="0" w:space="0" w:color="auto"/>
            <w:bottom w:val="none" w:sz="0" w:space="0" w:color="auto"/>
            <w:right w:val="none" w:sz="0" w:space="0" w:color="auto"/>
          </w:divBdr>
          <w:divsChild>
            <w:div w:id="1022511692">
              <w:marLeft w:val="0"/>
              <w:marRight w:val="0"/>
              <w:marTop w:val="0"/>
              <w:marBottom w:val="420"/>
              <w:divBdr>
                <w:top w:val="none" w:sz="0" w:space="0" w:color="auto"/>
                <w:left w:val="none" w:sz="0" w:space="0" w:color="auto"/>
                <w:bottom w:val="none" w:sz="0" w:space="0" w:color="auto"/>
                <w:right w:val="none" w:sz="0" w:space="0" w:color="auto"/>
              </w:divBdr>
              <w:divsChild>
                <w:div w:id="89275928">
                  <w:marLeft w:val="0"/>
                  <w:marRight w:val="0"/>
                  <w:marTop w:val="0"/>
                  <w:marBottom w:val="0"/>
                  <w:divBdr>
                    <w:top w:val="none" w:sz="0" w:space="0" w:color="auto"/>
                    <w:left w:val="none" w:sz="0" w:space="0" w:color="auto"/>
                    <w:bottom w:val="none" w:sz="0" w:space="0" w:color="auto"/>
                    <w:right w:val="none" w:sz="0" w:space="0" w:color="auto"/>
                  </w:divBdr>
                  <w:divsChild>
                    <w:div w:id="180565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189278">
      <w:bodyDiv w:val="1"/>
      <w:marLeft w:val="0"/>
      <w:marRight w:val="0"/>
      <w:marTop w:val="0"/>
      <w:marBottom w:val="0"/>
      <w:divBdr>
        <w:top w:val="none" w:sz="0" w:space="0" w:color="auto"/>
        <w:left w:val="none" w:sz="0" w:space="0" w:color="auto"/>
        <w:bottom w:val="none" w:sz="0" w:space="0" w:color="auto"/>
        <w:right w:val="none" w:sz="0" w:space="0" w:color="auto"/>
      </w:divBdr>
    </w:div>
    <w:div w:id="752823170">
      <w:bodyDiv w:val="1"/>
      <w:marLeft w:val="0"/>
      <w:marRight w:val="0"/>
      <w:marTop w:val="0"/>
      <w:marBottom w:val="0"/>
      <w:divBdr>
        <w:top w:val="none" w:sz="0" w:space="0" w:color="auto"/>
        <w:left w:val="none" w:sz="0" w:space="0" w:color="auto"/>
        <w:bottom w:val="none" w:sz="0" w:space="0" w:color="auto"/>
        <w:right w:val="none" w:sz="0" w:space="0" w:color="auto"/>
      </w:divBdr>
    </w:div>
    <w:div w:id="808940509">
      <w:bodyDiv w:val="1"/>
      <w:marLeft w:val="0"/>
      <w:marRight w:val="0"/>
      <w:marTop w:val="0"/>
      <w:marBottom w:val="0"/>
      <w:divBdr>
        <w:top w:val="none" w:sz="0" w:space="0" w:color="auto"/>
        <w:left w:val="none" w:sz="0" w:space="0" w:color="auto"/>
        <w:bottom w:val="none" w:sz="0" w:space="0" w:color="auto"/>
        <w:right w:val="none" w:sz="0" w:space="0" w:color="auto"/>
      </w:divBdr>
      <w:divsChild>
        <w:div w:id="1126966179">
          <w:marLeft w:val="0"/>
          <w:marRight w:val="0"/>
          <w:marTop w:val="0"/>
          <w:marBottom w:val="0"/>
          <w:divBdr>
            <w:top w:val="none" w:sz="0" w:space="0" w:color="auto"/>
            <w:left w:val="none" w:sz="0" w:space="0" w:color="auto"/>
            <w:bottom w:val="none" w:sz="0" w:space="0" w:color="auto"/>
            <w:right w:val="none" w:sz="0" w:space="0" w:color="auto"/>
          </w:divBdr>
          <w:divsChild>
            <w:div w:id="1625576961">
              <w:marLeft w:val="0"/>
              <w:marRight w:val="0"/>
              <w:marTop w:val="0"/>
              <w:marBottom w:val="0"/>
              <w:divBdr>
                <w:top w:val="none" w:sz="0" w:space="0" w:color="auto"/>
                <w:left w:val="none" w:sz="0" w:space="0" w:color="auto"/>
                <w:bottom w:val="none" w:sz="0" w:space="0" w:color="auto"/>
                <w:right w:val="none" w:sz="0" w:space="0" w:color="auto"/>
              </w:divBdr>
            </w:div>
            <w:div w:id="2123529253">
              <w:marLeft w:val="0"/>
              <w:marRight w:val="0"/>
              <w:marTop w:val="0"/>
              <w:marBottom w:val="0"/>
              <w:divBdr>
                <w:top w:val="none" w:sz="0" w:space="0" w:color="auto"/>
                <w:left w:val="none" w:sz="0" w:space="0" w:color="auto"/>
                <w:bottom w:val="none" w:sz="0" w:space="0" w:color="auto"/>
                <w:right w:val="none" w:sz="0" w:space="0" w:color="auto"/>
              </w:divBdr>
            </w:div>
            <w:div w:id="889533466">
              <w:marLeft w:val="0"/>
              <w:marRight w:val="0"/>
              <w:marTop w:val="0"/>
              <w:marBottom w:val="0"/>
              <w:divBdr>
                <w:top w:val="none" w:sz="0" w:space="0" w:color="auto"/>
                <w:left w:val="none" w:sz="0" w:space="0" w:color="auto"/>
                <w:bottom w:val="none" w:sz="0" w:space="0" w:color="auto"/>
                <w:right w:val="none" w:sz="0" w:space="0" w:color="auto"/>
              </w:divBdr>
            </w:div>
            <w:div w:id="1559782898">
              <w:marLeft w:val="0"/>
              <w:marRight w:val="0"/>
              <w:marTop w:val="0"/>
              <w:marBottom w:val="0"/>
              <w:divBdr>
                <w:top w:val="none" w:sz="0" w:space="0" w:color="auto"/>
                <w:left w:val="none" w:sz="0" w:space="0" w:color="auto"/>
                <w:bottom w:val="none" w:sz="0" w:space="0" w:color="auto"/>
                <w:right w:val="none" w:sz="0" w:space="0" w:color="auto"/>
              </w:divBdr>
            </w:div>
            <w:div w:id="496462376">
              <w:marLeft w:val="0"/>
              <w:marRight w:val="0"/>
              <w:marTop w:val="0"/>
              <w:marBottom w:val="0"/>
              <w:divBdr>
                <w:top w:val="none" w:sz="0" w:space="0" w:color="auto"/>
                <w:left w:val="none" w:sz="0" w:space="0" w:color="auto"/>
                <w:bottom w:val="none" w:sz="0" w:space="0" w:color="auto"/>
                <w:right w:val="none" w:sz="0" w:space="0" w:color="auto"/>
              </w:divBdr>
            </w:div>
            <w:div w:id="810439165">
              <w:marLeft w:val="0"/>
              <w:marRight w:val="0"/>
              <w:marTop w:val="0"/>
              <w:marBottom w:val="0"/>
              <w:divBdr>
                <w:top w:val="none" w:sz="0" w:space="0" w:color="auto"/>
                <w:left w:val="none" w:sz="0" w:space="0" w:color="auto"/>
                <w:bottom w:val="none" w:sz="0" w:space="0" w:color="auto"/>
                <w:right w:val="none" w:sz="0" w:space="0" w:color="auto"/>
              </w:divBdr>
            </w:div>
            <w:div w:id="1793398620">
              <w:marLeft w:val="0"/>
              <w:marRight w:val="0"/>
              <w:marTop w:val="0"/>
              <w:marBottom w:val="0"/>
              <w:divBdr>
                <w:top w:val="none" w:sz="0" w:space="0" w:color="auto"/>
                <w:left w:val="none" w:sz="0" w:space="0" w:color="auto"/>
                <w:bottom w:val="none" w:sz="0" w:space="0" w:color="auto"/>
                <w:right w:val="none" w:sz="0" w:space="0" w:color="auto"/>
              </w:divBdr>
            </w:div>
            <w:div w:id="719599203">
              <w:marLeft w:val="0"/>
              <w:marRight w:val="0"/>
              <w:marTop w:val="0"/>
              <w:marBottom w:val="0"/>
              <w:divBdr>
                <w:top w:val="none" w:sz="0" w:space="0" w:color="auto"/>
                <w:left w:val="none" w:sz="0" w:space="0" w:color="auto"/>
                <w:bottom w:val="none" w:sz="0" w:space="0" w:color="auto"/>
                <w:right w:val="none" w:sz="0" w:space="0" w:color="auto"/>
              </w:divBdr>
            </w:div>
            <w:div w:id="116610527">
              <w:marLeft w:val="0"/>
              <w:marRight w:val="0"/>
              <w:marTop w:val="0"/>
              <w:marBottom w:val="0"/>
              <w:divBdr>
                <w:top w:val="none" w:sz="0" w:space="0" w:color="auto"/>
                <w:left w:val="none" w:sz="0" w:space="0" w:color="auto"/>
                <w:bottom w:val="none" w:sz="0" w:space="0" w:color="auto"/>
                <w:right w:val="none" w:sz="0" w:space="0" w:color="auto"/>
              </w:divBdr>
            </w:div>
            <w:div w:id="1722049573">
              <w:marLeft w:val="0"/>
              <w:marRight w:val="0"/>
              <w:marTop w:val="0"/>
              <w:marBottom w:val="0"/>
              <w:divBdr>
                <w:top w:val="none" w:sz="0" w:space="0" w:color="auto"/>
                <w:left w:val="none" w:sz="0" w:space="0" w:color="auto"/>
                <w:bottom w:val="none" w:sz="0" w:space="0" w:color="auto"/>
                <w:right w:val="none" w:sz="0" w:space="0" w:color="auto"/>
              </w:divBdr>
            </w:div>
            <w:div w:id="385447053">
              <w:marLeft w:val="0"/>
              <w:marRight w:val="0"/>
              <w:marTop w:val="0"/>
              <w:marBottom w:val="0"/>
              <w:divBdr>
                <w:top w:val="none" w:sz="0" w:space="0" w:color="auto"/>
                <w:left w:val="none" w:sz="0" w:space="0" w:color="auto"/>
                <w:bottom w:val="none" w:sz="0" w:space="0" w:color="auto"/>
                <w:right w:val="none" w:sz="0" w:space="0" w:color="auto"/>
              </w:divBdr>
            </w:div>
            <w:div w:id="170154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4649">
      <w:bodyDiv w:val="1"/>
      <w:marLeft w:val="0"/>
      <w:marRight w:val="0"/>
      <w:marTop w:val="0"/>
      <w:marBottom w:val="0"/>
      <w:divBdr>
        <w:top w:val="none" w:sz="0" w:space="0" w:color="auto"/>
        <w:left w:val="none" w:sz="0" w:space="0" w:color="auto"/>
        <w:bottom w:val="none" w:sz="0" w:space="0" w:color="auto"/>
        <w:right w:val="none" w:sz="0" w:space="0" w:color="auto"/>
      </w:divBdr>
      <w:divsChild>
        <w:div w:id="65109342">
          <w:marLeft w:val="0"/>
          <w:marRight w:val="0"/>
          <w:marTop w:val="0"/>
          <w:marBottom w:val="0"/>
          <w:divBdr>
            <w:top w:val="none" w:sz="0" w:space="0" w:color="auto"/>
            <w:left w:val="none" w:sz="0" w:space="0" w:color="auto"/>
            <w:bottom w:val="none" w:sz="0" w:space="0" w:color="auto"/>
            <w:right w:val="none" w:sz="0" w:space="0" w:color="auto"/>
          </w:divBdr>
          <w:divsChild>
            <w:div w:id="1202550217">
              <w:marLeft w:val="0"/>
              <w:marRight w:val="0"/>
              <w:marTop w:val="0"/>
              <w:marBottom w:val="0"/>
              <w:divBdr>
                <w:top w:val="none" w:sz="0" w:space="0" w:color="auto"/>
                <w:left w:val="none" w:sz="0" w:space="0" w:color="auto"/>
                <w:bottom w:val="none" w:sz="0" w:space="0" w:color="auto"/>
                <w:right w:val="none" w:sz="0" w:space="0" w:color="auto"/>
              </w:divBdr>
            </w:div>
            <w:div w:id="1293293365">
              <w:marLeft w:val="0"/>
              <w:marRight w:val="0"/>
              <w:marTop w:val="0"/>
              <w:marBottom w:val="0"/>
              <w:divBdr>
                <w:top w:val="none" w:sz="0" w:space="0" w:color="auto"/>
                <w:left w:val="none" w:sz="0" w:space="0" w:color="auto"/>
                <w:bottom w:val="none" w:sz="0" w:space="0" w:color="auto"/>
                <w:right w:val="none" w:sz="0" w:space="0" w:color="auto"/>
              </w:divBdr>
            </w:div>
            <w:div w:id="1711373343">
              <w:marLeft w:val="0"/>
              <w:marRight w:val="0"/>
              <w:marTop w:val="0"/>
              <w:marBottom w:val="0"/>
              <w:divBdr>
                <w:top w:val="none" w:sz="0" w:space="0" w:color="auto"/>
                <w:left w:val="none" w:sz="0" w:space="0" w:color="auto"/>
                <w:bottom w:val="none" w:sz="0" w:space="0" w:color="auto"/>
                <w:right w:val="none" w:sz="0" w:space="0" w:color="auto"/>
              </w:divBdr>
            </w:div>
            <w:div w:id="1269241218">
              <w:marLeft w:val="0"/>
              <w:marRight w:val="0"/>
              <w:marTop w:val="0"/>
              <w:marBottom w:val="0"/>
              <w:divBdr>
                <w:top w:val="none" w:sz="0" w:space="0" w:color="auto"/>
                <w:left w:val="none" w:sz="0" w:space="0" w:color="auto"/>
                <w:bottom w:val="none" w:sz="0" w:space="0" w:color="auto"/>
                <w:right w:val="none" w:sz="0" w:space="0" w:color="auto"/>
              </w:divBdr>
            </w:div>
            <w:div w:id="480780926">
              <w:marLeft w:val="0"/>
              <w:marRight w:val="0"/>
              <w:marTop w:val="0"/>
              <w:marBottom w:val="0"/>
              <w:divBdr>
                <w:top w:val="none" w:sz="0" w:space="0" w:color="auto"/>
                <w:left w:val="none" w:sz="0" w:space="0" w:color="auto"/>
                <w:bottom w:val="none" w:sz="0" w:space="0" w:color="auto"/>
                <w:right w:val="none" w:sz="0" w:space="0" w:color="auto"/>
              </w:divBdr>
            </w:div>
            <w:div w:id="101129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1077">
      <w:bodyDiv w:val="1"/>
      <w:marLeft w:val="0"/>
      <w:marRight w:val="0"/>
      <w:marTop w:val="0"/>
      <w:marBottom w:val="0"/>
      <w:divBdr>
        <w:top w:val="none" w:sz="0" w:space="0" w:color="auto"/>
        <w:left w:val="none" w:sz="0" w:space="0" w:color="auto"/>
        <w:bottom w:val="none" w:sz="0" w:space="0" w:color="auto"/>
        <w:right w:val="none" w:sz="0" w:space="0" w:color="auto"/>
      </w:divBdr>
      <w:divsChild>
        <w:div w:id="1212107903">
          <w:marLeft w:val="0"/>
          <w:marRight w:val="0"/>
          <w:marTop w:val="90"/>
          <w:marBottom w:val="0"/>
          <w:divBdr>
            <w:top w:val="none" w:sz="0" w:space="0" w:color="auto"/>
            <w:left w:val="none" w:sz="0" w:space="0" w:color="auto"/>
            <w:bottom w:val="none" w:sz="0" w:space="0" w:color="auto"/>
            <w:right w:val="none" w:sz="0" w:space="0" w:color="auto"/>
          </w:divBdr>
          <w:divsChild>
            <w:div w:id="530067471">
              <w:marLeft w:val="0"/>
              <w:marRight w:val="0"/>
              <w:marTop w:val="0"/>
              <w:marBottom w:val="420"/>
              <w:divBdr>
                <w:top w:val="none" w:sz="0" w:space="0" w:color="auto"/>
                <w:left w:val="none" w:sz="0" w:space="0" w:color="auto"/>
                <w:bottom w:val="none" w:sz="0" w:space="0" w:color="auto"/>
                <w:right w:val="none" w:sz="0" w:space="0" w:color="auto"/>
              </w:divBdr>
              <w:divsChild>
                <w:div w:id="67921297">
                  <w:marLeft w:val="0"/>
                  <w:marRight w:val="0"/>
                  <w:marTop w:val="0"/>
                  <w:marBottom w:val="0"/>
                  <w:divBdr>
                    <w:top w:val="none" w:sz="0" w:space="0" w:color="auto"/>
                    <w:left w:val="none" w:sz="0" w:space="0" w:color="auto"/>
                    <w:bottom w:val="none" w:sz="0" w:space="0" w:color="auto"/>
                    <w:right w:val="none" w:sz="0" w:space="0" w:color="auto"/>
                  </w:divBdr>
                  <w:divsChild>
                    <w:div w:id="213983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164390">
      <w:bodyDiv w:val="1"/>
      <w:marLeft w:val="0"/>
      <w:marRight w:val="0"/>
      <w:marTop w:val="0"/>
      <w:marBottom w:val="0"/>
      <w:divBdr>
        <w:top w:val="none" w:sz="0" w:space="0" w:color="auto"/>
        <w:left w:val="none" w:sz="0" w:space="0" w:color="auto"/>
        <w:bottom w:val="none" w:sz="0" w:space="0" w:color="auto"/>
        <w:right w:val="none" w:sz="0" w:space="0" w:color="auto"/>
      </w:divBdr>
      <w:divsChild>
        <w:div w:id="1679622429">
          <w:marLeft w:val="0"/>
          <w:marRight w:val="0"/>
          <w:marTop w:val="0"/>
          <w:marBottom w:val="0"/>
          <w:divBdr>
            <w:top w:val="none" w:sz="0" w:space="0" w:color="auto"/>
            <w:left w:val="none" w:sz="0" w:space="0" w:color="auto"/>
            <w:bottom w:val="none" w:sz="0" w:space="0" w:color="auto"/>
            <w:right w:val="none" w:sz="0" w:space="0" w:color="auto"/>
          </w:divBdr>
          <w:divsChild>
            <w:div w:id="1756322484">
              <w:marLeft w:val="0"/>
              <w:marRight w:val="0"/>
              <w:marTop w:val="0"/>
              <w:marBottom w:val="0"/>
              <w:divBdr>
                <w:top w:val="none" w:sz="0" w:space="0" w:color="auto"/>
                <w:left w:val="none" w:sz="0" w:space="0" w:color="auto"/>
                <w:bottom w:val="none" w:sz="0" w:space="0" w:color="auto"/>
                <w:right w:val="none" w:sz="0" w:space="0" w:color="auto"/>
              </w:divBdr>
            </w:div>
            <w:div w:id="1530607505">
              <w:marLeft w:val="0"/>
              <w:marRight w:val="0"/>
              <w:marTop w:val="0"/>
              <w:marBottom w:val="0"/>
              <w:divBdr>
                <w:top w:val="none" w:sz="0" w:space="0" w:color="auto"/>
                <w:left w:val="none" w:sz="0" w:space="0" w:color="auto"/>
                <w:bottom w:val="none" w:sz="0" w:space="0" w:color="auto"/>
                <w:right w:val="none" w:sz="0" w:space="0" w:color="auto"/>
              </w:divBdr>
            </w:div>
            <w:div w:id="1552233907">
              <w:marLeft w:val="0"/>
              <w:marRight w:val="0"/>
              <w:marTop w:val="0"/>
              <w:marBottom w:val="0"/>
              <w:divBdr>
                <w:top w:val="none" w:sz="0" w:space="0" w:color="auto"/>
                <w:left w:val="none" w:sz="0" w:space="0" w:color="auto"/>
                <w:bottom w:val="none" w:sz="0" w:space="0" w:color="auto"/>
                <w:right w:val="none" w:sz="0" w:space="0" w:color="auto"/>
              </w:divBdr>
            </w:div>
            <w:div w:id="509027705">
              <w:marLeft w:val="0"/>
              <w:marRight w:val="0"/>
              <w:marTop w:val="0"/>
              <w:marBottom w:val="0"/>
              <w:divBdr>
                <w:top w:val="none" w:sz="0" w:space="0" w:color="auto"/>
                <w:left w:val="none" w:sz="0" w:space="0" w:color="auto"/>
                <w:bottom w:val="none" w:sz="0" w:space="0" w:color="auto"/>
                <w:right w:val="none" w:sz="0" w:space="0" w:color="auto"/>
              </w:divBdr>
            </w:div>
            <w:div w:id="560364752">
              <w:marLeft w:val="0"/>
              <w:marRight w:val="0"/>
              <w:marTop w:val="0"/>
              <w:marBottom w:val="0"/>
              <w:divBdr>
                <w:top w:val="none" w:sz="0" w:space="0" w:color="auto"/>
                <w:left w:val="none" w:sz="0" w:space="0" w:color="auto"/>
                <w:bottom w:val="none" w:sz="0" w:space="0" w:color="auto"/>
                <w:right w:val="none" w:sz="0" w:space="0" w:color="auto"/>
              </w:divBdr>
            </w:div>
            <w:div w:id="1388650293">
              <w:marLeft w:val="0"/>
              <w:marRight w:val="0"/>
              <w:marTop w:val="0"/>
              <w:marBottom w:val="0"/>
              <w:divBdr>
                <w:top w:val="none" w:sz="0" w:space="0" w:color="auto"/>
                <w:left w:val="none" w:sz="0" w:space="0" w:color="auto"/>
                <w:bottom w:val="none" w:sz="0" w:space="0" w:color="auto"/>
                <w:right w:val="none" w:sz="0" w:space="0" w:color="auto"/>
              </w:divBdr>
            </w:div>
            <w:div w:id="1383215113">
              <w:marLeft w:val="0"/>
              <w:marRight w:val="0"/>
              <w:marTop w:val="0"/>
              <w:marBottom w:val="0"/>
              <w:divBdr>
                <w:top w:val="none" w:sz="0" w:space="0" w:color="auto"/>
                <w:left w:val="none" w:sz="0" w:space="0" w:color="auto"/>
                <w:bottom w:val="none" w:sz="0" w:space="0" w:color="auto"/>
                <w:right w:val="none" w:sz="0" w:space="0" w:color="auto"/>
              </w:divBdr>
            </w:div>
            <w:div w:id="1765101990">
              <w:marLeft w:val="0"/>
              <w:marRight w:val="0"/>
              <w:marTop w:val="0"/>
              <w:marBottom w:val="0"/>
              <w:divBdr>
                <w:top w:val="none" w:sz="0" w:space="0" w:color="auto"/>
                <w:left w:val="none" w:sz="0" w:space="0" w:color="auto"/>
                <w:bottom w:val="none" w:sz="0" w:space="0" w:color="auto"/>
                <w:right w:val="none" w:sz="0" w:space="0" w:color="auto"/>
              </w:divBdr>
            </w:div>
            <w:div w:id="1951890372">
              <w:marLeft w:val="0"/>
              <w:marRight w:val="0"/>
              <w:marTop w:val="0"/>
              <w:marBottom w:val="0"/>
              <w:divBdr>
                <w:top w:val="none" w:sz="0" w:space="0" w:color="auto"/>
                <w:left w:val="none" w:sz="0" w:space="0" w:color="auto"/>
                <w:bottom w:val="none" w:sz="0" w:space="0" w:color="auto"/>
                <w:right w:val="none" w:sz="0" w:space="0" w:color="auto"/>
              </w:divBdr>
            </w:div>
            <w:div w:id="746654305">
              <w:marLeft w:val="0"/>
              <w:marRight w:val="0"/>
              <w:marTop w:val="0"/>
              <w:marBottom w:val="0"/>
              <w:divBdr>
                <w:top w:val="none" w:sz="0" w:space="0" w:color="auto"/>
                <w:left w:val="none" w:sz="0" w:space="0" w:color="auto"/>
                <w:bottom w:val="none" w:sz="0" w:space="0" w:color="auto"/>
                <w:right w:val="none" w:sz="0" w:space="0" w:color="auto"/>
              </w:divBdr>
            </w:div>
            <w:div w:id="1156337358">
              <w:marLeft w:val="0"/>
              <w:marRight w:val="0"/>
              <w:marTop w:val="0"/>
              <w:marBottom w:val="0"/>
              <w:divBdr>
                <w:top w:val="none" w:sz="0" w:space="0" w:color="auto"/>
                <w:left w:val="none" w:sz="0" w:space="0" w:color="auto"/>
                <w:bottom w:val="none" w:sz="0" w:space="0" w:color="auto"/>
                <w:right w:val="none" w:sz="0" w:space="0" w:color="auto"/>
              </w:divBdr>
            </w:div>
            <w:div w:id="1376076918">
              <w:marLeft w:val="0"/>
              <w:marRight w:val="0"/>
              <w:marTop w:val="0"/>
              <w:marBottom w:val="0"/>
              <w:divBdr>
                <w:top w:val="none" w:sz="0" w:space="0" w:color="auto"/>
                <w:left w:val="none" w:sz="0" w:space="0" w:color="auto"/>
                <w:bottom w:val="none" w:sz="0" w:space="0" w:color="auto"/>
                <w:right w:val="none" w:sz="0" w:space="0" w:color="auto"/>
              </w:divBdr>
            </w:div>
            <w:div w:id="237253673">
              <w:marLeft w:val="0"/>
              <w:marRight w:val="0"/>
              <w:marTop w:val="0"/>
              <w:marBottom w:val="0"/>
              <w:divBdr>
                <w:top w:val="none" w:sz="0" w:space="0" w:color="auto"/>
                <w:left w:val="none" w:sz="0" w:space="0" w:color="auto"/>
                <w:bottom w:val="none" w:sz="0" w:space="0" w:color="auto"/>
                <w:right w:val="none" w:sz="0" w:space="0" w:color="auto"/>
              </w:divBdr>
            </w:div>
            <w:div w:id="331640875">
              <w:marLeft w:val="0"/>
              <w:marRight w:val="0"/>
              <w:marTop w:val="0"/>
              <w:marBottom w:val="0"/>
              <w:divBdr>
                <w:top w:val="none" w:sz="0" w:space="0" w:color="auto"/>
                <w:left w:val="none" w:sz="0" w:space="0" w:color="auto"/>
                <w:bottom w:val="none" w:sz="0" w:space="0" w:color="auto"/>
                <w:right w:val="none" w:sz="0" w:space="0" w:color="auto"/>
              </w:divBdr>
            </w:div>
            <w:div w:id="1107653244">
              <w:marLeft w:val="0"/>
              <w:marRight w:val="0"/>
              <w:marTop w:val="0"/>
              <w:marBottom w:val="0"/>
              <w:divBdr>
                <w:top w:val="none" w:sz="0" w:space="0" w:color="auto"/>
                <w:left w:val="none" w:sz="0" w:space="0" w:color="auto"/>
                <w:bottom w:val="none" w:sz="0" w:space="0" w:color="auto"/>
                <w:right w:val="none" w:sz="0" w:space="0" w:color="auto"/>
              </w:divBdr>
            </w:div>
            <w:div w:id="610164300">
              <w:marLeft w:val="0"/>
              <w:marRight w:val="0"/>
              <w:marTop w:val="0"/>
              <w:marBottom w:val="0"/>
              <w:divBdr>
                <w:top w:val="none" w:sz="0" w:space="0" w:color="auto"/>
                <w:left w:val="none" w:sz="0" w:space="0" w:color="auto"/>
                <w:bottom w:val="none" w:sz="0" w:space="0" w:color="auto"/>
                <w:right w:val="none" w:sz="0" w:space="0" w:color="auto"/>
              </w:divBdr>
            </w:div>
            <w:div w:id="915554783">
              <w:marLeft w:val="0"/>
              <w:marRight w:val="0"/>
              <w:marTop w:val="0"/>
              <w:marBottom w:val="0"/>
              <w:divBdr>
                <w:top w:val="none" w:sz="0" w:space="0" w:color="auto"/>
                <w:left w:val="none" w:sz="0" w:space="0" w:color="auto"/>
                <w:bottom w:val="none" w:sz="0" w:space="0" w:color="auto"/>
                <w:right w:val="none" w:sz="0" w:space="0" w:color="auto"/>
              </w:divBdr>
            </w:div>
            <w:div w:id="916131356">
              <w:marLeft w:val="0"/>
              <w:marRight w:val="0"/>
              <w:marTop w:val="0"/>
              <w:marBottom w:val="0"/>
              <w:divBdr>
                <w:top w:val="none" w:sz="0" w:space="0" w:color="auto"/>
                <w:left w:val="none" w:sz="0" w:space="0" w:color="auto"/>
                <w:bottom w:val="none" w:sz="0" w:space="0" w:color="auto"/>
                <w:right w:val="none" w:sz="0" w:space="0" w:color="auto"/>
              </w:divBdr>
            </w:div>
            <w:div w:id="1265502348">
              <w:marLeft w:val="0"/>
              <w:marRight w:val="0"/>
              <w:marTop w:val="0"/>
              <w:marBottom w:val="0"/>
              <w:divBdr>
                <w:top w:val="none" w:sz="0" w:space="0" w:color="auto"/>
                <w:left w:val="none" w:sz="0" w:space="0" w:color="auto"/>
                <w:bottom w:val="none" w:sz="0" w:space="0" w:color="auto"/>
                <w:right w:val="none" w:sz="0" w:space="0" w:color="auto"/>
              </w:divBdr>
            </w:div>
            <w:div w:id="1630823491">
              <w:marLeft w:val="0"/>
              <w:marRight w:val="0"/>
              <w:marTop w:val="0"/>
              <w:marBottom w:val="0"/>
              <w:divBdr>
                <w:top w:val="none" w:sz="0" w:space="0" w:color="auto"/>
                <w:left w:val="none" w:sz="0" w:space="0" w:color="auto"/>
                <w:bottom w:val="none" w:sz="0" w:space="0" w:color="auto"/>
                <w:right w:val="none" w:sz="0" w:space="0" w:color="auto"/>
              </w:divBdr>
            </w:div>
            <w:div w:id="300110573">
              <w:marLeft w:val="0"/>
              <w:marRight w:val="0"/>
              <w:marTop w:val="0"/>
              <w:marBottom w:val="0"/>
              <w:divBdr>
                <w:top w:val="none" w:sz="0" w:space="0" w:color="auto"/>
                <w:left w:val="none" w:sz="0" w:space="0" w:color="auto"/>
                <w:bottom w:val="none" w:sz="0" w:space="0" w:color="auto"/>
                <w:right w:val="none" w:sz="0" w:space="0" w:color="auto"/>
              </w:divBdr>
            </w:div>
            <w:div w:id="1752972427">
              <w:marLeft w:val="0"/>
              <w:marRight w:val="0"/>
              <w:marTop w:val="0"/>
              <w:marBottom w:val="0"/>
              <w:divBdr>
                <w:top w:val="none" w:sz="0" w:space="0" w:color="auto"/>
                <w:left w:val="none" w:sz="0" w:space="0" w:color="auto"/>
                <w:bottom w:val="none" w:sz="0" w:space="0" w:color="auto"/>
                <w:right w:val="none" w:sz="0" w:space="0" w:color="auto"/>
              </w:divBdr>
            </w:div>
            <w:div w:id="1048991210">
              <w:marLeft w:val="0"/>
              <w:marRight w:val="0"/>
              <w:marTop w:val="0"/>
              <w:marBottom w:val="0"/>
              <w:divBdr>
                <w:top w:val="none" w:sz="0" w:space="0" w:color="auto"/>
                <w:left w:val="none" w:sz="0" w:space="0" w:color="auto"/>
                <w:bottom w:val="none" w:sz="0" w:space="0" w:color="auto"/>
                <w:right w:val="none" w:sz="0" w:space="0" w:color="auto"/>
              </w:divBdr>
            </w:div>
            <w:div w:id="110633139">
              <w:marLeft w:val="0"/>
              <w:marRight w:val="0"/>
              <w:marTop w:val="0"/>
              <w:marBottom w:val="0"/>
              <w:divBdr>
                <w:top w:val="none" w:sz="0" w:space="0" w:color="auto"/>
                <w:left w:val="none" w:sz="0" w:space="0" w:color="auto"/>
                <w:bottom w:val="none" w:sz="0" w:space="0" w:color="auto"/>
                <w:right w:val="none" w:sz="0" w:space="0" w:color="auto"/>
              </w:divBdr>
            </w:div>
            <w:div w:id="249628445">
              <w:marLeft w:val="0"/>
              <w:marRight w:val="0"/>
              <w:marTop w:val="0"/>
              <w:marBottom w:val="0"/>
              <w:divBdr>
                <w:top w:val="none" w:sz="0" w:space="0" w:color="auto"/>
                <w:left w:val="none" w:sz="0" w:space="0" w:color="auto"/>
                <w:bottom w:val="none" w:sz="0" w:space="0" w:color="auto"/>
                <w:right w:val="none" w:sz="0" w:space="0" w:color="auto"/>
              </w:divBdr>
            </w:div>
            <w:div w:id="1991444518">
              <w:marLeft w:val="0"/>
              <w:marRight w:val="0"/>
              <w:marTop w:val="0"/>
              <w:marBottom w:val="0"/>
              <w:divBdr>
                <w:top w:val="none" w:sz="0" w:space="0" w:color="auto"/>
                <w:left w:val="none" w:sz="0" w:space="0" w:color="auto"/>
                <w:bottom w:val="none" w:sz="0" w:space="0" w:color="auto"/>
                <w:right w:val="none" w:sz="0" w:space="0" w:color="auto"/>
              </w:divBdr>
            </w:div>
            <w:div w:id="770781437">
              <w:marLeft w:val="0"/>
              <w:marRight w:val="0"/>
              <w:marTop w:val="0"/>
              <w:marBottom w:val="0"/>
              <w:divBdr>
                <w:top w:val="none" w:sz="0" w:space="0" w:color="auto"/>
                <w:left w:val="none" w:sz="0" w:space="0" w:color="auto"/>
                <w:bottom w:val="none" w:sz="0" w:space="0" w:color="auto"/>
                <w:right w:val="none" w:sz="0" w:space="0" w:color="auto"/>
              </w:divBdr>
            </w:div>
            <w:div w:id="1938057846">
              <w:marLeft w:val="0"/>
              <w:marRight w:val="0"/>
              <w:marTop w:val="0"/>
              <w:marBottom w:val="0"/>
              <w:divBdr>
                <w:top w:val="none" w:sz="0" w:space="0" w:color="auto"/>
                <w:left w:val="none" w:sz="0" w:space="0" w:color="auto"/>
                <w:bottom w:val="none" w:sz="0" w:space="0" w:color="auto"/>
                <w:right w:val="none" w:sz="0" w:space="0" w:color="auto"/>
              </w:divBdr>
            </w:div>
            <w:div w:id="1808475464">
              <w:marLeft w:val="0"/>
              <w:marRight w:val="0"/>
              <w:marTop w:val="0"/>
              <w:marBottom w:val="0"/>
              <w:divBdr>
                <w:top w:val="none" w:sz="0" w:space="0" w:color="auto"/>
                <w:left w:val="none" w:sz="0" w:space="0" w:color="auto"/>
                <w:bottom w:val="none" w:sz="0" w:space="0" w:color="auto"/>
                <w:right w:val="none" w:sz="0" w:space="0" w:color="auto"/>
              </w:divBdr>
            </w:div>
            <w:div w:id="1372220552">
              <w:marLeft w:val="0"/>
              <w:marRight w:val="0"/>
              <w:marTop w:val="0"/>
              <w:marBottom w:val="0"/>
              <w:divBdr>
                <w:top w:val="none" w:sz="0" w:space="0" w:color="auto"/>
                <w:left w:val="none" w:sz="0" w:space="0" w:color="auto"/>
                <w:bottom w:val="none" w:sz="0" w:space="0" w:color="auto"/>
                <w:right w:val="none" w:sz="0" w:space="0" w:color="auto"/>
              </w:divBdr>
            </w:div>
            <w:div w:id="1149517606">
              <w:marLeft w:val="0"/>
              <w:marRight w:val="0"/>
              <w:marTop w:val="0"/>
              <w:marBottom w:val="0"/>
              <w:divBdr>
                <w:top w:val="none" w:sz="0" w:space="0" w:color="auto"/>
                <w:left w:val="none" w:sz="0" w:space="0" w:color="auto"/>
                <w:bottom w:val="none" w:sz="0" w:space="0" w:color="auto"/>
                <w:right w:val="none" w:sz="0" w:space="0" w:color="auto"/>
              </w:divBdr>
            </w:div>
            <w:div w:id="1066341962">
              <w:marLeft w:val="0"/>
              <w:marRight w:val="0"/>
              <w:marTop w:val="0"/>
              <w:marBottom w:val="0"/>
              <w:divBdr>
                <w:top w:val="none" w:sz="0" w:space="0" w:color="auto"/>
                <w:left w:val="none" w:sz="0" w:space="0" w:color="auto"/>
                <w:bottom w:val="none" w:sz="0" w:space="0" w:color="auto"/>
                <w:right w:val="none" w:sz="0" w:space="0" w:color="auto"/>
              </w:divBdr>
            </w:div>
            <w:div w:id="858276071">
              <w:marLeft w:val="0"/>
              <w:marRight w:val="0"/>
              <w:marTop w:val="0"/>
              <w:marBottom w:val="0"/>
              <w:divBdr>
                <w:top w:val="none" w:sz="0" w:space="0" w:color="auto"/>
                <w:left w:val="none" w:sz="0" w:space="0" w:color="auto"/>
                <w:bottom w:val="none" w:sz="0" w:space="0" w:color="auto"/>
                <w:right w:val="none" w:sz="0" w:space="0" w:color="auto"/>
              </w:divBdr>
            </w:div>
            <w:div w:id="1924953288">
              <w:marLeft w:val="0"/>
              <w:marRight w:val="0"/>
              <w:marTop w:val="0"/>
              <w:marBottom w:val="0"/>
              <w:divBdr>
                <w:top w:val="none" w:sz="0" w:space="0" w:color="auto"/>
                <w:left w:val="none" w:sz="0" w:space="0" w:color="auto"/>
                <w:bottom w:val="none" w:sz="0" w:space="0" w:color="auto"/>
                <w:right w:val="none" w:sz="0" w:space="0" w:color="auto"/>
              </w:divBdr>
            </w:div>
            <w:div w:id="1348021605">
              <w:marLeft w:val="0"/>
              <w:marRight w:val="0"/>
              <w:marTop w:val="0"/>
              <w:marBottom w:val="0"/>
              <w:divBdr>
                <w:top w:val="none" w:sz="0" w:space="0" w:color="auto"/>
                <w:left w:val="none" w:sz="0" w:space="0" w:color="auto"/>
                <w:bottom w:val="none" w:sz="0" w:space="0" w:color="auto"/>
                <w:right w:val="none" w:sz="0" w:space="0" w:color="auto"/>
              </w:divBdr>
            </w:div>
            <w:div w:id="416705944">
              <w:marLeft w:val="0"/>
              <w:marRight w:val="0"/>
              <w:marTop w:val="0"/>
              <w:marBottom w:val="0"/>
              <w:divBdr>
                <w:top w:val="none" w:sz="0" w:space="0" w:color="auto"/>
                <w:left w:val="none" w:sz="0" w:space="0" w:color="auto"/>
                <w:bottom w:val="none" w:sz="0" w:space="0" w:color="auto"/>
                <w:right w:val="none" w:sz="0" w:space="0" w:color="auto"/>
              </w:divBdr>
            </w:div>
            <w:div w:id="54746227">
              <w:marLeft w:val="0"/>
              <w:marRight w:val="0"/>
              <w:marTop w:val="0"/>
              <w:marBottom w:val="0"/>
              <w:divBdr>
                <w:top w:val="none" w:sz="0" w:space="0" w:color="auto"/>
                <w:left w:val="none" w:sz="0" w:space="0" w:color="auto"/>
                <w:bottom w:val="none" w:sz="0" w:space="0" w:color="auto"/>
                <w:right w:val="none" w:sz="0" w:space="0" w:color="auto"/>
              </w:divBdr>
            </w:div>
            <w:div w:id="1545290270">
              <w:marLeft w:val="0"/>
              <w:marRight w:val="0"/>
              <w:marTop w:val="0"/>
              <w:marBottom w:val="0"/>
              <w:divBdr>
                <w:top w:val="none" w:sz="0" w:space="0" w:color="auto"/>
                <w:left w:val="none" w:sz="0" w:space="0" w:color="auto"/>
                <w:bottom w:val="none" w:sz="0" w:space="0" w:color="auto"/>
                <w:right w:val="none" w:sz="0" w:space="0" w:color="auto"/>
              </w:divBdr>
            </w:div>
            <w:div w:id="518660487">
              <w:marLeft w:val="0"/>
              <w:marRight w:val="0"/>
              <w:marTop w:val="0"/>
              <w:marBottom w:val="0"/>
              <w:divBdr>
                <w:top w:val="none" w:sz="0" w:space="0" w:color="auto"/>
                <w:left w:val="none" w:sz="0" w:space="0" w:color="auto"/>
                <w:bottom w:val="none" w:sz="0" w:space="0" w:color="auto"/>
                <w:right w:val="none" w:sz="0" w:space="0" w:color="auto"/>
              </w:divBdr>
            </w:div>
            <w:div w:id="1103257763">
              <w:marLeft w:val="0"/>
              <w:marRight w:val="0"/>
              <w:marTop w:val="0"/>
              <w:marBottom w:val="0"/>
              <w:divBdr>
                <w:top w:val="none" w:sz="0" w:space="0" w:color="auto"/>
                <w:left w:val="none" w:sz="0" w:space="0" w:color="auto"/>
                <w:bottom w:val="none" w:sz="0" w:space="0" w:color="auto"/>
                <w:right w:val="none" w:sz="0" w:space="0" w:color="auto"/>
              </w:divBdr>
            </w:div>
            <w:div w:id="1643272914">
              <w:marLeft w:val="0"/>
              <w:marRight w:val="0"/>
              <w:marTop w:val="0"/>
              <w:marBottom w:val="0"/>
              <w:divBdr>
                <w:top w:val="none" w:sz="0" w:space="0" w:color="auto"/>
                <w:left w:val="none" w:sz="0" w:space="0" w:color="auto"/>
                <w:bottom w:val="none" w:sz="0" w:space="0" w:color="auto"/>
                <w:right w:val="none" w:sz="0" w:space="0" w:color="auto"/>
              </w:divBdr>
            </w:div>
            <w:div w:id="144985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1454">
      <w:bodyDiv w:val="1"/>
      <w:marLeft w:val="0"/>
      <w:marRight w:val="0"/>
      <w:marTop w:val="0"/>
      <w:marBottom w:val="0"/>
      <w:divBdr>
        <w:top w:val="none" w:sz="0" w:space="0" w:color="auto"/>
        <w:left w:val="none" w:sz="0" w:space="0" w:color="auto"/>
        <w:bottom w:val="none" w:sz="0" w:space="0" w:color="auto"/>
        <w:right w:val="none" w:sz="0" w:space="0" w:color="auto"/>
      </w:divBdr>
      <w:divsChild>
        <w:div w:id="1125194635">
          <w:marLeft w:val="0"/>
          <w:marRight w:val="0"/>
          <w:marTop w:val="0"/>
          <w:marBottom w:val="0"/>
          <w:divBdr>
            <w:top w:val="none" w:sz="0" w:space="0" w:color="auto"/>
            <w:left w:val="none" w:sz="0" w:space="0" w:color="auto"/>
            <w:bottom w:val="none" w:sz="0" w:space="0" w:color="auto"/>
            <w:right w:val="none" w:sz="0" w:space="0" w:color="auto"/>
          </w:divBdr>
          <w:divsChild>
            <w:div w:id="353196363">
              <w:marLeft w:val="0"/>
              <w:marRight w:val="0"/>
              <w:marTop w:val="0"/>
              <w:marBottom w:val="0"/>
              <w:divBdr>
                <w:top w:val="none" w:sz="0" w:space="0" w:color="auto"/>
                <w:left w:val="none" w:sz="0" w:space="0" w:color="auto"/>
                <w:bottom w:val="none" w:sz="0" w:space="0" w:color="auto"/>
                <w:right w:val="none" w:sz="0" w:space="0" w:color="auto"/>
              </w:divBdr>
            </w:div>
            <w:div w:id="1105031752">
              <w:marLeft w:val="0"/>
              <w:marRight w:val="0"/>
              <w:marTop w:val="0"/>
              <w:marBottom w:val="0"/>
              <w:divBdr>
                <w:top w:val="none" w:sz="0" w:space="0" w:color="auto"/>
                <w:left w:val="none" w:sz="0" w:space="0" w:color="auto"/>
                <w:bottom w:val="none" w:sz="0" w:space="0" w:color="auto"/>
                <w:right w:val="none" w:sz="0" w:space="0" w:color="auto"/>
              </w:divBdr>
            </w:div>
            <w:div w:id="1403018868">
              <w:marLeft w:val="0"/>
              <w:marRight w:val="0"/>
              <w:marTop w:val="0"/>
              <w:marBottom w:val="0"/>
              <w:divBdr>
                <w:top w:val="none" w:sz="0" w:space="0" w:color="auto"/>
                <w:left w:val="none" w:sz="0" w:space="0" w:color="auto"/>
                <w:bottom w:val="none" w:sz="0" w:space="0" w:color="auto"/>
                <w:right w:val="none" w:sz="0" w:space="0" w:color="auto"/>
              </w:divBdr>
            </w:div>
            <w:div w:id="490676058">
              <w:marLeft w:val="0"/>
              <w:marRight w:val="0"/>
              <w:marTop w:val="0"/>
              <w:marBottom w:val="0"/>
              <w:divBdr>
                <w:top w:val="none" w:sz="0" w:space="0" w:color="auto"/>
                <w:left w:val="none" w:sz="0" w:space="0" w:color="auto"/>
                <w:bottom w:val="none" w:sz="0" w:space="0" w:color="auto"/>
                <w:right w:val="none" w:sz="0" w:space="0" w:color="auto"/>
              </w:divBdr>
            </w:div>
            <w:div w:id="1351374969">
              <w:marLeft w:val="0"/>
              <w:marRight w:val="0"/>
              <w:marTop w:val="0"/>
              <w:marBottom w:val="0"/>
              <w:divBdr>
                <w:top w:val="none" w:sz="0" w:space="0" w:color="auto"/>
                <w:left w:val="none" w:sz="0" w:space="0" w:color="auto"/>
                <w:bottom w:val="none" w:sz="0" w:space="0" w:color="auto"/>
                <w:right w:val="none" w:sz="0" w:space="0" w:color="auto"/>
              </w:divBdr>
            </w:div>
            <w:div w:id="1073820829">
              <w:marLeft w:val="0"/>
              <w:marRight w:val="0"/>
              <w:marTop w:val="0"/>
              <w:marBottom w:val="0"/>
              <w:divBdr>
                <w:top w:val="none" w:sz="0" w:space="0" w:color="auto"/>
                <w:left w:val="none" w:sz="0" w:space="0" w:color="auto"/>
                <w:bottom w:val="none" w:sz="0" w:space="0" w:color="auto"/>
                <w:right w:val="none" w:sz="0" w:space="0" w:color="auto"/>
              </w:divBdr>
            </w:div>
            <w:div w:id="2093506410">
              <w:marLeft w:val="0"/>
              <w:marRight w:val="0"/>
              <w:marTop w:val="0"/>
              <w:marBottom w:val="0"/>
              <w:divBdr>
                <w:top w:val="none" w:sz="0" w:space="0" w:color="auto"/>
                <w:left w:val="none" w:sz="0" w:space="0" w:color="auto"/>
                <w:bottom w:val="none" w:sz="0" w:space="0" w:color="auto"/>
                <w:right w:val="none" w:sz="0" w:space="0" w:color="auto"/>
              </w:divBdr>
            </w:div>
            <w:div w:id="2119790385">
              <w:marLeft w:val="0"/>
              <w:marRight w:val="0"/>
              <w:marTop w:val="0"/>
              <w:marBottom w:val="0"/>
              <w:divBdr>
                <w:top w:val="none" w:sz="0" w:space="0" w:color="auto"/>
                <w:left w:val="none" w:sz="0" w:space="0" w:color="auto"/>
                <w:bottom w:val="none" w:sz="0" w:space="0" w:color="auto"/>
                <w:right w:val="none" w:sz="0" w:space="0" w:color="auto"/>
              </w:divBdr>
            </w:div>
            <w:div w:id="150347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37809">
      <w:bodyDiv w:val="1"/>
      <w:marLeft w:val="0"/>
      <w:marRight w:val="0"/>
      <w:marTop w:val="0"/>
      <w:marBottom w:val="0"/>
      <w:divBdr>
        <w:top w:val="none" w:sz="0" w:space="0" w:color="auto"/>
        <w:left w:val="none" w:sz="0" w:space="0" w:color="auto"/>
        <w:bottom w:val="none" w:sz="0" w:space="0" w:color="auto"/>
        <w:right w:val="none" w:sz="0" w:space="0" w:color="auto"/>
      </w:divBdr>
      <w:divsChild>
        <w:div w:id="1706103981">
          <w:marLeft w:val="0"/>
          <w:marRight w:val="0"/>
          <w:marTop w:val="0"/>
          <w:marBottom w:val="0"/>
          <w:divBdr>
            <w:top w:val="none" w:sz="0" w:space="0" w:color="auto"/>
            <w:left w:val="none" w:sz="0" w:space="0" w:color="auto"/>
            <w:bottom w:val="none" w:sz="0" w:space="0" w:color="auto"/>
            <w:right w:val="none" w:sz="0" w:space="0" w:color="auto"/>
          </w:divBdr>
          <w:divsChild>
            <w:div w:id="1518272806">
              <w:marLeft w:val="0"/>
              <w:marRight w:val="0"/>
              <w:marTop w:val="0"/>
              <w:marBottom w:val="0"/>
              <w:divBdr>
                <w:top w:val="none" w:sz="0" w:space="0" w:color="auto"/>
                <w:left w:val="none" w:sz="0" w:space="0" w:color="auto"/>
                <w:bottom w:val="none" w:sz="0" w:space="0" w:color="auto"/>
                <w:right w:val="none" w:sz="0" w:space="0" w:color="auto"/>
              </w:divBdr>
            </w:div>
            <w:div w:id="486747584">
              <w:marLeft w:val="0"/>
              <w:marRight w:val="0"/>
              <w:marTop w:val="0"/>
              <w:marBottom w:val="0"/>
              <w:divBdr>
                <w:top w:val="none" w:sz="0" w:space="0" w:color="auto"/>
                <w:left w:val="none" w:sz="0" w:space="0" w:color="auto"/>
                <w:bottom w:val="none" w:sz="0" w:space="0" w:color="auto"/>
                <w:right w:val="none" w:sz="0" w:space="0" w:color="auto"/>
              </w:divBdr>
            </w:div>
            <w:div w:id="997538246">
              <w:marLeft w:val="0"/>
              <w:marRight w:val="0"/>
              <w:marTop w:val="0"/>
              <w:marBottom w:val="0"/>
              <w:divBdr>
                <w:top w:val="none" w:sz="0" w:space="0" w:color="auto"/>
                <w:left w:val="none" w:sz="0" w:space="0" w:color="auto"/>
                <w:bottom w:val="none" w:sz="0" w:space="0" w:color="auto"/>
                <w:right w:val="none" w:sz="0" w:space="0" w:color="auto"/>
              </w:divBdr>
            </w:div>
            <w:div w:id="1735002487">
              <w:marLeft w:val="0"/>
              <w:marRight w:val="0"/>
              <w:marTop w:val="0"/>
              <w:marBottom w:val="0"/>
              <w:divBdr>
                <w:top w:val="none" w:sz="0" w:space="0" w:color="auto"/>
                <w:left w:val="none" w:sz="0" w:space="0" w:color="auto"/>
                <w:bottom w:val="none" w:sz="0" w:space="0" w:color="auto"/>
                <w:right w:val="none" w:sz="0" w:space="0" w:color="auto"/>
              </w:divBdr>
            </w:div>
            <w:div w:id="651102779">
              <w:marLeft w:val="0"/>
              <w:marRight w:val="0"/>
              <w:marTop w:val="0"/>
              <w:marBottom w:val="0"/>
              <w:divBdr>
                <w:top w:val="none" w:sz="0" w:space="0" w:color="auto"/>
                <w:left w:val="none" w:sz="0" w:space="0" w:color="auto"/>
                <w:bottom w:val="none" w:sz="0" w:space="0" w:color="auto"/>
                <w:right w:val="none" w:sz="0" w:space="0" w:color="auto"/>
              </w:divBdr>
            </w:div>
            <w:div w:id="370493377">
              <w:marLeft w:val="0"/>
              <w:marRight w:val="0"/>
              <w:marTop w:val="0"/>
              <w:marBottom w:val="0"/>
              <w:divBdr>
                <w:top w:val="none" w:sz="0" w:space="0" w:color="auto"/>
                <w:left w:val="none" w:sz="0" w:space="0" w:color="auto"/>
                <w:bottom w:val="none" w:sz="0" w:space="0" w:color="auto"/>
                <w:right w:val="none" w:sz="0" w:space="0" w:color="auto"/>
              </w:divBdr>
            </w:div>
            <w:div w:id="1312518365">
              <w:marLeft w:val="0"/>
              <w:marRight w:val="0"/>
              <w:marTop w:val="0"/>
              <w:marBottom w:val="0"/>
              <w:divBdr>
                <w:top w:val="none" w:sz="0" w:space="0" w:color="auto"/>
                <w:left w:val="none" w:sz="0" w:space="0" w:color="auto"/>
                <w:bottom w:val="none" w:sz="0" w:space="0" w:color="auto"/>
                <w:right w:val="none" w:sz="0" w:space="0" w:color="auto"/>
              </w:divBdr>
            </w:div>
            <w:div w:id="1927105639">
              <w:marLeft w:val="0"/>
              <w:marRight w:val="0"/>
              <w:marTop w:val="0"/>
              <w:marBottom w:val="0"/>
              <w:divBdr>
                <w:top w:val="none" w:sz="0" w:space="0" w:color="auto"/>
                <w:left w:val="none" w:sz="0" w:space="0" w:color="auto"/>
                <w:bottom w:val="none" w:sz="0" w:space="0" w:color="auto"/>
                <w:right w:val="none" w:sz="0" w:space="0" w:color="auto"/>
              </w:divBdr>
            </w:div>
            <w:div w:id="766122482">
              <w:marLeft w:val="0"/>
              <w:marRight w:val="0"/>
              <w:marTop w:val="0"/>
              <w:marBottom w:val="0"/>
              <w:divBdr>
                <w:top w:val="none" w:sz="0" w:space="0" w:color="auto"/>
                <w:left w:val="none" w:sz="0" w:space="0" w:color="auto"/>
                <w:bottom w:val="none" w:sz="0" w:space="0" w:color="auto"/>
                <w:right w:val="none" w:sz="0" w:space="0" w:color="auto"/>
              </w:divBdr>
            </w:div>
            <w:div w:id="2005820130">
              <w:marLeft w:val="0"/>
              <w:marRight w:val="0"/>
              <w:marTop w:val="0"/>
              <w:marBottom w:val="0"/>
              <w:divBdr>
                <w:top w:val="none" w:sz="0" w:space="0" w:color="auto"/>
                <w:left w:val="none" w:sz="0" w:space="0" w:color="auto"/>
                <w:bottom w:val="none" w:sz="0" w:space="0" w:color="auto"/>
                <w:right w:val="none" w:sz="0" w:space="0" w:color="auto"/>
              </w:divBdr>
            </w:div>
            <w:div w:id="197622219">
              <w:marLeft w:val="0"/>
              <w:marRight w:val="0"/>
              <w:marTop w:val="0"/>
              <w:marBottom w:val="0"/>
              <w:divBdr>
                <w:top w:val="none" w:sz="0" w:space="0" w:color="auto"/>
                <w:left w:val="none" w:sz="0" w:space="0" w:color="auto"/>
                <w:bottom w:val="none" w:sz="0" w:space="0" w:color="auto"/>
                <w:right w:val="none" w:sz="0" w:space="0" w:color="auto"/>
              </w:divBdr>
            </w:div>
            <w:div w:id="532419756">
              <w:marLeft w:val="0"/>
              <w:marRight w:val="0"/>
              <w:marTop w:val="0"/>
              <w:marBottom w:val="0"/>
              <w:divBdr>
                <w:top w:val="none" w:sz="0" w:space="0" w:color="auto"/>
                <w:left w:val="none" w:sz="0" w:space="0" w:color="auto"/>
                <w:bottom w:val="none" w:sz="0" w:space="0" w:color="auto"/>
                <w:right w:val="none" w:sz="0" w:space="0" w:color="auto"/>
              </w:divBdr>
            </w:div>
            <w:div w:id="624458938">
              <w:marLeft w:val="0"/>
              <w:marRight w:val="0"/>
              <w:marTop w:val="0"/>
              <w:marBottom w:val="0"/>
              <w:divBdr>
                <w:top w:val="none" w:sz="0" w:space="0" w:color="auto"/>
                <w:left w:val="none" w:sz="0" w:space="0" w:color="auto"/>
                <w:bottom w:val="none" w:sz="0" w:space="0" w:color="auto"/>
                <w:right w:val="none" w:sz="0" w:space="0" w:color="auto"/>
              </w:divBdr>
            </w:div>
            <w:div w:id="103774012">
              <w:marLeft w:val="0"/>
              <w:marRight w:val="0"/>
              <w:marTop w:val="0"/>
              <w:marBottom w:val="0"/>
              <w:divBdr>
                <w:top w:val="none" w:sz="0" w:space="0" w:color="auto"/>
                <w:left w:val="none" w:sz="0" w:space="0" w:color="auto"/>
                <w:bottom w:val="none" w:sz="0" w:space="0" w:color="auto"/>
                <w:right w:val="none" w:sz="0" w:space="0" w:color="auto"/>
              </w:divBdr>
            </w:div>
            <w:div w:id="1548102240">
              <w:marLeft w:val="0"/>
              <w:marRight w:val="0"/>
              <w:marTop w:val="0"/>
              <w:marBottom w:val="0"/>
              <w:divBdr>
                <w:top w:val="none" w:sz="0" w:space="0" w:color="auto"/>
                <w:left w:val="none" w:sz="0" w:space="0" w:color="auto"/>
                <w:bottom w:val="none" w:sz="0" w:space="0" w:color="auto"/>
                <w:right w:val="none" w:sz="0" w:space="0" w:color="auto"/>
              </w:divBdr>
            </w:div>
            <w:div w:id="789981595">
              <w:marLeft w:val="0"/>
              <w:marRight w:val="0"/>
              <w:marTop w:val="0"/>
              <w:marBottom w:val="0"/>
              <w:divBdr>
                <w:top w:val="none" w:sz="0" w:space="0" w:color="auto"/>
                <w:left w:val="none" w:sz="0" w:space="0" w:color="auto"/>
                <w:bottom w:val="none" w:sz="0" w:space="0" w:color="auto"/>
                <w:right w:val="none" w:sz="0" w:space="0" w:color="auto"/>
              </w:divBdr>
            </w:div>
            <w:div w:id="730543930">
              <w:marLeft w:val="0"/>
              <w:marRight w:val="0"/>
              <w:marTop w:val="0"/>
              <w:marBottom w:val="0"/>
              <w:divBdr>
                <w:top w:val="none" w:sz="0" w:space="0" w:color="auto"/>
                <w:left w:val="none" w:sz="0" w:space="0" w:color="auto"/>
                <w:bottom w:val="none" w:sz="0" w:space="0" w:color="auto"/>
                <w:right w:val="none" w:sz="0" w:space="0" w:color="auto"/>
              </w:divBdr>
            </w:div>
            <w:div w:id="940841373">
              <w:marLeft w:val="0"/>
              <w:marRight w:val="0"/>
              <w:marTop w:val="0"/>
              <w:marBottom w:val="0"/>
              <w:divBdr>
                <w:top w:val="none" w:sz="0" w:space="0" w:color="auto"/>
                <w:left w:val="none" w:sz="0" w:space="0" w:color="auto"/>
                <w:bottom w:val="none" w:sz="0" w:space="0" w:color="auto"/>
                <w:right w:val="none" w:sz="0" w:space="0" w:color="auto"/>
              </w:divBdr>
            </w:div>
            <w:div w:id="620307098">
              <w:marLeft w:val="0"/>
              <w:marRight w:val="0"/>
              <w:marTop w:val="0"/>
              <w:marBottom w:val="0"/>
              <w:divBdr>
                <w:top w:val="none" w:sz="0" w:space="0" w:color="auto"/>
                <w:left w:val="none" w:sz="0" w:space="0" w:color="auto"/>
                <w:bottom w:val="none" w:sz="0" w:space="0" w:color="auto"/>
                <w:right w:val="none" w:sz="0" w:space="0" w:color="auto"/>
              </w:divBdr>
            </w:div>
            <w:div w:id="214781982">
              <w:marLeft w:val="0"/>
              <w:marRight w:val="0"/>
              <w:marTop w:val="0"/>
              <w:marBottom w:val="0"/>
              <w:divBdr>
                <w:top w:val="none" w:sz="0" w:space="0" w:color="auto"/>
                <w:left w:val="none" w:sz="0" w:space="0" w:color="auto"/>
                <w:bottom w:val="none" w:sz="0" w:space="0" w:color="auto"/>
                <w:right w:val="none" w:sz="0" w:space="0" w:color="auto"/>
              </w:divBdr>
            </w:div>
            <w:div w:id="96246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3354">
      <w:bodyDiv w:val="1"/>
      <w:marLeft w:val="0"/>
      <w:marRight w:val="0"/>
      <w:marTop w:val="0"/>
      <w:marBottom w:val="0"/>
      <w:divBdr>
        <w:top w:val="none" w:sz="0" w:space="0" w:color="auto"/>
        <w:left w:val="none" w:sz="0" w:space="0" w:color="auto"/>
        <w:bottom w:val="none" w:sz="0" w:space="0" w:color="auto"/>
        <w:right w:val="none" w:sz="0" w:space="0" w:color="auto"/>
      </w:divBdr>
    </w:div>
    <w:div w:id="1313564617">
      <w:bodyDiv w:val="1"/>
      <w:marLeft w:val="0"/>
      <w:marRight w:val="0"/>
      <w:marTop w:val="0"/>
      <w:marBottom w:val="0"/>
      <w:divBdr>
        <w:top w:val="none" w:sz="0" w:space="0" w:color="auto"/>
        <w:left w:val="none" w:sz="0" w:space="0" w:color="auto"/>
        <w:bottom w:val="none" w:sz="0" w:space="0" w:color="auto"/>
        <w:right w:val="none" w:sz="0" w:space="0" w:color="auto"/>
      </w:divBdr>
    </w:div>
    <w:div w:id="1349481676">
      <w:bodyDiv w:val="1"/>
      <w:marLeft w:val="0"/>
      <w:marRight w:val="0"/>
      <w:marTop w:val="0"/>
      <w:marBottom w:val="0"/>
      <w:divBdr>
        <w:top w:val="none" w:sz="0" w:space="0" w:color="auto"/>
        <w:left w:val="none" w:sz="0" w:space="0" w:color="auto"/>
        <w:bottom w:val="none" w:sz="0" w:space="0" w:color="auto"/>
        <w:right w:val="none" w:sz="0" w:space="0" w:color="auto"/>
      </w:divBdr>
    </w:div>
    <w:div w:id="1695573266">
      <w:bodyDiv w:val="1"/>
      <w:marLeft w:val="0"/>
      <w:marRight w:val="0"/>
      <w:marTop w:val="0"/>
      <w:marBottom w:val="0"/>
      <w:divBdr>
        <w:top w:val="none" w:sz="0" w:space="0" w:color="auto"/>
        <w:left w:val="none" w:sz="0" w:space="0" w:color="auto"/>
        <w:bottom w:val="none" w:sz="0" w:space="0" w:color="auto"/>
        <w:right w:val="none" w:sz="0" w:space="0" w:color="auto"/>
      </w:divBdr>
      <w:divsChild>
        <w:div w:id="1079130736">
          <w:marLeft w:val="0"/>
          <w:marRight w:val="0"/>
          <w:marTop w:val="0"/>
          <w:marBottom w:val="0"/>
          <w:divBdr>
            <w:top w:val="none" w:sz="0" w:space="0" w:color="auto"/>
            <w:left w:val="none" w:sz="0" w:space="0" w:color="auto"/>
            <w:bottom w:val="none" w:sz="0" w:space="0" w:color="auto"/>
            <w:right w:val="none" w:sz="0" w:space="0" w:color="auto"/>
          </w:divBdr>
          <w:divsChild>
            <w:div w:id="487018572">
              <w:marLeft w:val="0"/>
              <w:marRight w:val="0"/>
              <w:marTop w:val="0"/>
              <w:marBottom w:val="0"/>
              <w:divBdr>
                <w:top w:val="none" w:sz="0" w:space="0" w:color="auto"/>
                <w:left w:val="none" w:sz="0" w:space="0" w:color="auto"/>
                <w:bottom w:val="none" w:sz="0" w:space="0" w:color="auto"/>
                <w:right w:val="none" w:sz="0" w:space="0" w:color="auto"/>
              </w:divBdr>
            </w:div>
            <w:div w:id="391199944">
              <w:marLeft w:val="0"/>
              <w:marRight w:val="0"/>
              <w:marTop w:val="0"/>
              <w:marBottom w:val="0"/>
              <w:divBdr>
                <w:top w:val="none" w:sz="0" w:space="0" w:color="auto"/>
                <w:left w:val="none" w:sz="0" w:space="0" w:color="auto"/>
                <w:bottom w:val="none" w:sz="0" w:space="0" w:color="auto"/>
                <w:right w:val="none" w:sz="0" w:space="0" w:color="auto"/>
              </w:divBdr>
            </w:div>
            <w:div w:id="1746490511">
              <w:marLeft w:val="0"/>
              <w:marRight w:val="0"/>
              <w:marTop w:val="0"/>
              <w:marBottom w:val="0"/>
              <w:divBdr>
                <w:top w:val="none" w:sz="0" w:space="0" w:color="auto"/>
                <w:left w:val="none" w:sz="0" w:space="0" w:color="auto"/>
                <w:bottom w:val="none" w:sz="0" w:space="0" w:color="auto"/>
                <w:right w:val="none" w:sz="0" w:space="0" w:color="auto"/>
              </w:divBdr>
            </w:div>
            <w:div w:id="640352343">
              <w:marLeft w:val="0"/>
              <w:marRight w:val="0"/>
              <w:marTop w:val="0"/>
              <w:marBottom w:val="0"/>
              <w:divBdr>
                <w:top w:val="none" w:sz="0" w:space="0" w:color="auto"/>
                <w:left w:val="none" w:sz="0" w:space="0" w:color="auto"/>
                <w:bottom w:val="none" w:sz="0" w:space="0" w:color="auto"/>
                <w:right w:val="none" w:sz="0" w:space="0" w:color="auto"/>
              </w:divBdr>
            </w:div>
            <w:div w:id="505822399">
              <w:marLeft w:val="0"/>
              <w:marRight w:val="0"/>
              <w:marTop w:val="0"/>
              <w:marBottom w:val="0"/>
              <w:divBdr>
                <w:top w:val="none" w:sz="0" w:space="0" w:color="auto"/>
                <w:left w:val="none" w:sz="0" w:space="0" w:color="auto"/>
                <w:bottom w:val="none" w:sz="0" w:space="0" w:color="auto"/>
                <w:right w:val="none" w:sz="0" w:space="0" w:color="auto"/>
              </w:divBdr>
            </w:div>
            <w:div w:id="60446545">
              <w:marLeft w:val="0"/>
              <w:marRight w:val="0"/>
              <w:marTop w:val="0"/>
              <w:marBottom w:val="0"/>
              <w:divBdr>
                <w:top w:val="none" w:sz="0" w:space="0" w:color="auto"/>
                <w:left w:val="none" w:sz="0" w:space="0" w:color="auto"/>
                <w:bottom w:val="none" w:sz="0" w:space="0" w:color="auto"/>
                <w:right w:val="none" w:sz="0" w:space="0" w:color="auto"/>
              </w:divBdr>
            </w:div>
            <w:div w:id="1440759986">
              <w:marLeft w:val="0"/>
              <w:marRight w:val="0"/>
              <w:marTop w:val="0"/>
              <w:marBottom w:val="0"/>
              <w:divBdr>
                <w:top w:val="none" w:sz="0" w:space="0" w:color="auto"/>
                <w:left w:val="none" w:sz="0" w:space="0" w:color="auto"/>
                <w:bottom w:val="none" w:sz="0" w:space="0" w:color="auto"/>
                <w:right w:val="none" w:sz="0" w:space="0" w:color="auto"/>
              </w:divBdr>
            </w:div>
            <w:div w:id="402218058">
              <w:marLeft w:val="0"/>
              <w:marRight w:val="0"/>
              <w:marTop w:val="0"/>
              <w:marBottom w:val="0"/>
              <w:divBdr>
                <w:top w:val="none" w:sz="0" w:space="0" w:color="auto"/>
                <w:left w:val="none" w:sz="0" w:space="0" w:color="auto"/>
                <w:bottom w:val="none" w:sz="0" w:space="0" w:color="auto"/>
                <w:right w:val="none" w:sz="0" w:space="0" w:color="auto"/>
              </w:divBdr>
            </w:div>
            <w:div w:id="849949079">
              <w:marLeft w:val="0"/>
              <w:marRight w:val="0"/>
              <w:marTop w:val="0"/>
              <w:marBottom w:val="0"/>
              <w:divBdr>
                <w:top w:val="none" w:sz="0" w:space="0" w:color="auto"/>
                <w:left w:val="none" w:sz="0" w:space="0" w:color="auto"/>
                <w:bottom w:val="none" w:sz="0" w:space="0" w:color="auto"/>
                <w:right w:val="none" w:sz="0" w:space="0" w:color="auto"/>
              </w:divBdr>
            </w:div>
            <w:div w:id="2039702039">
              <w:marLeft w:val="0"/>
              <w:marRight w:val="0"/>
              <w:marTop w:val="0"/>
              <w:marBottom w:val="0"/>
              <w:divBdr>
                <w:top w:val="none" w:sz="0" w:space="0" w:color="auto"/>
                <w:left w:val="none" w:sz="0" w:space="0" w:color="auto"/>
                <w:bottom w:val="none" w:sz="0" w:space="0" w:color="auto"/>
                <w:right w:val="none" w:sz="0" w:space="0" w:color="auto"/>
              </w:divBdr>
            </w:div>
            <w:div w:id="523715314">
              <w:marLeft w:val="0"/>
              <w:marRight w:val="0"/>
              <w:marTop w:val="0"/>
              <w:marBottom w:val="0"/>
              <w:divBdr>
                <w:top w:val="none" w:sz="0" w:space="0" w:color="auto"/>
                <w:left w:val="none" w:sz="0" w:space="0" w:color="auto"/>
                <w:bottom w:val="none" w:sz="0" w:space="0" w:color="auto"/>
                <w:right w:val="none" w:sz="0" w:space="0" w:color="auto"/>
              </w:divBdr>
            </w:div>
            <w:div w:id="1347319967">
              <w:marLeft w:val="0"/>
              <w:marRight w:val="0"/>
              <w:marTop w:val="0"/>
              <w:marBottom w:val="0"/>
              <w:divBdr>
                <w:top w:val="none" w:sz="0" w:space="0" w:color="auto"/>
                <w:left w:val="none" w:sz="0" w:space="0" w:color="auto"/>
                <w:bottom w:val="none" w:sz="0" w:space="0" w:color="auto"/>
                <w:right w:val="none" w:sz="0" w:space="0" w:color="auto"/>
              </w:divBdr>
            </w:div>
            <w:div w:id="165219157">
              <w:marLeft w:val="0"/>
              <w:marRight w:val="0"/>
              <w:marTop w:val="0"/>
              <w:marBottom w:val="0"/>
              <w:divBdr>
                <w:top w:val="none" w:sz="0" w:space="0" w:color="auto"/>
                <w:left w:val="none" w:sz="0" w:space="0" w:color="auto"/>
                <w:bottom w:val="none" w:sz="0" w:space="0" w:color="auto"/>
                <w:right w:val="none" w:sz="0" w:space="0" w:color="auto"/>
              </w:divBdr>
            </w:div>
            <w:div w:id="13199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125">
      <w:bodyDiv w:val="1"/>
      <w:marLeft w:val="0"/>
      <w:marRight w:val="0"/>
      <w:marTop w:val="0"/>
      <w:marBottom w:val="0"/>
      <w:divBdr>
        <w:top w:val="none" w:sz="0" w:space="0" w:color="auto"/>
        <w:left w:val="none" w:sz="0" w:space="0" w:color="auto"/>
        <w:bottom w:val="none" w:sz="0" w:space="0" w:color="auto"/>
        <w:right w:val="none" w:sz="0" w:space="0" w:color="auto"/>
      </w:divBdr>
      <w:divsChild>
        <w:div w:id="2140761188">
          <w:marLeft w:val="0"/>
          <w:marRight w:val="0"/>
          <w:marTop w:val="0"/>
          <w:marBottom w:val="0"/>
          <w:divBdr>
            <w:top w:val="none" w:sz="0" w:space="0" w:color="auto"/>
            <w:left w:val="none" w:sz="0" w:space="0" w:color="auto"/>
            <w:bottom w:val="none" w:sz="0" w:space="0" w:color="auto"/>
            <w:right w:val="none" w:sz="0" w:space="0" w:color="auto"/>
          </w:divBdr>
          <w:divsChild>
            <w:div w:id="335769614">
              <w:marLeft w:val="0"/>
              <w:marRight w:val="0"/>
              <w:marTop w:val="0"/>
              <w:marBottom w:val="0"/>
              <w:divBdr>
                <w:top w:val="none" w:sz="0" w:space="0" w:color="auto"/>
                <w:left w:val="none" w:sz="0" w:space="0" w:color="auto"/>
                <w:bottom w:val="none" w:sz="0" w:space="0" w:color="auto"/>
                <w:right w:val="none" w:sz="0" w:space="0" w:color="auto"/>
              </w:divBdr>
            </w:div>
            <w:div w:id="1790006297">
              <w:marLeft w:val="0"/>
              <w:marRight w:val="0"/>
              <w:marTop w:val="0"/>
              <w:marBottom w:val="0"/>
              <w:divBdr>
                <w:top w:val="none" w:sz="0" w:space="0" w:color="auto"/>
                <w:left w:val="none" w:sz="0" w:space="0" w:color="auto"/>
                <w:bottom w:val="none" w:sz="0" w:space="0" w:color="auto"/>
                <w:right w:val="none" w:sz="0" w:space="0" w:color="auto"/>
              </w:divBdr>
            </w:div>
            <w:div w:id="1546987623">
              <w:marLeft w:val="0"/>
              <w:marRight w:val="0"/>
              <w:marTop w:val="0"/>
              <w:marBottom w:val="0"/>
              <w:divBdr>
                <w:top w:val="none" w:sz="0" w:space="0" w:color="auto"/>
                <w:left w:val="none" w:sz="0" w:space="0" w:color="auto"/>
                <w:bottom w:val="none" w:sz="0" w:space="0" w:color="auto"/>
                <w:right w:val="none" w:sz="0" w:space="0" w:color="auto"/>
              </w:divBdr>
            </w:div>
            <w:div w:id="464010797">
              <w:marLeft w:val="0"/>
              <w:marRight w:val="0"/>
              <w:marTop w:val="0"/>
              <w:marBottom w:val="0"/>
              <w:divBdr>
                <w:top w:val="none" w:sz="0" w:space="0" w:color="auto"/>
                <w:left w:val="none" w:sz="0" w:space="0" w:color="auto"/>
                <w:bottom w:val="none" w:sz="0" w:space="0" w:color="auto"/>
                <w:right w:val="none" w:sz="0" w:space="0" w:color="auto"/>
              </w:divBdr>
            </w:div>
            <w:div w:id="1560559374">
              <w:marLeft w:val="0"/>
              <w:marRight w:val="0"/>
              <w:marTop w:val="0"/>
              <w:marBottom w:val="0"/>
              <w:divBdr>
                <w:top w:val="none" w:sz="0" w:space="0" w:color="auto"/>
                <w:left w:val="none" w:sz="0" w:space="0" w:color="auto"/>
                <w:bottom w:val="none" w:sz="0" w:space="0" w:color="auto"/>
                <w:right w:val="none" w:sz="0" w:space="0" w:color="auto"/>
              </w:divBdr>
            </w:div>
            <w:div w:id="321156387">
              <w:marLeft w:val="0"/>
              <w:marRight w:val="0"/>
              <w:marTop w:val="0"/>
              <w:marBottom w:val="0"/>
              <w:divBdr>
                <w:top w:val="none" w:sz="0" w:space="0" w:color="auto"/>
                <w:left w:val="none" w:sz="0" w:space="0" w:color="auto"/>
                <w:bottom w:val="none" w:sz="0" w:space="0" w:color="auto"/>
                <w:right w:val="none" w:sz="0" w:space="0" w:color="auto"/>
              </w:divBdr>
            </w:div>
            <w:div w:id="2038114166">
              <w:marLeft w:val="0"/>
              <w:marRight w:val="0"/>
              <w:marTop w:val="0"/>
              <w:marBottom w:val="0"/>
              <w:divBdr>
                <w:top w:val="none" w:sz="0" w:space="0" w:color="auto"/>
                <w:left w:val="none" w:sz="0" w:space="0" w:color="auto"/>
                <w:bottom w:val="none" w:sz="0" w:space="0" w:color="auto"/>
                <w:right w:val="none" w:sz="0" w:space="0" w:color="auto"/>
              </w:divBdr>
            </w:div>
            <w:div w:id="2060855742">
              <w:marLeft w:val="0"/>
              <w:marRight w:val="0"/>
              <w:marTop w:val="0"/>
              <w:marBottom w:val="0"/>
              <w:divBdr>
                <w:top w:val="none" w:sz="0" w:space="0" w:color="auto"/>
                <w:left w:val="none" w:sz="0" w:space="0" w:color="auto"/>
                <w:bottom w:val="none" w:sz="0" w:space="0" w:color="auto"/>
                <w:right w:val="none" w:sz="0" w:space="0" w:color="auto"/>
              </w:divBdr>
            </w:div>
            <w:div w:id="7532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96812">
      <w:bodyDiv w:val="1"/>
      <w:marLeft w:val="0"/>
      <w:marRight w:val="0"/>
      <w:marTop w:val="0"/>
      <w:marBottom w:val="0"/>
      <w:divBdr>
        <w:top w:val="none" w:sz="0" w:space="0" w:color="auto"/>
        <w:left w:val="none" w:sz="0" w:space="0" w:color="auto"/>
        <w:bottom w:val="none" w:sz="0" w:space="0" w:color="auto"/>
        <w:right w:val="none" w:sz="0" w:space="0" w:color="auto"/>
      </w:divBdr>
    </w:div>
    <w:div w:id="1879779483">
      <w:bodyDiv w:val="1"/>
      <w:marLeft w:val="0"/>
      <w:marRight w:val="0"/>
      <w:marTop w:val="0"/>
      <w:marBottom w:val="0"/>
      <w:divBdr>
        <w:top w:val="none" w:sz="0" w:space="0" w:color="auto"/>
        <w:left w:val="none" w:sz="0" w:space="0" w:color="auto"/>
        <w:bottom w:val="none" w:sz="0" w:space="0" w:color="auto"/>
        <w:right w:val="none" w:sz="0" w:space="0" w:color="auto"/>
      </w:divBdr>
      <w:divsChild>
        <w:div w:id="405882461">
          <w:marLeft w:val="0"/>
          <w:marRight w:val="0"/>
          <w:marTop w:val="90"/>
          <w:marBottom w:val="0"/>
          <w:divBdr>
            <w:top w:val="none" w:sz="0" w:space="0" w:color="auto"/>
            <w:left w:val="none" w:sz="0" w:space="0" w:color="auto"/>
            <w:bottom w:val="none" w:sz="0" w:space="0" w:color="auto"/>
            <w:right w:val="none" w:sz="0" w:space="0" w:color="auto"/>
          </w:divBdr>
          <w:divsChild>
            <w:div w:id="712121767">
              <w:marLeft w:val="0"/>
              <w:marRight w:val="0"/>
              <w:marTop w:val="0"/>
              <w:marBottom w:val="420"/>
              <w:divBdr>
                <w:top w:val="none" w:sz="0" w:space="0" w:color="auto"/>
                <w:left w:val="none" w:sz="0" w:space="0" w:color="auto"/>
                <w:bottom w:val="none" w:sz="0" w:space="0" w:color="auto"/>
                <w:right w:val="none" w:sz="0" w:space="0" w:color="auto"/>
              </w:divBdr>
              <w:divsChild>
                <w:div w:id="659776937">
                  <w:marLeft w:val="0"/>
                  <w:marRight w:val="0"/>
                  <w:marTop w:val="0"/>
                  <w:marBottom w:val="0"/>
                  <w:divBdr>
                    <w:top w:val="none" w:sz="0" w:space="0" w:color="auto"/>
                    <w:left w:val="none" w:sz="0" w:space="0" w:color="auto"/>
                    <w:bottom w:val="none" w:sz="0" w:space="0" w:color="auto"/>
                    <w:right w:val="none" w:sz="0" w:space="0" w:color="auto"/>
                  </w:divBdr>
                  <w:divsChild>
                    <w:div w:id="18591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236824">
      <w:bodyDiv w:val="1"/>
      <w:marLeft w:val="0"/>
      <w:marRight w:val="0"/>
      <w:marTop w:val="0"/>
      <w:marBottom w:val="0"/>
      <w:divBdr>
        <w:top w:val="none" w:sz="0" w:space="0" w:color="auto"/>
        <w:left w:val="none" w:sz="0" w:space="0" w:color="auto"/>
        <w:bottom w:val="none" w:sz="0" w:space="0" w:color="auto"/>
        <w:right w:val="none" w:sz="0" w:space="0" w:color="auto"/>
      </w:divBdr>
      <w:divsChild>
        <w:div w:id="3868005">
          <w:marLeft w:val="0"/>
          <w:marRight w:val="0"/>
          <w:marTop w:val="0"/>
          <w:marBottom w:val="0"/>
          <w:divBdr>
            <w:top w:val="none" w:sz="0" w:space="0" w:color="auto"/>
            <w:left w:val="none" w:sz="0" w:space="0" w:color="auto"/>
            <w:bottom w:val="none" w:sz="0" w:space="0" w:color="auto"/>
            <w:right w:val="none" w:sz="0" w:space="0" w:color="auto"/>
          </w:divBdr>
          <w:divsChild>
            <w:div w:id="1064991114">
              <w:marLeft w:val="0"/>
              <w:marRight w:val="0"/>
              <w:marTop w:val="0"/>
              <w:marBottom w:val="0"/>
              <w:divBdr>
                <w:top w:val="none" w:sz="0" w:space="0" w:color="auto"/>
                <w:left w:val="none" w:sz="0" w:space="0" w:color="auto"/>
                <w:bottom w:val="none" w:sz="0" w:space="0" w:color="auto"/>
                <w:right w:val="none" w:sz="0" w:space="0" w:color="auto"/>
              </w:divBdr>
            </w:div>
            <w:div w:id="1081441875">
              <w:marLeft w:val="0"/>
              <w:marRight w:val="0"/>
              <w:marTop w:val="0"/>
              <w:marBottom w:val="0"/>
              <w:divBdr>
                <w:top w:val="none" w:sz="0" w:space="0" w:color="auto"/>
                <w:left w:val="none" w:sz="0" w:space="0" w:color="auto"/>
                <w:bottom w:val="none" w:sz="0" w:space="0" w:color="auto"/>
                <w:right w:val="none" w:sz="0" w:space="0" w:color="auto"/>
              </w:divBdr>
            </w:div>
            <w:div w:id="1686785284">
              <w:marLeft w:val="0"/>
              <w:marRight w:val="0"/>
              <w:marTop w:val="0"/>
              <w:marBottom w:val="0"/>
              <w:divBdr>
                <w:top w:val="none" w:sz="0" w:space="0" w:color="auto"/>
                <w:left w:val="none" w:sz="0" w:space="0" w:color="auto"/>
                <w:bottom w:val="none" w:sz="0" w:space="0" w:color="auto"/>
                <w:right w:val="none" w:sz="0" w:space="0" w:color="auto"/>
              </w:divBdr>
            </w:div>
            <w:div w:id="865754456">
              <w:marLeft w:val="0"/>
              <w:marRight w:val="0"/>
              <w:marTop w:val="0"/>
              <w:marBottom w:val="0"/>
              <w:divBdr>
                <w:top w:val="none" w:sz="0" w:space="0" w:color="auto"/>
                <w:left w:val="none" w:sz="0" w:space="0" w:color="auto"/>
                <w:bottom w:val="none" w:sz="0" w:space="0" w:color="auto"/>
                <w:right w:val="none" w:sz="0" w:space="0" w:color="auto"/>
              </w:divBdr>
            </w:div>
            <w:div w:id="779181016">
              <w:marLeft w:val="0"/>
              <w:marRight w:val="0"/>
              <w:marTop w:val="0"/>
              <w:marBottom w:val="0"/>
              <w:divBdr>
                <w:top w:val="none" w:sz="0" w:space="0" w:color="auto"/>
                <w:left w:val="none" w:sz="0" w:space="0" w:color="auto"/>
                <w:bottom w:val="none" w:sz="0" w:space="0" w:color="auto"/>
                <w:right w:val="none" w:sz="0" w:space="0" w:color="auto"/>
              </w:divBdr>
            </w:div>
            <w:div w:id="533808363">
              <w:marLeft w:val="0"/>
              <w:marRight w:val="0"/>
              <w:marTop w:val="0"/>
              <w:marBottom w:val="0"/>
              <w:divBdr>
                <w:top w:val="none" w:sz="0" w:space="0" w:color="auto"/>
                <w:left w:val="none" w:sz="0" w:space="0" w:color="auto"/>
                <w:bottom w:val="none" w:sz="0" w:space="0" w:color="auto"/>
                <w:right w:val="none" w:sz="0" w:space="0" w:color="auto"/>
              </w:divBdr>
            </w:div>
            <w:div w:id="403528010">
              <w:marLeft w:val="0"/>
              <w:marRight w:val="0"/>
              <w:marTop w:val="0"/>
              <w:marBottom w:val="0"/>
              <w:divBdr>
                <w:top w:val="none" w:sz="0" w:space="0" w:color="auto"/>
                <w:left w:val="none" w:sz="0" w:space="0" w:color="auto"/>
                <w:bottom w:val="none" w:sz="0" w:space="0" w:color="auto"/>
                <w:right w:val="none" w:sz="0" w:space="0" w:color="auto"/>
              </w:divBdr>
            </w:div>
            <w:div w:id="562256392">
              <w:marLeft w:val="0"/>
              <w:marRight w:val="0"/>
              <w:marTop w:val="0"/>
              <w:marBottom w:val="0"/>
              <w:divBdr>
                <w:top w:val="none" w:sz="0" w:space="0" w:color="auto"/>
                <w:left w:val="none" w:sz="0" w:space="0" w:color="auto"/>
                <w:bottom w:val="none" w:sz="0" w:space="0" w:color="auto"/>
                <w:right w:val="none" w:sz="0" w:space="0" w:color="auto"/>
              </w:divBdr>
            </w:div>
            <w:div w:id="390812743">
              <w:marLeft w:val="0"/>
              <w:marRight w:val="0"/>
              <w:marTop w:val="0"/>
              <w:marBottom w:val="0"/>
              <w:divBdr>
                <w:top w:val="none" w:sz="0" w:space="0" w:color="auto"/>
                <w:left w:val="none" w:sz="0" w:space="0" w:color="auto"/>
                <w:bottom w:val="none" w:sz="0" w:space="0" w:color="auto"/>
                <w:right w:val="none" w:sz="0" w:space="0" w:color="auto"/>
              </w:divBdr>
            </w:div>
            <w:div w:id="1062217955">
              <w:marLeft w:val="0"/>
              <w:marRight w:val="0"/>
              <w:marTop w:val="0"/>
              <w:marBottom w:val="0"/>
              <w:divBdr>
                <w:top w:val="none" w:sz="0" w:space="0" w:color="auto"/>
                <w:left w:val="none" w:sz="0" w:space="0" w:color="auto"/>
                <w:bottom w:val="none" w:sz="0" w:space="0" w:color="auto"/>
                <w:right w:val="none" w:sz="0" w:space="0" w:color="auto"/>
              </w:divBdr>
            </w:div>
            <w:div w:id="327178454">
              <w:marLeft w:val="0"/>
              <w:marRight w:val="0"/>
              <w:marTop w:val="0"/>
              <w:marBottom w:val="0"/>
              <w:divBdr>
                <w:top w:val="none" w:sz="0" w:space="0" w:color="auto"/>
                <w:left w:val="none" w:sz="0" w:space="0" w:color="auto"/>
                <w:bottom w:val="none" w:sz="0" w:space="0" w:color="auto"/>
                <w:right w:val="none" w:sz="0" w:space="0" w:color="auto"/>
              </w:divBdr>
            </w:div>
            <w:div w:id="730153004">
              <w:marLeft w:val="0"/>
              <w:marRight w:val="0"/>
              <w:marTop w:val="0"/>
              <w:marBottom w:val="0"/>
              <w:divBdr>
                <w:top w:val="none" w:sz="0" w:space="0" w:color="auto"/>
                <w:left w:val="none" w:sz="0" w:space="0" w:color="auto"/>
                <w:bottom w:val="none" w:sz="0" w:space="0" w:color="auto"/>
                <w:right w:val="none" w:sz="0" w:space="0" w:color="auto"/>
              </w:divBdr>
            </w:div>
            <w:div w:id="1610046342">
              <w:marLeft w:val="0"/>
              <w:marRight w:val="0"/>
              <w:marTop w:val="0"/>
              <w:marBottom w:val="0"/>
              <w:divBdr>
                <w:top w:val="none" w:sz="0" w:space="0" w:color="auto"/>
                <w:left w:val="none" w:sz="0" w:space="0" w:color="auto"/>
                <w:bottom w:val="none" w:sz="0" w:space="0" w:color="auto"/>
                <w:right w:val="none" w:sz="0" w:space="0" w:color="auto"/>
              </w:divBdr>
            </w:div>
            <w:div w:id="1180579447">
              <w:marLeft w:val="0"/>
              <w:marRight w:val="0"/>
              <w:marTop w:val="0"/>
              <w:marBottom w:val="0"/>
              <w:divBdr>
                <w:top w:val="none" w:sz="0" w:space="0" w:color="auto"/>
                <w:left w:val="none" w:sz="0" w:space="0" w:color="auto"/>
                <w:bottom w:val="none" w:sz="0" w:space="0" w:color="auto"/>
                <w:right w:val="none" w:sz="0" w:space="0" w:color="auto"/>
              </w:divBdr>
            </w:div>
            <w:div w:id="156116433">
              <w:marLeft w:val="0"/>
              <w:marRight w:val="0"/>
              <w:marTop w:val="0"/>
              <w:marBottom w:val="0"/>
              <w:divBdr>
                <w:top w:val="none" w:sz="0" w:space="0" w:color="auto"/>
                <w:left w:val="none" w:sz="0" w:space="0" w:color="auto"/>
                <w:bottom w:val="none" w:sz="0" w:space="0" w:color="auto"/>
                <w:right w:val="none" w:sz="0" w:space="0" w:color="auto"/>
              </w:divBdr>
            </w:div>
            <w:div w:id="1539125897">
              <w:marLeft w:val="0"/>
              <w:marRight w:val="0"/>
              <w:marTop w:val="0"/>
              <w:marBottom w:val="0"/>
              <w:divBdr>
                <w:top w:val="none" w:sz="0" w:space="0" w:color="auto"/>
                <w:left w:val="none" w:sz="0" w:space="0" w:color="auto"/>
                <w:bottom w:val="none" w:sz="0" w:space="0" w:color="auto"/>
                <w:right w:val="none" w:sz="0" w:space="0" w:color="auto"/>
              </w:divBdr>
            </w:div>
            <w:div w:id="1489320109">
              <w:marLeft w:val="0"/>
              <w:marRight w:val="0"/>
              <w:marTop w:val="0"/>
              <w:marBottom w:val="0"/>
              <w:divBdr>
                <w:top w:val="none" w:sz="0" w:space="0" w:color="auto"/>
                <w:left w:val="none" w:sz="0" w:space="0" w:color="auto"/>
                <w:bottom w:val="none" w:sz="0" w:space="0" w:color="auto"/>
                <w:right w:val="none" w:sz="0" w:space="0" w:color="auto"/>
              </w:divBdr>
            </w:div>
            <w:div w:id="1754232468">
              <w:marLeft w:val="0"/>
              <w:marRight w:val="0"/>
              <w:marTop w:val="0"/>
              <w:marBottom w:val="0"/>
              <w:divBdr>
                <w:top w:val="none" w:sz="0" w:space="0" w:color="auto"/>
                <w:left w:val="none" w:sz="0" w:space="0" w:color="auto"/>
                <w:bottom w:val="none" w:sz="0" w:space="0" w:color="auto"/>
                <w:right w:val="none" w:sz="0" w:space="0" w:color="auto"/>
              </w:divBdr>
            </w:div>
            <w:div w:id="661205651">
              <w:marLeft w:val="0"/>
              <w:marRight w:val="0"/>
              <w:marTop w:val="0"/>
              <w:marBottom w:val="0"/>
              <w:divBdr>
                <w:top w:val="none" w:sz="0" w:space="0" w:color="auto"/>
                <w:left w:val="none" w:sz="0" w:space="0" w:color="auto"/>
                <w:bottom w:val="none" w:sz="0" w:space="0" w:color="auto"/>
                <w:right w:val="none" w:sz="0" w:space="0" w:color="auto"/>
              </w:divBdr>
            </w:div>
            <w:div w:id="935165811">
              <w:marLeft w:val="0"/>
              <w:marRight w:val="0"/>
              <w:marTop w:val="0"/>
              <w:marBottom w:val="0"/>
              <w:divBdr>
                <w:top w:val="none" w:sz="0" w:space="0" w:color="auto"/>
                <w:left w:val="none" w:sz="0" w:space="0" w:color="auto"/>
                <w:bottom w:val="none" w:sz="0" w:space="0" w:color="auto"/>
                <w:right w:val="none" w:sz="0" w:space="0" w:color="auto"/>
              </w:divBdr>
            </w:div>
            <w:div w:id="326326361">
              <w:marLeft w:val="0"/>
              <w:marRight w:val="0"/>
              <w:marTop w:val="0"/>
              <w:marBottom w:val="0"/>
              <w:divBdr>
                <w:top w:val="none" w:sz="0" w:space="0" w:color="auto"/>
                <w:left w:val="none" w:sz="0" w:space="0" w:color="auto"/>
                <w:bottom w:val="none" w:sz="0" w:space="0" w:color="auto"/>
                <w:right w:val="none" w:sz="0" w:space="0" w:color="auto"/>
              </w:divBdr>
            </w:div>
            <w:div w:id="2084250670">
              <w:marLeft w:val="0"/>
              <w:marRight w:val="0"/>
              <w:marTop w:val="0"/>
              <w:marBottom w:val="0"/>
              <w:divBdr>
                <w:top w:val="none" w:sz="0" w:space="0" w:color="auto"/>
                <w:left w:val="none" w:sz="0" w:space="0" w:color="auto"/>
                <w:bottom w:val="none" w:sz="0" w:space="0" w:color="auto"/>
                <w:right w:val="none" w:sz="0" w:space="0" w:color="auto"/>
              </w:divBdr>
            </w:div>
            <w:div w:id="83496072">
              <w:marLeft w:val="0"/>
              <w:marRight w:val="0"/>
              <w:marTop w:val="0"/>
              <w:marBottom w:val="0"/>
              <w:divBdr>
                <w:top w:val="none" w:sz="0" w:space="0" w:color="auto"/>
                <w:left w:val="none" w:sz="0" w:space="0" w:color="auto"/>
                <w:bottom w:val="none" w:sz="0" w:space="0" w:color="auto"/>
                <w:right w:val="none" w:sz="0" w:space="0" w:color="auto"/>
              </w:divBdr>
            </w:div>
            <w:div w:id="1133668945">
              <w:marLeft w:val="0"/>
              <w:marRight w:val="0"/>
              <w:marTop w:val="0"/>
              <w:marBottom w:val="0"/>
              <w:divBdr>
                <w:top w:val="none" w:sz="0" w:space="0" w:color="auto"/>
                <w:left w:val="none" w:sz="0" w:space="0" w:color="auto"/>
                <w:bottom w:val="none" w:sz="0" w:space="0" w:color="auto"/>
                <w:right w:val="none" w:sz="0" w:space="0" w:color="auto"/>
              </w:divBdr>
            </w:div>
            <w:div w:id="1380855551">
              <w:marLeft w:val="0"/>
              <w:marRight w:val="0"/>
              <w:marTop w:val="0"/>
              <w:marBottom w:val="0"/>
              <w:divBdr>
                <w:top w:val="none" w:sz="0" w:space="0" w:color="auto"/>
                <w:left w:val="none" w:sz="0" w:space="0" w:color="auto"/>
                <w:bottom w:val="none" w:sz="0" w:space="0" w:color="auto"/>
                <w:right w:val="none" w:sz="0" w:space="0" w:color="auto"/>
              </w:divBdr>
            </w:div>
            <w:div w:id="2127119283">
              <w:marLeft w:val="0"/>
              <w:marRight w:val="0"/>
              <w:marTop w:val="0"/>
              <w:marBottom w:val="0"/>
              <w:divBdr>
                <w:top w:val="none" w:sz="0" w:space="0" w:color="auto"/>
                <w:left w:val="none" w:sz="0" w:space="0" w:color="auto"/>
                <w:bottom w:val="none" w:sz="0" w:space="0" w:color="auto"/>
                <w:right w:val="none" w:sz="0" w:space="0" w:color="auto"/>
              </w:divBdr>
            </w:div>
            <w:div w:id="910164013">
              <w:marLeft w:val="0"/>
              <w:marRight w:val="0"/>
              <w:marTop w:val="0"/>
              <w:marBottom w:val="0"/>
              <w:divBdr>
                <w:top w:val="none" w:sz="0" w:space="0" w:color="auto"/>
                <w:left w:val="none" w:sz="0" w:space="0" w:color="auto"/>
                <w:bottom w:val="none" w:sz="0" w:space="0" w:color="auto"/>
                <w:right w:val="none" w:sz="0" w:space="0" w:color="auto"/>
              </w:divBdr>
            </w:div>
            <w:div w:id="1234125766">
              <w:marLeft w:val="0"/>
              <w:marRight w:val="0"/>
              <w:marTop w:val="0"/>
              <w:marBottom w:val="0"/>
              <w:divBdr>
                <w:top w:val="none" w:sz="0" w:space="0" w:color="auto"/>
                <w:left w:val="none" w:sz="0" w:space="0" w:color="auto"/>
                <w:bottom w:val="none" w:sz="0" w:space="0" w:color="auto"/>
                <w:right w:val="none" w:sz="0" w:space="0" w:color="auto"/>
              </w:divBdr>
            </w:div>
            <w:div w:id="570239669">
              <w:marLeft w:val="0"/>
              <w:marRight w:val="0"/>
              <w:marTop w:val="0"/>
              <w:marBottom w:val="0"/>
              <w:divBdr>
                <w:top w:val="none" w:sz="0" w:space="0" w:color="auto"/>
                <w:left w:val="none" w:sz="0" w:space="0" w:color="auto"/>
                <w:bottom w:val="none" w:sz="0" w:space="0" w:color="auto"/>
                <w:right w:val="none" w:sz="0" w:space="0" w:color="auto"/>
              </w:divBdr>
            </w:div>
            <w:div w:id="1874002705">
              <w:marLeft w:val="0"/>
              <w:marRight w:val="0"/>
              <w:marTop w:val="0"/>
              <w:marBottom w:val="0"/>
              <w:divBdr>
                <w:top w:val="none" w:sz="0" w:space="0" w:color="auto"/>
                <w:left w:val="none" w:sz="0" w:space="0" w:color="auto"/>
                <w:bottom w:val="none" w:sz="0" w:space="0" w:color="auto"/>
                <w:right w:val="none" w:sz="0" w:space="0" w:color="auto"/>
              </w:divBdr>
            </w:div>
            <w:div w:id="952784117">
              <w:marLeft w:val="0"/>
              <w:marRight w:val="0"/>
              <w:marTop w:val="0"/>
              <w:marBottom w:val="0"/>
              <w:divBdr>
                <w:top w:val="none" w:sz="0" w:space="0" w:color="auto"/>
                <w:left w:val="none" w:sz="0" w:space="0" w:color="auto"/>
                <w:bottom w:val="none" w:sz="0" w:space="0" w:color="auto"/>
                <w:right w:val="none" w:sz="0" w:space="0" w:color="auto"/>
              </w:divBdr>
            </w:div>
            <w:div w:id="1549950949">
              <w:marLeft w:val="0"/>
              <w:marRight w:val="0"/>
              <w:marTop w:val="0"/>
              <w:marBottom w:val="0"/>
              <w:divBdr>
                <w:top w:val="none" w:sz="0" w:space="0" w:color="auto"/>
                <w:left w:val="none" w:sz="0" w:space="0" w:color="auto"/>
                <w:bottom w:val="none" w:sz="0" w:space="0" w:color="auto"/>
                <w:right w:val="none" w:sz="0" w:space="0" w:color="auto"/>
              </w:divBdr>
            </w:div>
            <w:div w:id="2039969647">
              <w:marLeft w:val="0"/>
              <w:marRight w:val="0"/>
              <w:marTop w:val="0"/>
              <w:marBottom w:val="0"/>
              <w:divBdr>
                <w:top w:val="none" w:sz="0" w:space="0" w:color="auto"/>
                <w:left w:val="none" w:sz="0" w:space="0" w:color="auto"/>
                <w:bottom w:val="none" w:sz="0" w:space="0" w:color="auto"/>
                <w:right w:val="none" w:sz="0" w:space="0" w:color="auto"/>
              </w:divBdr>
            </w:div>
            <w:div w:id="292440423">
              <w:marLeft w:val="0"/>
              <w:marRight w:val="0"/>
              <w:marTop w:val="0"/>
              <w:marBottom w:val="0"/>
              <w:divBdr>
                <w:top w:val="none" w:sz="0" w:space="0" w:color="auto"/>
                <w:left w:val="none" w:sz="0" w:space="0" w:color="auto"/>
                <w:bottom w:val="none" w:sz="0" w:space="0" w:color="auto"/>
                <w:right w:val="none" w:sz="0" w:space="0" w:color="auto"/>
              </w:divBdr>
            </w:div>
            <w:div w:id="154418927">
              <w:marLeft w:val="0"/>
              <w:marRight w:val="0"/>
              <w:marTop w:val="0"/>
              <w:marBottom w:val="0"/>
              <w:divBdr>
                <w:top w:val="none" w:sz="0" w:space="0" w:color="auto"/>
                <w:left w:val="none" w:sz="0" w:space="0" w:color="auto"/>
                <w:bottom w:val="none" w:sz="0" w:space="0" w:color="auto"/>
                <w:right w:val="none" w:sz="0" w:space="0" w:color="auto"/>
              </w:divBdr>
            </w:div>
            <w:div w:id="2125925500">
              <w:marLeft w:val="0"/>
              <w:marRight w:val="0"/>
              <w:marTop w:val="0"/>
              <w:marBottom w:val="0"/>
              <w:divBdr>
                <w:top w:val="none" w:sz="0" w:space="0" w:color="auto"/>
                <w:left w:val="none" w:sz="0" w:space="0" w:color="auto"/>
                <w:bottom w:val="none" w:sz="0" w:space="0" w:color="auto"/>
                <w:right w:val="none" w:sz="0" w:space="0" w:color="auto"/>
              </w:divBdr>
            </w:div>
            <w:div w:id="1905681004">
              <w:marLeft w:val="0"/>
              <w:marRight w:val="0"/>
              <w:marTop w:val="0"/>
              <w:marBottom w:val="0"/>
              <w:divBdr>
                <w:top w:val="none" w:sz="0" w:space="0" w:color="auto"/>
                <w:left w:val="none" w:sz="0" w:space="0" w:color="auto"/>
                <w:bottom w:val="none" w:sz="0" w:space="0" w:color="auto"/>
                <w:right w:val="none" w:sz="0" w:space="0" w:color="auto"/>
              </w:divBdr>
            </w:div>
            <w:div w:id="2048678618">
              <w:marLeft w:val="0"/>
              <w:marRight w:val="0"/>
              <w:marTop w:val="0"/>
              <w:marBottom w:val="0"/>
              <w:divBdr>
                <w:top w:val="none" w:sz="0" w:space="0" w:color="auto"/>
                <w:left w:val="none" w:sz="0" w:space="0" w:color="auto"/>
                <w:bottom w:val="none" w:sz="0" w:space="0" w:color="auto"/>
                <w:right w:val="none" w:sz="0" w:space="0" w:color="auto"/>
              </w:divBdr>
            </w:div>
            <w:div w:id="2045859719">
              <w:marLeft w:val="0"/>
              <w:marRight w:val="0"/>
              <w:marTop w:val="0"/>
              <w:marBottom w:val="0"/>
              <w:divBdr>
                <w:top w:val="none" w:sz="0" w:space="0" w:color="auto"/>
                <w:left w:val="none" w:sz="0" w:space="0" w:color="auto"/>
                <w:bottom w:val="none" w:sz="0" w:space="0" w:color="auto"/>
                <w:right w:val="none" w:sz="0" w:space="0" w:color="auto"/>
              </w:divBdr>
            </w:div>
            <w:div w:id="164714757">
              <w:marLeft w:val="0"/>
              <w:marRight w:val="0"/>
              <w:marTop w:val="0"/>
              <w:marBottom w:val="0"/>
              <w:divBdr>
                <w:top w:val="none" w:sz="0" w:space="0" w:color="auto"/>
                <w:left w:val="none" w:sz="0" w:space="0" w:color="auto"/>
                <w:bottom w:val="none" w:sz="0" w:space="0" w:color="auto"/>
                <w:right w:val="none" w:sz="0" w:space="0" w:color="auto"/>
              </w:divBdr>
            </w:div>
            <w:div w:id="662707325">
              <w:marLeft w:val="0"/>
              <w:marRight w:val="0"/>
              <w:marTop w:val="0"/>
              <w:marBottom w:val="0"/>
              <w:divBdr>
                <w:top w:val="none" w:sz="0" w:space="0" w:color="auto"/>
                <w:left w:val="none" w:sz="0" w:space="0" w:color="auto"/>
                <w:bottom w:val="none" w:sz="0" w:space="0" w:color="auto"/>
                <w:right w:val="none" w:sz="0" w:space="0" w:color="auto"/>
              </w:divBdr>
            </w:div>
            <w:div w:id="180133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8.jpeg"/><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yperlink" Target="https://spring.io/" TargetMode="External"/><Relationship Id="rId50" Type="http://schemas.openxmlformats.org/officeDocument/2006/relationships/hyperlink" Target="https://www.drools.org/" TargetMode="External"/><Relationship Id="rId55" Type="http://schemas.openxmlformats.org/officeDocument/2006/relationships/hyperlink" Target="https://docs.spring.io/spring/docs/4.0.x/spring-framework-reference/html/images/spring-overview.png" TargetMode="External"/><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image" Target="media/image30.jpeg"/><Relationship Id="rId54" Type="http://schemas.openxmlformats.org/officeDocument/2006/relationships/hyperlink" Target="https://docs.microsoft.com/en-us/windows/uwp/get-started/universal-application-platform-guide" TargetMode="External"/><Relationship Id="rId62" Type="http://schemas.openxmlformats.org/officeDocument/2006/relationships/hyperlink" Target="https://www.healthline.com/nutrition/ways-to-measure-body-fa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s://www.who.int/news-room/fact-sheets/detail/obesity-and-overweight" TargetMode="External"/><Relationship Id="rId53" Type="http://schemas.openxmlformats.org/officeDocument/2006/relationships/hyperlink" Target="https://www.apple.com/ios/ios-13/" TargetMode="External"/><Relationship Id="rId58" Type="http://schemas.openxmlformats.org/officeDocument/2006/relationships/hyperlink" Target="https://junit.org/junit5/"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github.com/Marko131/diplomski" TargetMode="External"/><Relationship Id="rId36" Type="http://schemas.openxmlformats.org/officeDocument/2006/relationships/image" Target="media/image25.jpeg"/><Relationship Id="rId49" Type="http://schemas.openxmlformats.org/officeDocument/2006/relationships/hyperlink" Target="https://www.mysql.com/" TargetMode="External"/><Relationship Id="rId57" Type="http://schemas.openxmlformats.org/officeDocument/2006/relationships/hyperlink" Target="https://hibernate.org/" TargetMode="External"/><Relationship Id="rId61" Type="http://schemas.openxmlformats.org/officeDocument/2006/relationships/hyperlink" Target="https://www.euro.who.int/en/health-topics/disease-prevention/nutrition/a-healthy-lifestyle/body-mass-index-bmi" TargetMode="External"/><Relationship Id="rId10" Type="http://schemas.openxmlformats.org/officeDocument/2006/relationships/oleObject" Target="embeddings/oleObject1.bin"/><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hyperlink" Target="https://www.applozic.com/blog/rule-based-v-s-ai-based-approaches-to-building-ai/" TargetMode="External"/><Relationship Id="rId52" Type="http://schemas.openxmlformats.org/officeDocument/2006/relationships/hyperlink" Target="https://www.android.com/" TargetMode="External"/><Relationship Id="rId60" Type="http://schemas.openxmlformats.org/officeDocument/2006/relationships/hyperlink" Target="https://docs.jboss.org/drools/release/5.2.0.Final/drools-expert-docs/html/ch05.html"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s://becominghuman.ai/the-key-differences-between-rule-based-ai-and-machine-learning-8792e545e6" TargetMode="External"/><Relationship Id="rId48" Type="http://schemas.openxmlformats.org/officeDocument/2006/relationships/hyperlink" Target="https://restfulapi.net/" TargetMode="External"/><Relationship Id="rId56" Type="http://schemas.openxmlformats.org/officeDocument/2006/relationships/hyperlink" Target="https://docs.spring.io/spring/docs/4.0.x/spring-framework-reference/html/overview.html"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about.fb.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https://reactnative.dev/" TargetMode="External"/><Relationship Id="rId59" Type="http://schemas.openxmlformats.org/officeDocument/2006/relationships/hyperlink" Target="https://testng.org/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8D2616-BAD2-40E0-80AA-4D070C417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4824</TotalTime>
  <Pages>41</Pages>
  <Words>8081</Words>
  <Characters>46062</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Marko</dc:creator>
  <cp:lastModifiedBy>Simona Nikolic</cp:lastModifiedBy>
  <cp:revision>138</cp:revision>
  <dcterms:created xsi:type="dcterms:W3CDTF">2020-08-17T11:20:00Z</dcterms:created>
  <dcterms:modified xsi:type="dcterms:W3CDTF">2020-09-16T14:53:00Z</dcterms:modified>
</cp:coreProperties>
</file>