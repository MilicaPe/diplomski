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23" w:type="dxa"/>
        <w:jc w:val="center"/>
        <w:tblBorders>
          <w:bottom w:val="single" w:sz="4" w:space="0" w:color="auto"/>
        </w:tblBorders>
        <w:tblLayout w:type="fixed"/>
        <w:tblLook w:val="0000" w:firstRow="0" w:lastRow="0" w:firstColumn="0" w:lastColumn="0" w:noHBand="0" w:noVBand="0"/>
      </w:tblPr>
      <w:tblGrid>
        <w:gridCol w:w="1701"/>
        <w:gridCol w:w="6521"/>
        <w:gridCol w:w="1701"/>
      </w:tblGrid>
      <w:tr w:rsidR="006A6937" w:rsidRPr="003A223E" w14:paraId="04B54F08" w14:textId="77777777" w:rsidTr="00A7471E">
        <w:trPr>
          <w:trHeight w:hRule="exact" w:val="1701"/>
          <w:jc w:val="center"/>
        </w:trPr>
        <w:tc>
          <w:tcPr>
            <w:tcW w:w="1701" w:type="dxa"/>
          </w:tcPr>
          <w:p w14:paraId="3773E58D" w14:textId="77777777" w:rsidR="006A6937" w:rsidRPr="00C91139" w:rsidRDefault="006A6937" w:rsidP="00837D55">
            <w:pPr>
              <w:spacing w:before="240" w:after="0"/>
              <w:jc w:val="center"/>
              <w:rPr>
                <w:rFonts w:ascii="Arial" w:hAnsi="Arial"/>
                <w:sz w:val="20"/>
                <w:lang w:val="sr-Cyrl-RS"/>
              </w:rPr>
            </w:pPr>
            <w:r w:rsidRPr="00534CBF">
              <w:rPr>
                <w:rFonts w:ascii="Arial" w:hAnsi="Arial"/>
                <w:sz w:val="20"/>
                <w:lang w:val="sr-Cyrl-RS"/>
              </w:rPr>
              <w:object w:dxaOrig="1382" w:dyaOrig="1380" w14:anchorId="2D9640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35pt" o:ole="" fillcolor="window">
                  <v:imagedata r:id="rId8" o:title=""/>
                </v:shape>
                <o:OLEObject Type="Embed" ProgID="CorelDraw.Graphic.7" ShapeID="_x0000_i1025" DrawAspect="Content" ObjectID="_1753813272" r:id="rId9"/>
              </w:object>
            </w:r>
          </w:p>
        </w:tc>
        <w:tc>
          <w:tcPr>
            <w:tcW w:w="6521" w:type="dxa"/>
            <w:vAlign w:val="center"/>
          </w:tcPr>
          <w:p w14:paraId="743A1CEC" w14:textId="77777777" w:rsidR="006A6937" w:rsidRPr="00C91139" w:rsidRDefault="006A6937" w:rsidP="00837D55">
            <w:pPr>
              <w:pStyle w:val="Tekst"/>
              <w:spacing w:before="0" w:after="0"/>
              <w:jc w:val="center"/>
              <w:rPr>
                <w:rFonts w:ascii="Arial" w:hAnsi="Arial"/>
                <w:kern w:val="0"/>
                <w:sz w:val="32"/>
                <w:szCs w:val="32"/>
                <w:lang w:val="sr-Cyrl-RS"/>
              </w:rPr>
            </w:pPr>
            <w:r w:rsidRPr="00C91139">
              <w:rPr>
                <w:rFonts w:ascii="Arial" w:hAnsi="Arial"/>
                <w:kern w:val="0"/>
                <w:sz w:val="32"/>
                <w:szCs w:val="32"/>
                <w:lang w:val="sr-Cyrl-RS"/>
              </w:rPr>
              <w:t>УНИВЕРЗИТЕТ У НОВОМ САДУ</w:t>
            </w:r>
          </w:p>
          <w:p w14:paraId="74748D9B" w14:textId="77777777" w:rsidR="006A6937" w:rsidRPr="00C91139" w:rsidRDefault="006A6937" w:rsidP="00837D55">
            <w:pPr>
              <w:pStyle w:val="Tekst"/>
              <w:spacing w:after="0"/>
              <w:jc w:val="center"/>
              <w:rPr>
                <w:rFonts w:ascii="Arial" w:hAnsi="Arial"/>
                <w:b/>
                <w:spacing w:val="34"/>
                <w:sz w:val="32"/>
                <w:lang w:val="sr-Cyrl-RS"/>
              </w:rPr>
            </w:pPr>
            <w:r w:rsidRPr="00C91139">
              <w:rPr>
                <w:rFonts w:ascii="Arial" w:hAnsi="Arial"/>
                <w:b/>
                <w:kern w:val="0"/>
                <w:sz w:val="32"/>
                <w:szCs w:val="32"/>
                <w:lang w:val="sr-Cyrl-RS"/>
              </w:rPr>
              <w:t>ФАКУЛТЕТ ТЕХНИЧКИХ НАУКА У НОВОМ САДУ</w:t>
            </w:r>
          </w:p>
        </w:tc>
        <w:tc>
          <w:tcPr>
            <w:tcW w:w="1701" w:type="dxa"/>
            <w:vAlign w:val="center"/>
          </w:tcPr>
          <w:p w14:paraId="36696786" w14:textId="77777777" w:rsidR="006A6937" w:rsidRPr="00C91139" w:rsidRDefault="006A6937" w:rsidP="00837D55">
            <w:pPr>
              <w:pStyle w:val="Tekst"/>
              <w:spacing w:before="0"/>
              <w:jc w:val="center"/>
              <w:rPr>
                <w:rFonts w:ascii="Arial" w:hAnsi="Arial"/>
                <w:spacing w:val="12"/>
                <w:sz w:val="24"/>
                <w:lang w:val="sr-Cyrl-RS"/>
              </w:rPr>
            </w:pPr>
            <w:r w:rsidRPr="00C91139">
              <w:rPr>
                <w:noProof/>
                <w:lang w:val="sr-Cyrl-RS"/>
              </w:rPr>
              <w:drawing>
                <wp:inline distT="0" distB="0" distL="0" distR="0" wp14:anchorId="7828B498" wp14:editId="4CA5188A">
                  <wp:extent cx="777240" cy="861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r>
    </w:tbl>
    <w:p w14:paraId="3AA5A718" w14:textId="77777777" w:rsidR="00A7471E" w:rsidRPr="00C91139" w:rsidRDefault="00A7471E" w:rsidP="00A7471E">
      <w:pPr>
        <w:spacing w:before="60" w:after="0"/>
        <w:rPr>
          <w:rFonts w:ascii="Arial" w:hAnsi="Arial"/>
          <w:sz w:val="40"/>
          <w:szCs w:val="40"/>
          <w:lang w:val="sr-Cyrl-RS"/>
        </w:rPr>
      </w:pPr>
    </w:p>
    <w:p w14:paraId="00081E9C" w14:textId="77777777" w:rsidR="00A7471E" w:rsidRPr="00C91139" w:rsidRDefault="00A7471E" w:rsidP="00A7471E">
      <w:pPr>
        <w:spacing w:before="60" w:after="0"/>
        <w:rPr>
          <w:rFonts w:ascii="Arial" w:hAnsi="Arial"/>
          <w:sz w:val="40"/>
          <w:szCs w:val="40"/>
          <w:lang w:val="sr-Cyrl-RS"/>
        </w:rPr>
      </w:pPr>
    </w:p>
    <w:p w14:paraId="528B06CF" w14:textId="77777777" w:rsidR="00A7471E" w:rsidRPr="00C91139" w:rsidRDefault="00A7471E" w:rsidP="00A7471E">
      <w:pPr>
        <w:spacing w:before="60" w:after="0"/>
        <w:rPr>
          <w:rFonts w:ascii="Arial" w:hAnsi="Arial"/>
          <w:sz w:val="40"/>
          <w:szCs w:val="40"/>
          <w:lang w:val="sr-Cyrl-RS"/>
        </w:rPr>
      </w:pPr>
    </w:p>
    <w:p w14:paraId="3A911F9F" w14:textId="77777777" w:rsidR="00A7471E" w:rsidRPr="00C91139" w:rsidRDefault="00A7471E" w:rsidP="00A7471E">
      <w:pPr>
        <w:spacing w:before="60" w:after="0"/>
        <w:ind w:left="993"/>
        <w:rPr>
          <w:rFonts w:ascii="Arial" w:hAnsi="Arial"/>
          <w:color w:val="000000" w:themeColor="text1"/>
          <w:sz w:val="40"/>
          <w:szCs w:val="40"/>
          <w:lang w:val="sr-Cyrl-RS"/>
        </w:rPr>
      </w:pPr>
      <w:r>
        <w:rPr>
          <w:rFonts w:ascii="Arial" w:hAnsi="Arial"/>
          <w:color w:val="000000" w:themeColor="text1"/>
          <w:sz w:val="40"/>
          <w:szCs w:val="40"/>
        </w:rPr>
        <w:t>M</w:t>
      </w:r>
      <w:proofErr w:type="spellStart"/>
      <w:r>
        <w:rPr>
          <w:rFonts w:ascii="Arial" w:hAnsi="Arial"/>
          <w:color w:val="000000" w:themeColor="text1"/>
          <w:sz w:val="40"/>
          <w:szCs w:val="40"/>
          <w:lang w:val="sr-Cyrl-RS"/>
        </w:rPr>
        <w:t>илица</w:t>
      </w:r>
      <w:proofErr w:type="spellEnd"/>
      <w:r w:rsidRPr="00C91139">
        <w:rPr>
          <w:rFonts w:ascii="Arial" w:hAnsi="Arial"/>
          <w:color w:val="000000" w:themeColor="text1"/>
          <w:sz w:val="40"/>
          <w:szCs w:val="40"/>
          <w:lang w:val="sr-Cyrl-RS"/>
        </w:rPr>
        <w:t xml:space="preserve"> </w:t>
      </w:r>
      <w:r>
        <w:rPr>
          <w:rFonts w:ascii="Arial" w:hAnsi="Arial"/>
          <w:color w:val="000000" w:themeColor="text1"/>
          <w:sz w:val="40"/>
          <w:szCs w:val="40"/>
          <w:lang w:val="sr-Cyrl-RS"/>
        </w:rPr>
        <w:t>Петровић</w:t>
      </w:r>
    </w:p>
    <w:p w14:paraId="6C76F7DE" w14:textId="77777777" w:rsidR="00A7471E" w:rsidRPr="00C91139" w:rsidRDefault="00A7471E" w:rsidP="00A7471E">
      <w:pPr>
        <w:spacing w:before="60" w:after="0"/>
        <w:rPr>
          <w:rFonts w:ascii="Arial" w:hAnsi="Arial"/>
          <w:sz w:val="40"/>
          <w:szCs w:val="40"/>
          <w:lang w:val="sr-Cyrl-RS"/>
        </w:rPr>
      </w:pPr>
    </w:p>
    <w:p w14:paraId="2B0FE913" w14:textId="77777777" w:rsidR="00A7471E" w:rsidRPr="00C91139" w:rsidRDefault="00A7471E" w:rsidP="00A7471E">
      <w:pPr>
        <w:spacing w:before="60" w:after="0"/>
        <w:rPr>
          <w:rFonts w:ascii="Arial" w:hAnsi="Arial"/>
          <w:sz w:val="40"/>
          <w:szCs w:val="40"/>
          <w:lang w:val="sr-Cyrl-RS"/>
        </w:rPr>
      </w:pPr>
    </w:p>
    <w:p w14:paraId="1C6D4742" w14:textId="77777777" w:rsidR="00A7471E" w:rsidRPr="00C91139" w:rsidRDefault="00A7471E" w:rsidP="00A7471E">
      <w:pPr>
        <w:spacing w:before="60" w:after="0"/>
        <w:rPr>
          <w:rFonts w:ascii="Arial" w:hAnsi="Arial"/>
          <w:sz w:val="40"/>
          <w:szCs w:val="40"/>
          <w:lang w:val="sr-Cyrl-RS"/>
        </w:rPr>
      </w:pPr>
    </w:p>
    <w:p w14:paraId="27538226" w14:textId="77777777" w:rsidR="00A7471E" w:rsidRPr="00C91139" w:rsidRDefault="00A7471E" w:rsidP="00A7471E">
      <w:pPr>
        <w:spacing w:before="60" w:after="0"/>
        <w:jc w:val="center"/>
        <w:rPr>
          <w:rFonts w:ascii="Arial" w:hAnsi="Arial"/>
          <w:b/>
          <w:color w:val="000000" w:themeColor="text1"/>
          <w:sz w:val="40"/>
          <w:szCs w:val="40"/>
          <w:lang w:val="sr-Cyrl-RS"/>
        </w:rPr>
      </w:pPr>
      <w:r>
        <w:rPr>
          <w:rFonts w:ascii="Arial" w:hAnsi="Arial"/>
          <w:b/>
          <w:color w:val="000000" w:themeColor="text1"/>
          <w:sz w:val="50"/>
          <w:szCs w:val="40"/>
          <w:lang w:val="sr-Cyrl-RS"/>
        </w:rPr>
        <w:t>С</w:t>
      </w:r>
      <w:r w:rsidRPr="00C91139">
        <w:rPr>
          <w:rFonts w:ascii="Arial" w:hAnsi="Arial"/>
          <w:b/>
          <w:color w:val="000000" w:themeColor="text1"/>
          <w:sz w:val="50"/>
          <w:szCs w:val="40"/>
          <w:lang w:val="sr-Cyrl-RS"/>
        </w:rPr>
        <w:t xml:space="preserve">истем за </w:t>
      </w:r>
      <w:r>
        <w:rPr>
          <w:rFonts w:ascii="Arial" w:hAnsi="Arial"/>
          <w:b/>
          <w:color w:val="000000" w:themeColor="text1"/>
          <w:sz w:val="50"/>
          <w:szCs w:val="40"/>
          <w:lang w:val="sr-Cyrl-RS"/>
        </w:rPr>
        <w:t>дијагностику менталног стања пацијента</w:t>
      </w:r>
    </w:p>
    <w:p w14:paraId="49B4B71B" w14:textId="77777777" w:rsidR="00A7471E" w:rsidRPr="00C91139" w:rsidRDefault="00A7471E" w:rsidP="00A7471E">
      <w:pPr>
        <w:spacing w:before="60" w:after="0"/>
        <w:rPr>
          <w:rFonts w:ascii="Arial" w:hAnsi="Arial"/>
          <w:sz w:val="40"/>
          <w:szCs w:val="40"/>
          <w:lang w:val="sr-Cyrl-RS"/>
        </w:rPr>
      </w:pPr>
    </w:p>
    <w:p w14:paraId="34E175B4" w14:textId="77777777" w:rsidR="00A7471E" w:rsidRPr="00C91139" w:rsidRDefault="00A7471E" w:rsidP="00A7471E">
      <w:pPr>
        <w:spacing w:before="60" w:after="0"/>
        <w:jc w:val="center"/>
        <w:rPr>
          <w:rFonts w:ascii="Arial" w:hAnsi="Arial"/>
          <w:sz w:val="40"/>
          <w:szCs w:val="40"/>
          <w:lang w:val="sr-Cyrl-RS"/>
        </w:rPr>
      </w:pPr>
      <w:r w:rsidRPr="00C91139">
        <w:rPr>
          <w:rFonts w:ascii="Arial" w:hAnsi="Arial"/>
          <w:sz w:val="40"/>
          <w:szCs w:val="40"/>
          <w:lang w:val="sr-Cyrl-RS"/>
        </w:rPr>
        <w:t>ДИПЛОМСКИ РАД</w:t>
      </w:r>
    </w:p>
    <w:p w14:paraId="486D4DA3" w14:textId="77777777" w:rsidR="00A7471E" w:rsidRPr="00C91139" w:rsidRDefault="00A7471E" w:rsidP="00A7471E">
      <w:pPr>
        <w:spacing w:before="60" w:after="0"/>
        <w:jc w:val="center"/>
        <w:rPr>
          <w:rFonts w:ascii="Arial" w:hAnsi="Arial"/>
          <w:sz w:val="40"/>
          <w:szCs w:val="40"/>
          <w:lang w:val="sr-Cyrl-RS"/>
        </w:rPr>
      </w:pPr>
      <w:r w:rsidRPr="00C91139">
        <w:rPr>
          <w:rFonts w:ascii="Arial" w:hAnsi="Arial"/>
          <w:sz w:val="40"/>
          <w:szCs w:val="40"/>
          <w:lang w:val="sr-Cyrl-RS"/>
        </w:rPr>
        <w:t>- Основне академске студије -</w:t>
      </w:r>
    </w:p>
    <w:p w14:paraId="2448387D" w14:textId="77777777" w:rsidR="00A7471E" w:rsidRPr="00C91139" w:rsidRDefault="00A7471E" w:rsidP="00A7471E">
      <w:pPr>
        <w:spacing w:before="60" w:after="0"/>
        <w:jc w:val="center"/>
        <w:rPr>
          <w:rFonts w:ascii="Arial" w:hAnsi="Arial"/>
          <w:sz w:val="40"/>
          <w:szCs w:val="40"/>
          <w:lang w:val="sr-Cyrl-RS"/>
        </w:rPr>
      </w:pPr>
    </w:p>
    <w:p w14:paraId="01ABD7D3" w14:textId="77777777" w:rsidR="00A7471E" w:rsidRPr="00C91139" w:rsidRDefault="00A7471E" w:rsidP="00A7471E">
      <w:pPr>
        <w:spacing w:before="60" w:after="0"/>
        <w:jc w:val="center"/>
        <w:rPr>
          <w:rFonts w:ascii="Arial" w:hAnsi="Arial"/>
          <w:sz w:val="40"/>
          <w:szCs w:val="40"/>
          <w:lang w:val="sr-Cyrl-RS"/>
        </w:rPr>
      </w:pPr>
    </w:p>
    <w:p w14:paraId="388366E9" w14:textId="77777777" w:rsidR="00A7471E" w:rsidRPr="00C91139" w:rsidRDefault="00A7471E" w:rsidP="00A7471E">
      <w:pPr>
        <w:spacing w:before="60" w:after="0"/>
        <w:rPr>
          <w:rFonts w:ascii="Arial" w:hAnsi="Arial"/>
          <w:sz w:val="40"/>
          <w:szCs w:val="40"/>
          <w:lang w:val="sr-Cyrl-RS"/>
        </w:rPr>
      </w:pPr>
    </w:p>
    <w:p w14:paraId="240FC766" w14:textId="77777777" w:rsidR="00A7471E" w:rsidRDefault="00A7471E" w:rsidP="00A7471E">
      <w:pPr>
        <w:spacing w:before="60" w:after="0"/>
        <w:rPr>
          <w:rFonts w:ascii="Arial" w:hAnsi="Arial"/>
          <w:sz w:val="40"/>
          <w:szCs w:val="40"/>
          <w:lang w:val="sr-Cyrl-RS"/>
        </w:rPr>
      </w:pPr>
    </w:p>
    <w:p w14:paraId="0C615ADE" w14:textId="77777777" w:rsidR="00A7471E" w:rsidRPr="00C91139" w:rsidRDefault="00A7471E" w:rsidP="00A7471E">
      <w:pPr>
        <w:spacing w:before="60" w:after="0"/>
        <w:rPr>
          <w:rFonts w:ascii="Arial" w:hAnsi="Arial"/>
          <w:sz w:val="40"/>
          <w:szCs w:val="40"/>
          <w:lang w:val="sr-Cyrl-RS"/>
        </w:rPr>
      </w:pPr>
    </w:p>
    <w:p w14:paraId="0DE79CB7" w14:textId="77777777" w:rsidR="00A7471E" w:rsidRPr="00C91139" w:rsidRDefault="00A7471E" w:rsidP="00A7471E">
      <w:pPr>
        <w:spacing w:before="60" w:after="0"/>
        <w:rPr>
          <w:rFonts w:ascii="Arial" w:hAnsi="Arial"/>
          <w:sz w:val="40"/>
          <w:szCs w:val="40"/>
          <w:lang w:val="sr-Cyrl-RS"/>
        </w:rPr>
      </w:pPr>
    </w:p>
    <w:p w14:paraId="0973D673" w14:textId="77777777" w:rsidR="00A7471E" w:rsidRPr="00C91139" w:rsidRDefault="00A7471E" w:rsidP="00A7471E">
      <w:pPr>
        <w:spacing w:after="0"/>
        <w:rPr>
          <w:rFonts w:ascii="Arial" w:hAnsi="Arial"/>
          <w:sz w:val="32"/>
          <w:szCs w:val="40"/>
          <w:lang w:val="sr-Cyrl-RS"/>
        </w:rPr>
      </w:pPr>
    </w:p>
    <w:p w14:paraId="3BF6B592" w14:textId="77777777" w:rsidR="00A7471E" w:rsidRPr="00C91139" w:rsidRDefault="00A7471E" w:rsidP="00A7471E">
      <w:pPr>
        <w:spacing w:after="0"/>
        <w:jc w:val="center"/>
        <w:rPr>
          <w:rFonts w:ascii="Arial" w:hAnsi="Arial"/>
          <w:sz w:val="40"/>
          <w:szCs w:val="40"/>
          <w:lang w:val="sr-Cyrl-RS"/>
        </w:rPr>
      </w:pPr>
      <w:r w:rsidRPr="00C91139">
        <w:rPr>
          <w:rFonts w:ascii="Arial" w:hAnsi="Arial"/>
          <w:sz w:val="32"/>
          <w:szCs w:val="40"/>
          <w:lang w:val="sr-Cyrl-RS"/>
        </w:rPr>
        <w:t xml:space="preserve">Нови Сад, </w:t>
      </w:r>
      <w:r w:rsidRPr="00C91139">
        <w:rPr>
          <w:rFonts w:ascii="Arial" w:hAnsi="Arial"/>
          <w:color w:val="000000" w:themeColor="text1"/>
          <w:sz w:val="32"/>
          <w:szCs w:val="40"/>
          <w:lang w:val="sr-Cyrl-RS"/>
        </w:rPr>
        <w:t>202</w:t>
      </w:r>
      <w:r w:rsidR="003A727E">
        <w:rPr>
          <w:rFonts w:ascii="Arial" w:hAnsi="Arial"/>
          <w:color w:val="000000" w:themeColor="text1"/>
          <w:sz w:val="32"/>
          <w:szCs w:val="40"/>
        </w:rPr>
        <w:t>3</w:t>
      </w:r>
      <w:r w:rsidRPr="00C91139">
        <w:rPr>
          <w:rFonts w:ascii="Arial" w:hAnsi="Arial"/>
          <w:color w:val="000000" w:themeColor="text1"/>
          <w:sz w:val="32"/>
          <w:szCs w:val="40"/>
          <w:lang w:val="sr-Cyrl-RS"/>
        </w:rPr>
        <w:t>.</w:t>
      </w:r>
    </w:p>
    <w:p w14:paraId="02A079EF" w14:textId="77777777" w:rsidR="00A7471E" w:rsidRPr="003A223E" w:rsidRDefault="00A7471E" w:rsidP="00A7471E">
      <w:pPr>
        <w:pStyle w:val="Heading1"/>
        <w:rPr>
          <w:lang w:val="sr-Cyrl-RS"/>
        </w:rPr>
      </w:pPr>
    </w:p>
    <w:p w14:paraId="61727BC5" w14:textId="77777777" w:rsidR="00A7471E" w:rsidRPr="00FC2466" w:rsidRDefault="00A7471E" w:rsidP="00A7471E">
      <w:pPr>
        <w:rPr>
          <w:rFonts w:asciiTheme="majorHAnsi" w:eastAsiaTheme="majorEastAsia" w:hAnsiTheme="majorHAnsi" w:cstheme="majorBidi"/>
          <w:color w:val="2F5496" w:themeColor="accent1" w:themeShade="BF"/>
          <w:sz w:val="32"/>
          <w:szCs w:val="32"/>
          <w:lang w:val="sr-Cyrl-RS"/>
        </w:rPr>
      </w:pPr>
      <w:r w:rsidRPr="003A223E">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7471E" w:rsidRPr="003A223E" w14:paraId="7085F397" w14:textId="77777777" w:rsidTr="00837D55">
        <w:trPr>
          <w:cantSplit/>
          <w:trHeight w:hRule="exact" w:val="360"/>
          <w:jc w:val="center"/>
        </w:trPr>
        <w:tc>
          <w:tcPr>
            <w:tcW w:w="1418" w:type="dxa"/>
            <w:vMerge w:val="restart"/>
            <w:tcBorders>
              <w:top w:val="single" w:sz="12" w:space="0" w:color="auto"/>
              <w:left w:val="single" w:sz="12" w:space="0" w:color="auto"/>
              <w:bottom w:val="nil"/>
              <w:right w:val="nil"/>
            </w:tcBorders>
            <w:vAlign w:val="center"/>
          </w:tcPr>
          <w:p w14:paraId="00032C62" w14:textId="77777777" w:rsidR="00A7471E" w:rsidRPr="00C91139" w:rsidRDefault="00A7471E" w:rsidP="00837D55">
            <w:pPr>
              <w:spacing w:after="0"/>
              <w:jc w:val="center"/>
              <w:rPr>
                <w:rFonts w:ascii="Arial" w:hAnsi="Arial"/>
                <w:sz w:val="20"/>
                <w:lang w:val="sr-Cyrl-RS"/>
              </w:rPr>
            </w:pPr>
            <w:bookmarkStart w:id="1" w:name="_Hlk73920404"/>
            <w:r w:rsidRPr="00C91139">
              <w:rPr>
                <w:noProof/>
                <w:lang w:val="sr-Cyrl-RS"/>
              </w:rPr>
              <w:lastRenderedPageBreak/>
              <w:drawing>
                <wp:inline distT="0" distB="0" distL="0" distR="0" wp14:anchorId="74AB4092" wp14:editId="68D90418">
                  <wp:extent cx="777240" cy="8610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14CA60BB" w14:textId="77777777" w:rsidR="00A7471E" w:rsidRPr="00C91139" w:rsidRDefault="00A7471E" w:rsidP="00837D55">
            <w:pPr>
              <w:pStyle w:val="ime"/>
              <w:spacing w:before="120" w:after="0"/>
              <w:ind w:left="57" w:right="57"/>
              <w:rPr>
                <w:rFonts w:ascii="Arial" w:hAnsi="Arial"/>
                <w:spacing w:val="-8"/>
                <w:sz w:val="20"/>
                <w:lang w:val="sr-Cyrl-RS"/>
              </w:rPr>
            </w:pPr>
            <w:r w:rsidRPr="00C91139">
              <w:rPr>
                <w:rFonts w:ascii="Arial" w:hAnsi="Arial"/>
                <w:spacing w:val="-8"/>
                <w:sz w:val="20"/>
                <w:lang w:val="sr-Cyrl-RS"/>
              </w:rPr>
              <w:t xml:space="preserve">УНИВЕРЗИТЕТ У НОВОМ САДУ </w:t>
            </w:r>
            <w:r w:rsidRPr="00C91139">
              <w:rPr>
                <w:rFonts w:ascii="Arial" w:hAnsi="Arial"/>
                <w:spacing w:val="-8"/>
                <w:sz w:val="16"/>
                <w:lang w:val="sr-Cyrl-RS"/>
              </w:rPr>
              <w:sym w:font="Wingdings" w:char="F06C"/>
            </w:r>
            <w:r w:rsidRPr="00C91139">
              <w:rPr>
                <w:rFonts w:ascii="Arial" w:hAnsi="Arial"/>
                <w:spacing w:val="-8"/>
                <w:sz w:val="20"/>
                <w:lang w:val="sr-Cyrl-RS"/>
              </w:rPr>
              <w:t xml:space="preserve"> </w:t>
            </w:r>
            <w:r w:rsidRPr="00C91139">
              <w:rPr>
                <w:rFonts w:ascii="Arial" w:hAnsi="Arial"/>
                <w:b/>
                <w:spacing w:val="-8"/>
                <w:sz w:val="20"/>
                <w:lang w:val="sr-Cyrl-RS"/>
              </w:rPr>
              <w:t>ФАКУЛТЕТ ТЕХНИЧКИХ НАУКА</w:t>
            </w:r>
            <w:r w:rsidRPr="00C91139">
              <w:rPr>
                <w:rFonts w:ascii="Arial" w:hAnsi="Arial"/>
                <w:spacing w:val="-8"/>
                <w:sz w:val="20"/>
                <w:lang w:val="sr-Cyrl-RS"/>
              </w:rPr>
              <w:t xml:space="preserve"> </w:t>
            </w:r>
          </w:p>
          <w:p w14:paraId="32ED9118" w14:textId="77777777" w:rsidR="00A7471E" w:rsidRPr="00C91139" w:rsidRDefault="00A7471E" w:rsidP="00837D55">
            <w:pPr>
              <w:pStyle w:val="ime"/>
              <w:spacing w:before="20" w:after="0"/>
              <w:ind w:left="142" w:right="142"/>
              <w:rPr>
                <w:rFonts w:ascii="Arial" w:hAnsi="Arial"/>
                <w:sz w:val="20"/>
                <w:lang w:val="sr-Cyrl-RS"/>
              </w:rPr>
            </w:pPr>
            <w:r w:rsidRPr="00C91139">
              <w:rPr>
                <w:rFonts w:ascii="Arial" w:hAnsi="Arial"/>
                <w:spacing w:val="26"/>
                <w:sz w:val="20"/>
                <w:lang w:val="sr-Cyrl-RS"/>
              </w:rPr>
              <w:t>21000 НОВИ САД, Трг Доситеја Обрадовића 6</w:t>
            </w:r>
          </w:p>
        </w:tc>
        <w:tc>
          <w:tcPr>
            <w:tcW w:w="2268" w:type="dxa"/>
            <w:tcBorders>
              <w:top w:val="single" w:sz="12" w:space="0" w:color="auto"/>
              <w:left w:val="nil"/>
              <w:right w:val="single" w:sz="12" w:space="0" w:color="auto"/>
            </w:tcBorders>
          </w:tcPr>
          <w:p w14:paraId="5EE41EFF" w14:textId="77777777" w:rsidR="00A7471E" w:rsidRPr="00C91139" w:rsidRDefault="00A7471E" w:rsidP="00837D55">
            <w:pPr>
              <w:spacing w:before="60" w:after="0"/>
              <w:ind w:left="142" w:right="142"/>
              <w:rPr>
                <w:rFonts w:ascii="Arial" w:hAnsi="Arial"/>
                <w:sz w:val="20"/>
                <w:lang w:val="sr-Cyrl-RS"/>
              </w:rPr>
            </w:pPr>
            <w:r w:rsidRPr="00C91139">
              <w:rPr>
                <w:rFonts w:ascii="Arial" w:hAnsi="Arial"/>
                <w:sz w:val="20"/>
                <w:lang w:val="sr-Cyrl-RS"/>
              </w:rPr>
              <w:t>Датум:</w:t>
            </w:r>
          </w:p>
        </w:tc>
      </w:tr>
      <w:tr w:rsidR="00A7471E" w:rsidRPr="003A223E" w14:paraId="7F203679" w14:textId="77777777" w:rsidTr="00837D55">
        <w:trPr>
          <w:cantSplit/>
          <w:trHeight w:hRule="exact" w:val="360"/>
          <w:jc w:val="center"/>
        </w:trPr>
        <w:tc>
          <w:tcPr>
            <w:tcW w:w="1418" w:type="dxa"/>
            <w:vMerge/>
            <w:tcBorders>
              <w:top w:val="nil"/>
              <w:left w:val="single" w:sz="12" w:space="0" w:color="auto"/>
              <w:bottom w:val="nil"/>
              <w:right w:val="nil"/>
            </w:tcBorders>
          </w:tcPr>
          <w:p w14:paraId="5DDECD02" w14:textId="77777777" w:rsidR="00A7471E" w:rsidRPr="00C91139" w:rsidRDefault="00A7471E" w:rsidP="00837D55">
            <w:pPr>
              <w:spacing w:after="0"/>
              <w:ind w:left="142" w:right="142"/>
              <w:jc w:val="center"/>
              <w:rPr>
                <w:rFonts w:ascii="Arial" w:hAnsi="Arial"/>
                <w:sz w:val="20"/>
                <w:lang w:val="sr-Cyrl-RS"/>
              </w:rPr>
            </w:pPr>
          </w:p>
        </w:tc>
        <w:tc>
          <w:tcPr>
            <w:tcW w:w="6237" w:type="dxa"/>
            <w:vMerge/>
            <w:tcBorders>
              <w:top w:val="nil"/>
              <w:left w:val="single" w:sz="12" w:space="0" w:color="auto"/>
              <w:bottom w:val="single" w:sz="12" w:space="0" w:color="auto"/>
              <w:right w:val="single" w:sz="12" w:space="0" w:color="auto"/>
            </w:tcBorders>
          </w:tcPr>
          <w:p w14:paraId="476BA7F5" w14:textId="77777777" w:rsidR="00A7471E" w:rsidRPr="00C91139" w:rsidRDefault="00A7471E" w:rsidP="00837D55">
            <w:pPr>
              <w:pStyle w:val="ime"/>
              <w:spacing w:before="300" w:after="0"/>
              <w:ind w:left="142" w:right="142"/>
              <w:jc w:val="left"/>
              <w:rPr>
                <w:rFonts w:ascii="Arial" w:hAnsi="Arial"/>
                <w:sz w:val="20"/>
                <w:lang w:val="sr-Cyrl-RS"/>
              </w:rPr>
            </w:pPr>
          </w:p>
        </w:tc>
        <w:tc>
          <w:tcPr>
            <w:tcW w:w="2268" w:type="dxa"/>
            <w:tcBorders>
              <w:left w:val="nil"/>
              <w:bottom w:val="single" w:sz="12" w:space="0" w:color="auto"/>
              <w:right w:val="single" w:sz="12" w:space="0" w:color="auto"/>
            </w:tcBorders>
            <w:vAlign w:val="center"/>
          </w:tcPr>
          <w:p w14:paraId="081740DE" w14:textId="77777777" w:rsidR="00A7471E" w:rsidRPr="00C91139" w:rsidRDefault="00A7471E" w:rsidP="00837D55">
            <w:pPr>
              <w:spacing w:before="20" w:after="20"/>
              <w:ind w:left="142" w:right="142"/>
              <w:jc w:val="center"/>
              <w:rPr>
                <w:rFonts w:ascii="Arial" w:hAnsi="Arial"/>
                <w:b/>
                <w:sz w:val="20"/>
                <w:lang w:val="sr-Cyrl-RS"/>
              </w:rPr>
            </w:pPr>
          </w:p>
        </w:tc>
      </w:tr>
      <w:tr w:rsidR="00A7471E" w:rsidRPr="003A223E" w14:paraId="62647EDA" w14:textId="77777777" w:rsidTr="00837D55">
        <w:trPr>
          <w:cantSplit/>
          <w:trHeight w:hRule="exact" w:val="360"/>
          <w:jc w:val="center"/>
        </w:trPr>
        <w:tc>
          <w:tcPr>
            <w:tcW w:w="1418" w:type="dxa"/>
            <w:vMerge/>
            <w:tcBorders>
              <w:top w:val="nil"/>
              <w:left w:val="single" w:sz="12" w:space="0" w:color="auto"/>
              <w:bottom w:val="nil"/>
              <w:right w:val="nil"/>
            </w:tcBorders>
          </w:tcPr>
          <w:p w14:paraId="11D6B825" w14:textId="77777777" w:rsidR="00A7471E" w:rsidRPr="00C91139" w:rsidRDefault="00A7471E" w:rsidP="00837D55">
            <w:pPr>
              <w:spacing w:after="0"/>
              <w:ind w:left="142" w:right="142"/>
              <w:jc w:val="right"/>
              <w:rPr>
                <w:rFonts w:ascii="Arial" w:hAnsi="Arial"/>
                <w:sz w:val="24"/>
                <w:lang w:val="sr-Cyrl-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75632467" w14:textId="77777777" w:rsidR="00A7471E" w:rsidRPr="00C91139" w:rsidRDefault="00A7471E" w:rsidP="00837D55">
            <w:pPr>
              <w:pStyle w:val="ime"/>
              <w:spacing w:before="0" w:after="0"/>
              <w:ind w:left="142" w:right="142"/>
              <w:rPr>
                <w:rFonts w:ascii="Arial" w:hAnsi="Arial"/>
                <w:b/>
                <w:spacing w:val="-4"/>
                <w:sz w:val="28"/>
                <w:lang w:val="sr-Cyrl-RS"/>
              </w:rPr>
            </w:pPr>
            <w:r w:rsidRPr="00C91139">
              <w:rPr>
                <w:rFonts w:ascii="Arial" w:hAnsi="Arial"/>
                <w:b/>
                <w:spacing w:val="-4"/>
                <w:sz w:val="28"/>
                <w:lang w:val="sr-Cyrl-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77786FC3" w14:textId="77777777" w:rsidR="00A7471E" w:rsidRPr="00C91139" w:rsidRDefault="00A7471E" w:rsidP="00837D55">
            <w:pPr>
              <w:pStyle w:val="Tabela"/>
              <w:spacing w:before="60" w:after="0"/>
              <w:jc w:val="left"/>
              <w:rPr>
                <w:rFonts w:ascii="Arial" w:hAnsi="Arial"/>
                <w:sz w:val="20"/>
                <w:lang w:val="sr-Cyrl-RS"/>
              </w:rPr>
            </w:pPr>
            <w:r w:rsidRPr="00C91139">
              <w:rPr>
                <w:rFonts w:ascii="Arial" w:hAnsi="Arial"/>
                <w:sz w:val="20"/>
                <w:lang w:val="sr-Cyrl-RS"/>
              </w:rPr>
              <w:t>Лист:</w:t>
            </w:r>
          </w:p>
        </w:tc>
      </w:tr>
      <w:tr w:rsidR="00A7471E" w:rsidRPr="003A223E" w14:paraId="6C5B4FEF" w14:textId="77777777" w:rsidTr="00837D55">
        <w:trPr>
          <w:cantSplit/>
          <w:trHeight w:hRule="exact" w:val="400"/>
          <w:jc w:val="center"/>
        </w:trPr>
        <w:tc>
          <w:tcPr>
            <w:tcW w:w="1418" w:type="dxa"/>
            <w:vMerge/>
            <w:tcBorders>
              <w:top w:val="nil"/>
              <w:left w:val="single" w:sz="12" w:space="0" w:color="auto"/>
              <w:bottom w:val="single" w:sz="12" w:space="0" w:color="auto"/>
              <w:right w:val="nil"/>
            </w:tcBorders>
          </w:tcPr>
          <w:p w14:paraId="44636A81" w14:textId="77777777" w:rsidR="00A7471E" w:rsidRPr="00C91139" w:rsidRDefault="00A7471E" w:rsidP="00837D55">
            <w:pPr>
              <w:spacing w:after="0"/>
              <w:ind w:left="142" w:right="142"/>
              <w:jc w:val="right"/>
              <w:rPr>
                <w:rFonts w:ascii="Arial" w:hAnsi="Arial"/>
                <w:sz w:val="24"/>
                <w:lang w:val="sr-Cyrl-RS"/>
              </w:rPr>
            </w:pPr>
          </w:p>
        </w:tc>
        <w:tc>
          <w:tcPr>
            <w:tcW w:w="6237" w:type="dxa"/>
            <w:vMerge/>
            <w:tcBorders>
              <w:top w:val="nil"/>
              <w:left w:val="single" w:sz="12" w:space="0" w:color="auto"/>
              <w:bottom w:val="single" w:sz="12" w:space="0" w:color="auto"/>
              <w:right w:val="single" w:sz="12" w:space="0" w:color="auto"/>
            </w:tcBorders>
            <w:shd w:val="pct10" w:color="auto" w:fill="auto"/>
          </w:tcPr>
          <w:p w14:paraId="34F9B3A0" w14:textId="77777777" w:rsidR="00A7471E" w:rsidRPr="00C91139" w:rsidRDefault="00A7471E" w:rsidP="00837D55">
            <w:pPr>
              <w:pStyle w:val="ime"/>
              <w:spacing w:before="240" w:after="0"/>
              <w:ind w:left="142" w:right="142"/>
              <w:rPr>
                <w:rFonts w:ascii="Arial" w:hAnsi="Arial"/>
                <w:spacing w:val="-4"/>
                <w:sz w:val="28"/>
                <w:lang w:val="sr-Cyrl-RS"/>
              </w:rPr>
            </w:pPr>
          </w:p>
        </w:tc>
        <w:tc>
          <w:tcPr>
            <w:tcW w:w="2268" w:type="dxa"/>
            <w:tcBorders>
              <w:top w:val="single" w:sz="8" w:space="0" w:color="auto"/>
              <w:left w:val="nil"/>
              <w:bottom w:val="single" w:sz="12" w:space="0" w:color="auto"/>
              <w:right w:val="single" w:sz="12" w:space="0" w:color="auto"/>
            </w:tcBorders>
            <w:vAlign w:val="center"/>
          </w:tcPr>
          <w:p w14:paraId="6A6CD604" w14:textId="77777777" w:rsidR="00A7471E" w:rsidRPr="00C91139" w:rsidRDefault="00A7471E" w:rsidP="00837D55">
            <w:pPr>
              <w:pStyle w:val="Tabela"/>
              <w:spacing w:before="60" w:after="0"/>
              <w:jc w:val="center"/>
              <w:rPr>
                <w:rFonts w:ascii="Arial" w:hAnsi="Arial"/>
                <w:sz w:val="20"/>
                <w:lang w:val="sr-Cyrl-RS"/>
              </w:rPr>
            </w:pPr>
            <w:r w:rsidRPr="00C91139">
              <w:rPr>
                <w:rFonts w:ascii="Arial" w:hAnsi="Arial"/>
                <w:sz w:val="20"/>
                <w:lang w:val="sr-Cyrl-RS"/>
              </w:rPr>
              <w:fldChar w:fldCharType="begin"/>
            </w:r>
            <w:r w:rsidRPr="00C91139">
              <w:rPr>
                <w:rFonts w:ascii="Arial" w:hAnsi="Arial"/>
                <w:sz w:val="20"/>
                <w:lang w:val="sr-Cyrl-RS"/>
              </w:rPr>
              <w:instrText xml:space="preserve"> PAGE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r w:rsidRPr="00C91139">
              <w:rPr>
                <w:rFonts w:ascii="Arial" w:hAnsi="Arial"/>
                <w:sz w:val="20"/>
                <w:lang w:val="sr-Cyrl-RS"/>
              </w:rPr>
              <w:t>/</w:t>
            </w:r>
            <w:r w:rsidRPr="00C91139">
              <w:rPr>
                <w:rFonts w:ascii="Arial" w:hAnsi="Arial"/>
                <w:sz w:val="20"/>
                <w:lang w:val="sr-Cyrl-RS"/>
              </w:rPr>
              <w:fldChar w:fldCharType="begin"/>
            </w:r>
            <w:r w:rsidRPr="00C91139">
              <w:rPr>
                <w:rFonts w:ascii="Arial" w:hAnsi="Arial"/>
                <w:sz w:val="20"/>
                <w:lang w:val="sr-Cyrl-RS"/>
              </w:rPr>
              <w:instrText xml:space="preserve"> NUMPAGES   \* MERGEFORMAT </w:instrText>
            </w:r>
            <w:r w:rsidRPr="00C91139">
              <w:rPr>
                <w:rFonts w:ascii="Arial" w:hAnsi="Arial"/>
                <w:sz w:val="20"/>
                <w:lang w:val="sr-Cyrl-RS"/>
              </w:rPr>
              <w:fldChar w:fldCharType="separate"/>
            </w:r>
            <w:r w:rsidRPr="00C91139">
              <w:rPr>
                <w:rFonts w:ascii="Arial" w:hAnsi="Arial"/>
                <w:sz w:val="20"/>
                <w:lang w:val="sr-Cyrl-RS"/>
              </w:rPr>
              <w:t>1</w:t>
            </w:r>
            <w:r w:rsidRPr="00C91139">
              <w:rPr>
                <w:rFonts w:ascii="Arial" w:hAnsi="Arial"/>
                <w:sz w:val="20"/>
                <w:lang w:val="sr-Cyrl-RS"/>
              </w:rPr>
              <w:fldChar w:fldCharType="end"/>
            </w:r>
          </w:p>
        </w:tc>
      </w:tr>
    </w:tbl>
    <w:p w14:paraId="06168707" w14:textId="77777777" w:rsidR="00A7471E" w:rsidRPr="00C91139" w:rsidRDefault="00A7471E" w:rsidP="00A7471E">
      <w:pPr>
        <w:pStyle w:val="tab"/>
        <w:spacing w:before="0" w:after="60"/>
        <w:jc w:val="right"/>
        <w:rPr>
          <w:rFonts w:ascii="Arial" w:hAnsi="Arial"/>
          <w:i/>
          <w:sz w:val="8"/>
          <w:lang w:val="sr-Cyrl-RS"/>
        </w:rPr>
      </w:pPr>
    </w:p>
    <w:p w14:paraId="2946CD1E" w14:textId="77777777" w:rsidR="00A7471E" w:rsidRPr="00C91139" w:rsidRDefault="00A7471E" w:rsidP="00A7471E">
      <w:pPr>
        <w:pStyle w:val="tab"/>
        <w:spacing w:before="0" w:after="60"/>
        <w:jc w:val="right"/>
        <w:rPr>
          <w:rFonts w:ascii="Arial" w:hAnsi="Arial"/>
          <w:i/>
          <w:lang w:val="sr-Cyrl-RS"/>
        </w:rPr>
      </w:pPr>
      <w:r w:rsidRPr="00C91139">
        <w:rPr>
          <w:rFonts w:ascii="Arial" w:hAnsi="Arial"/>
          <w:i/>
          <w:lang w:val="sr-Cyrl-RS"/>
        </w:rPr>
        <w:t>(Податке уноси предметни наставник - ментор)</w:t>
      </w:r>
    </w:p>
    <w:tbl>
      <w:tblPr>
        <w:tblW w:w="99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A7471E" w:rsidRPr="003A223E" w14:paraId="60A2E060" w14:textId="77777777" w:rsidTr="00837D55">
        <w:trPr>
          <w:cantSplit/>
          <w:tblHeader/>
          <w:jc w:val="center"/>
        </w:trPr>
        <w:tc>
          <w:tcPr>
            <w:tcW w:w="2160" w:type="dxa"/>
            <w:tcBorders>
              <w:top w:val="single" w:sz="12" w:space="0" w:color="auto"/>
              <w:left w:val="single" w:sz="12" w:space="0" w:color="auto"/>
              <w:bottom w:val="single" w:sz="4" w:space="0" w:color="auto"/>
              <w:right w:val="single" w:sz="4" w:space="0" w:color="auto"/>
            </w:tcBorders>
            <w:vAlign w:val="center"/>
            <w:hideMark/>
          </w:tcPr>
          <w:p w14:paraId="1C37CCDF" w14:textId="77777777" w:rsidR="00A7471E" w:rsidRPr="00C91139" w:rsidRDefault="00A7471E" w:rsidP="00837D55">
            <w:pPr>
              <w:spacing w:before="120"/>
              <w:jc w:val="right"/>
              <w:rPr>
                <w:rFonts w:ascii="Arial" w:hAnsi="Arial"/>
                <w:sz w:val="20"/>
                <w:lang w:val="sr-Cyrl-RS"/>
              </w:rPr>
            </w:pPr>
            <w:r w:rsidRPr="00C91139">
              <w:rPr>
                <w:rFonts w:ascii="Arial" w:hAnsi="Arial"/>
                <w:spacing w:val="-4"/>
                <w:sz w:val="20"/>
                <w:lang w:val="sr-Cyrl-RS"/>
              </w:rPr>
              <w:t>Врста студија:</w:t>
            </w:r>
          </w:p>
        </w:tc>
        <w:bookmarkStart w:id="2" w:name="Check1"/>
        <w:tc>
          <w:tcPr>
            <w:tcW w:w="7776" w:type="dxa"/>
            <w:tcBorders>
              <w:top w:val="single" w:sz="12" w:space="0" w:color="auto"/>
              <w:left w:val="single" w:sz="4" w:space="0" w:color="auto"/>
              <w:bottom w:val="single" w:sz="4" w:space="0" w:color="auto"/>
              <w:right w:val="single" w:sz="12" w:space="0" w:color="auto"/>
            </w:tcBorders>
            <w:hideMark/>
          </w:tcPr>
          <w:p w14:paraId="23BB39BD" w14:textId="77777777" w:rsidR="00A7471E" w:rsidRPr="00C91139" w:rsidRDefault="00A7471E" w:rsidP="00837D55">
            <w:pPr>
              <w:pStyle w:val="check"/>
              <w:rPr>
                <w:rFonts w:asciiTheme="minorHAnsi" w:hAnsiTheme="minorHAnsi" w:cstheme="minorHAnsi"/>
                <w:b/>
                <w:bCs/>
                <w:sz w:val="28"/>
                <w:szCs w:val="28"/>
                <w:lang w:val="sr-Cyrl-RS"/>
              </w:rPr>
            </w:pPr>
            <w:r w:rsidRPr="00C91139">
              <w:rPr>
                <w:rFonts w:asciiTheme="minorHAnsi" w:hAnsiTheme="minorHAnsi" w:cstheme="minorHAnsi"/>
                <w:b/>
                <w:bCs/>
                <w:sz w:val="28"/>
                <w:szCs w:val="28"/>
                <w:lang w:val="sr-Cyrl-RS"/>
              </w:rPr>
              <w:fldChar w:fldCharType="begin">
                <w:ffData>
                  <w:name w:val="Check1"/>
                  <w:enabled/>
                  <w:calcOnExit/>
                  <w:checkBox>
                    <w:sizeAuto/>
                    <w:default w:val="0"/>
                    <w:checked w:val="0"/>
                  </w:checkBox>
                </w:ffData>
              </w:fldChar>
            </w:r>
            <w:r w:rsidRPr="00C91139">
              <w:rPr>
                <w:rFonts w:asciiTheme="minorHAnsi" w:hAnsiTheme="minorHAnsi" w:cstheme="minorHAnsi"/>
                <w:b/>
                <w:bCs/>
                <w:sz w:val="28"/>
                <w:szCs w:val="28"/>
                <w:lang w:val="sr-Cyrl-RS"/>
              </w:rPr>
              <w:instrText xml:space="preserve"> FORMCHECKBOX </w:instrText>
            </w:r>
            <w:r w:rsidR="00364FC1">
              <w:rPr>
                <w:rFonts w:asciiTheme="minorHAnsi" w:hAnsiTheme="minorHAnsi" w:cstheme="minorHAnsi"/>
                <w:b/>
                <w:bCs/>
                <w:sz w:val="28"/>
                <w:szCs w:val="28"/>
                <w:lang w:val="sr-Cyrl-RS"/>
              </w:rPr>
            </w:r>
            <w:r w:rsidR="00364FC1">
              <w:rPr>
                <w:rFonts w:asciiTheme="minorHAnsi" w:hAnsiTheme="minorHAnsi" w:cstheme="minorHAnsi"/>
                <w:b/>
                <w:bCs/>
                <w:sz w:val="28"/>
                <w:szCs w:val="28"/>
                <w:lang w:val="sr-Cyrl-RS"/>
              </w:rPr>
              <w:fldChar w:fldCharType="separate"/>
            </w:r>
            <w:r w:rsidRPr="00C91139">
              <w:rPr>
                <w:rFonts w:asciiTheme="minorHAnsi" w:hAnsiTheme="minorHAnsi" w:cstheme="minorHAnsi"/>
                <w:b/>
                <w:bCs/>
                <w:sz w:val="28"/>
                <w:szCs w:val="28"/>
                <w:lang w:val="sr-Cyrl-RS"/>
              </w:rPr>
              <w:fldChar w:fldCharType="end"/>
            </w:r>
            <w:bookmarkEnd w:id="2"/>
            <w:r w:rsidRPr="00C91139">
              <w:rPr>
                <w:rFonts w:asciiTheme="minorHAnsi" w:hAnsiTheme="minorHAnsi" w:cstheme="minorHAnsi"/>
                <w:b/>
                <w:bCs/>
                <w:sz w:val="28"/>
                <w:szCs w:val="28"/>
                <w:lang w:val="sr-Cyrl-RS"/>
              </w:rPr>
              <w:t xml:space="preserve"> Основне академске студије</w:t>
            </w:r>
          </w:p>
        </w:tc>
      </w:tr>
      <w:tr w:rsidR="00A7471E" w:rsidRPr="003A223E" w14:paraId="248EF010" w14:textId="77777777" w:rsidTr="00837D55">
        <w:trPr>
          <w:cantSplit/>
          <w:tblHeader/>
          <w:jc w:val="center"/>
        </w:trPr>
        <w:tc>
          <w:tcPr>
            <w:tcW w:w="2160" w:type="dxa"/>
            <w:tcBorders>
              <w:top w:val="single" w:sz="4" w:space="0" w:color="auto"/>
              <w:left w:val="single" w:sz="12" w:space="0" w:color="auto"/>
              <w:bottom w:val="single" w:sz="4" w:space="0" w:color="auto"/>
              <w:right w:val="single" w:sz="4" w:space="0" w:color="auto"/>
            </w:tcBorders>
            <w:vAlign w:val="center"/>
            <w:hideMark/>
          </w:tcPr>
          <w:p w14:paraId="63869F1C" w14:textId="77777777" w:rsidR="00A7471E" w:rsidRPr="00C91139" w:rsidRDefault="00A7471E" w:rsidP="00837D55">
            <w:pPr>
              <w:spacing w:before="120"/>
              <w:jc w:val="right"/>
              <w:rPr>
                <w:rFonts w:ascii="Arial" w:hAnsi="Arial"/>
                <w:spacing w:val="-4"/>
                <w:sz w:val="20"/>
                <w:lang w:val="sr-Cyrl-RS"/>
              </w:rPr>
            </w:pPr>
            <w:r w:rsidRPr="00C91139">
              <w:rPr>
                <w:rFonts w:ascii="Arial" w:hAnsi="Arial"/>
                <w:spacing w:val="-4"/>
                <w:sz w:val="20"/>
                <w:lang w:val="sr-Cyrl-RS"/>
              </w:rPr>
              <w:t>Студијски програм:</w:t>
            </w:r>
          </w:p>
        </w:tc>
        <w:tc>
          <w:tcPr>
            <w:tcW w:w="7776" w:type="dxa"/>
            <w:tcBorders>
              <w:top w:val="single" w:sz="4" w:space="0" w:color="auto"/>
              <w:left w:val="single" w:sz="4" w:space="0" w:color="auto"/>
              <w:bottom w:val="single" w:sz="4" w:space="0" w:color="auto"/>
              <w:right w:val="single" w:sz="12" w:space="0" w:color="auto"/>
            </w:tcBorders>
            <w:vAlign w:val="center"/>
            <w:hideMark/>
          </w:tcPr>
          <w:p w14:paraId="3E92E604" w14:textId="77777777" w:rsidR="00A7471E" w:rsidRPr="00FC2466" w:rsidRDefault="00A7471E" w:rsidP="00837D55">
            <w:pPr>
              <w:spacing w:before="120"/>
              <w:rPr>
                <w:b/>
                <w:bCs/>
                <w:spacing w:val="-4"/>
                <w:sz w:val="24"/>
                <w:szCs w:val="24"/>
                <w:lang w:val="sr-Cyrl-RS"/>
              </w:rPr>
            </w:pPr>
            <w:r w:rsidRPr="003A223E">
              <w:rPr>
                <w:b/>
                <w:bCs/>
                <w:lang w:val="sr-Cyrl-RS"/>
              </w:rPr>
              <w:t xml:space="preserve">            Софтверско инжењерство и информационе технологије</w:t>
            </w:r>
          </w:p>
        </w:tc>
      </w:tr>
      <w:tr w:rsidR="00A7471E" w:rsidRPr="003A223E" w14:paraId="643BCB6D" w14:textId="77777777" w:rsidTr="00837D55">
        <w:trPr>
          <w:cantSplit/>
          <w:tblHeader/>
          <w:jc w:val="center"/>
        </w:trPr>
        <w:tc>
          <w:tcPr>
            <w:tcW w:w="2160" w:type="dxa"/>
            <w:tcBorders>
              <w:top w:val="single" w:sz="4" w:space="0" w:color="auto"/>
              <w:left w:val="single" w:sz="12" w:space="0" w:color="auto"/>
              <w:bottom w:val="single" w:sz="12" w:space="0" w:color="auto"/>
              <w:right w:val="single" w:sz="4" w:space="0" w:color="auto"/>
            </w:tcBorders>
            <w:vAlign w:val="center"/>
            <w:hideMark/>
          </w:tcPr>
          <w:p w14:paraId="1A9C49AA" w14:textId="77777777" w:rsidR="00A7471E" w:rsidRPr="00C91139" w:rsidRDefault="00A7471E" w:rsidP="00837D55">
            <w:pPr>
              <w:spacing w:before="40" w:after="40"/>
              <w:jc w:val="right"/>
              <w:rPr>
                <w:rFonts w:ascii="Arial" w:hAnsi="Arial"/>
                <w:spacing w:val="-4"/>
                <w:sz w:val="20"/>
                <w:lang w:val="sr-Cyrl-RS"/>
              </w:rPr>
            </w:pPr>
            <w:r w:rsidRPr="00C91139">
              <w:rPr>
                <w:rFonts w:ascii="Arial" w:hAnsi="Arial"/>
                <w:spacing w:val="-4"/>
                <w:sz w:val="20"/>
                <w:lang w:val="sr-Cyrl-RS"/>
              </w:rPr>
              <w:t>Руководилац студијског програма:</w:t>
            </w:r>
          </w:p>
        </w:tc>
        <w:tc>
          <w:tcPr>
            <w:tcW w:w="7776" w:type="dxa"/>
            <w:tcBorders>
              <w:top w:val="single" w:sz="4" w:space="0" w:color="auto"/>
              <w:left w:val="single" w:sz="4" w:space="0" w:color="auto"/>
              <w:bottom w:val="single" w:sz="12" w:space="0" w:color="auto"/>
              <w:right w:val="single" w:sz="12" w:space="0" w:color="auto"/>
            </w:tcBorders>
            <w:vAlign w:val="center"/>
            <w:hideMark/>
          </w:tcPr>
          <w:p w14:paraId="78C2CCE8" w14:textId="77777777" w:rsidR="00A7471E" w:rsidRPr="00FC2466" w:rsidRDefault="00A7471E" w:rsidP="00837D55">
            <w:pPr>
              <w:spacing w:before="120"/>
              <w:rPr>
                <w:b/>
                <w:bCs/>
                <w:spacing w:val="-4"/>
                <w:sz w:val="24"/>
                <w:szCs w:val="24"/>
                <w:lang w:val="sr-Cyrl-RS"/>
              </w:rPr>
            </w:pPr>
            <w:r w:rsidRPr="003A223E">
              <w:rPr>
                <w:b/>
                <w:bCs/>
                <w:lang w:val="sr-Cyrl-RS"/>
              </w:rPr>
              <w:t xml:space="preserve">            </w:t>
            </w:r>
            <w:r>
              <w:rPr>
                <w:b/>
                <w:bCs/>
                <w:lang w:val="sr-Cyrl-RS"/>
              </w:rPr>
              <w:t>ван. проф</w:t>
            </w:r>
            <w:r w:rsidRPr="003A223E">
              <w:rPr>
                <w:b/>
                <w:bCs/>
                <w:lang w:val="sr-Cyrl-RS"/>
              </w:rPr>
              <w:t>. др Мирослав Зарић</w:t>
            </w:r>
          </w:p>
        </w:tc>
      </w:tr>
    </w:tbl>
    <w:p w14:paraId="64F80B35" w14:textId="77777777" w:rsidR="00A7471E" w:rsidRPr="00C91139" w:rsidRDefault="00A7471E" w:rsidP="00A7471E">
      <w:pPr>
        <w:pStyle w:val="tab"/>
        <w:spacing w:before="0" w:after="0"/>
        <w:rPr>
          <w:rFonts w:ascii="Arial" w:hAnsi="Arial"/>
          <w:sz w:val="8"/>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A7471E" w:rsidRPr="003A223E" w14:paraId="03824EC5" w14:textId="77777777" w:rsidTr="00837D55">
        <w:trPr>
          <w:cantSplit/>
          <w:jc w:val="center"/>
        </w:trPr>
        <w:tc>
          <w:tcPr>
            <w:tcW w:w="1620" w:type="dxa"/>
            <w:tcBorders>
              <w:top w:val="single" w:sz="12" w:space="0" w:color="auto"/>
              <w:left w:val="single" w:sz="12" w:space="0" w:color="auto"/>
              <w:bottom w:val="single" w:sz="4" w:space="0" w:color="auto"/>
              <w:right w:val="single" w:sz="4" w:space="0" w:color="auto"/>
            </w:tcBorders>
            <w:vAlign w:val="center"/>
            <w:hideMark/>
          </w:tcPr>
          <w:p w14:paraId="1AD2DEB3" w14:textId="77777777" w:rsidR="00A7471E" w:rsidRPr="00C91139" w:rsidRDefault="00A7471E" w:rsidP="00837D55">
            <w:pPr>
              <w:spacing w:before="120"/>
              <w:rPr>
                <w:rFonts w:ascii="Arial" w:hAnsi="Arial"/>
                <w:sz w:val="20"/>
                <w:lang w:val="sr-Cyrl-RS"/>
              </w:rPr>
            </w:pPr>
            <w:r w:rsidRPr="00C91139">
              <w:rPr>
                <w:rFonts w:ascii="Arial" w:hAnsi="Arial"/>
                <w:sz w:val="20"/>
                <w:lang w:val="sr-Cyrl-RS"/>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26B648D4" w14:textId="77777777" w:rsidR="00A7471E" w:rsidRPr="00FC2466" w:rsidRDefault="00A7471E" w:rsidP="00837D55">
            <w:pPr>
              <w:spacing w:before="120"/>
              <w:rPr>
                <w:b/>
                <w:bCs/>
                <w:sz w:val="24"/>
                <w:szCs w:val="24"/>
                <w:lang w:val="sr-Cyrl-RS"/>
              </w:rPr>
            </w:pPr>
            <w:r w:rsidRPr="003A223E">
              <w:rPr>
                <w:b/>
                <w:bCs/>
                <w:lang w:val="sr-Cyrl-RS"/>
              </w:rPr>
              <w:t xml:space="preserve">            </w:t>
            </w:r>
            <w:r w:rsidR="00494CB5">
              <w:rPr>
                <w:b/>
                <w:bCs/>
                <w:lang w:val="sr-Cyrl-RS"/>
              </w:rPr>
              <w:t>Милица</w:t>
            </w:r>
            <w:r w:rsidRPr="003A223E">
              <w:rPr>
                <w:b/>
                <w:bCs/>
                <w:lang w:val="sr-Cyrl-RS"/>
              </w:rPr>
              <w:t xml:space="preserve"> </w:t>
            </w:r>
            <w:r w:rsidR="00494CB5">
              <w:rPr>
                <w:b/>
                <w:bCs/>
                <w:lang w:val="sr-Cyrl-RS"/>
              </w:rPr>
              <w:t>Петровић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3A14B1A7" w14:textId="77777777" w:rsidR="00A7471E" w:rsidRPr="00C91139" w:rsidRDefault="00A7471E" w:rsidP="00837D55">
            <w:pPr>
              <w:spacing w:before="120"/>
              <w:rPr>
                <w:rFonts w:ascii="Arial" w:hAnsi="Arial"/>
                <w:sz w:val="20"/>
                <w:lang w:val="sr-Cyrl-RS"/>
              </w:rPr>
            </w:pPr>
            <w:r w:rsidRPr="00C91139">
              <w:rPr>
                <w:rFonts w:ascii="Arial" w:hAnsi="Arial"/>
                <w:sz w:val="20"/>
                <w:lang w:val="sr-Cyrl-R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46F015D4" w14:textId="77777777" w:rsidR="00A7471E" w:rsidRPr="00C91139" w:rsidRDefault="00A7471E" w:rsidP="00837D55">
            <w:pPr>
              <w:spacing w:before="120"/>
              <w:jc w:val="center"/>
              <w:rPr>
                <w:rFonts w:cstheme="minorHAnsi"/>
                <w:b/>
                <w:sz w:val="24"/>
                <w:szCs w:val="24"/>
                <w:lang w:val="sr-Cyrl-RS"/>
              </w:rPr>
            </w:pPr>
            <w:r w:rsidRPr="00C91139">
              <w:rPr>
                <w:rFonts w:cstheme="minorHAnsi"/>
                <w:b/>
                <w:sz w:val="24"/>
                <w:szCs w:val="24"/>
                <w:lang w:val="sr-Cyrl-RS"/>
              </w:rPr>
              <w:t>SW</w:t>
            </w:r>
            <w:r w:rsidR="00494CB5">
              <w:rPr>
                <w:rFonts w:cstheme="minorHAnsi"/>
                <w:b/>
                <w:sz w:val="24"/>
                <w:szCs w:val="24"/>
                <w:lang w:val="sr-Cyrl-RS"/>
              </w:rPr>
              <w:t>46</w:t>
            </w:r>
            <w:r w:rsidRPr="00C91139">
              <w:rPr>
                <w:rFonts w:cstheme="minorHAnsi"/>
                <w:b/>
                <w:sz w:val="24"/>
                <w:szCs w:val="24"/>
                <w:lang w:val="sr-Cyrl-RS"/>
              </w:rPr>
              <w:t>/201</w:t>
            </w:r>
            <w:r w:rsidR="00494CB5">
              <w:rPr>
                <w:rFonts w:cstheme="minorHAnsi"/>
                <w:b/>
                <w:sz w:val="24"/>
                <w:szCs w:val="24"/>
                <w:lang w:val="sr-Cyrl-RS"/>
              </w:rPr>
              <w:t>9</w:t>
            </w:r>
          </w:p>
        </w:tc>
      </w:tr>
      <w:tr w:rsidR="00A7471E" w:rsidRPr="003A223E" w14:paraId="1F6EEB3B" w14:textId="77777777" w:rsidTr="00837D55">
        <w:trPr>
          <w:cantSplit/>
          <w:jc w:val="center"/>
        </w:trPr>
        <w:tc>
          <w:tcPr>
            <w:tcW w:w="1620" w:type="dxa"/>
            <w:tcBorders>
              <w:top w:val="single" w:sz="4" w:space="0" w:color="auto"/>
              <w:left w:val="single" w:sz="12" w:space="0" w:color="auto"/>
              <w:bottom w:val="nil"/>
              <w:right w:val="single" w:sz="4" w:space="0" w:color="auto"/>
            </w:tcBorders>
            <w:vAlign w:val="center"/>
            <w:hideMark/>
          </w:tcPr>
          <w:p w14:paraId="39148C7F" w14:textId="77777777" w:rsidR="00A7471E" w:rsidRPr="00C91139" w:rsidRDefault="00A7471E" w:rsidP="00837D55">
            <w:pPr>
              <w:spacing w:before="120"/>
              <w:rPr>
                <w:rFonts w:ascii="Arial" w:hAnsi="Arial"/>
                <w:sz w:val="20"/>
                <w:lang w:val="sr-Cyrl-RS"/>
              </w:rPr>
            </w:pPr>
            <w:r w:rsidRPr="00C91139">
              <w:rPr>
                <w:rFonts w:ascii="Arial" w:hAnsi="Arial"/>
                <w:sz w:val="20"/>
                <w:lang w:val="sr-Cyrl-RS"/>
              </w:rPr>
              <w:t>Област:</w:t>
            </w:r>
          </w:p>
        </w:tc>
        <w:tc>
          <w:tcPr>
            <w:tcW w:w="8303" w:type="dxa"/>
            <w:gridSpan w:val="3"/>
            <w:tcBorders>
              <w:top w:val="single" w:sz="4" w:space="0" w:color="auto"/>
              <w:left w:val="single" w:sz="4" w:space="0" w:color="auto"/>
              <w:bottom w:val="nil"/>
              <w:right w:val="single" w:sz="12" w:space="0" w:color="auto"/>
            </w:tcBorders>
            <w:vAlign w:val="center"/>
            <w:hideMark/>
          </w:tcPr>
          <w:p w14:paraId="645EAF10" w14:textId="557DDC6F" w:rsidR="00A7471E" w:rsidRPr="00FC2466" w:rsidRDefault="00A7471E" w:rsidP="00837D55">
            <w:pPr>
              <w:spacing w:before="120"/>
              <w:rPr>
                <w:b/>
                <w:bCs/>
                <w:sz w:val="24"/>
                <w:szCs w:val="24"/>
                <w:lang w:val="sr-Cyrl-RS"/>
              </w:rPr>
            </w:pPr>
            <w:r w:rsidRPr="003A223E">
              <w:rPr>
                <w:b/>
                <w:bCs/>
                <w:lang w:val="sr-Cyrl-RS"/>
              </w:rPr>
              <w:t xml:space="preserve">            </w:t>
            </w:r>
            <w:r w:rsidR="00DB0E7A" w:rsidRPr="003A00B4">
              <w:rPr>
                <w:b/>
                <w:bCs/>
                <w:lang w:val="sr-Cyrl-RS"/>
              </w:rPr>
              <w:t>Електротехничко и рачунарско инжењерство</w:t>
            </w:r>
          </w:p>
        </w:tc>
      </w:tr>
      <w:tr w:rsidR="00A7471E" w:rsidRPr="003A223E" w14:paraId="35559372" w14:textId="77777777" w:rsidTr="00837D55">
        <w:trPr>
          <w:cantSplit/>
          <w:jc w:val="center"/>
        </w:trPr>
        <w:tc>
          <w:tcPr>
            <w:tcW w:w="1620" w:type="dxa"/>
            <w:tcBorders>
              <w:top w:val="single" w:sz="4" w:space="0" w:color="auto"/>
              <w:left w:val="single" w:sz="12" w:space="0" w:color="auto"/>
              <w:bottom w:val="single" w:sz="12" w:space="0" w:color="auto"/>
              <w:right w:val="single" w:sz="4" w:space="0" w:color="auto"/>
            </w:tcBorders>
            <w:vAlign w:val="center"/>
            <w:hideMark/>
          </w:tcPr>
          <w:p w14:paraId="7D42F7EB" w14:textId="77777777" w:rsidR="00A7471E" w:rsidRPr="00C91139" w:rsidRDefault="00A7471E" w:rsidP="00837D55">
            <w:pPr>
              <w:spacing w:before="120"/>
              <w:rPr>
                <w:rFonts w:ascii="Arial" w:hAnsi="Arial"/>
                <w:sz w:val="20"/>
                <w:lang w:val="sr-Cyrl-RS"/>
              </w:rPr>
            </w:pPr>
            <w:r w:rsidRPr="00C91139">
              <w:rPr>
                <w:rFonts w:ascii="Arial" w:hAnsi="Arial"/>
                <w:sz w:val="20"/>
                <w:lang w:val="sr-Cyrl-R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0D2DE923" w14:textId="77777777" w:rsidR="00A7471E" w:rsidRPr="00FC2466" w:rsidRDefault="00A7471E" w:rsidP="00837D55">
            <w:pPr>
              <w:spacing w:before="120"/>
              <w:rPr>
                <w:b/>
                <w:bCs/>
                <w:sz w:val="24"/>
                <w:szCs w:val="24"/>
                <w:lang w:val="sr-Cyrl-RS"/>
              </w:rPr>
            </w:pPr>
            <w:r w:rsidRPr="003A223E">
              <w:rPr>
                <w:b/>
                <w:bCs/>
                <w:lang w:val="sr-Cyrl-RS"/>
              </w:rPr>
              <w:t xml:space="preserve">            </w:t>
            </w:r>
            <w:proofErr w:type="spellStart"/>
            <w:r w:rsidRPr="00FC2466">
              <w:rPr>
                <w:b/>
                <w:bCs/>
                <w:lang w:val="sr-Cyrl-RS"/>
              </w:rPr>
              <w:t>доц</w:t>
            </w:r>
            <w:proofErr w:type="spellEnd"/>
            <w:r w:rsidRPr="00FC2466">
              <w:rPr>
                <w:b/>
                <w:bCs/>
                <w:lang w:val="sr-Cyrl-RS"/>
              </w:rPr>
              <w:t>. др Синиша Николић</w:t>
            </w:r>
          </w:p>
        </w:tc>
      </w:tr>
      <w:tr w:rsidR="00A7471E" w:rsidRPr="003A223E" w14:paraId="7A6E144E" w14:textId="77777777" w:rsidTr="00837D55">
        <w:trPr>
          <w:cantSplit/>
          <w:jc w:val="center"/>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2F064AF1" w14:textId="77777777" w:rsidR="00A7471E" w:rsidRPr="00C91139" w:rsidRDefault="00A7471E" w:rsidP="00837D55">
            <w:pPr>
              <w:pStyle w:val="tab"/>
              <w:spacing w:before="0" w:after="0"/>
              <w:ind w:left="34" w:right="-108"/>
              <w:jc w:val="center"/>
              <w:rPr>
                <w:rFonts w:ascii="Arial" w:hAnsi="Arial"/>
                <w:lang w:val="sr-Cyrl-RS"/>
              </w:rPr>
            </w:pPr>
            <w:r w:rsidRPr="00C91139">
              <w:rPr>
                <w:rFonts w:ascii="Arial" w:hAnsi="Arial"/>
                <w:lang w:val="sr-Cyrl-RS"/>
              </w:rPr>
              <w:t>НА ОСНОВУ ПОДНЕТЕ ПРИЈАВЕ, ПРИЛОЖЕНЕ ДОКУМЕНТАЦИЈЕ И ОДРЕДБИ СТАТУТА ФАКУЛТЕТА</w:t>
            </w:r>
          </w:p>
          <w:p w14:paraId="1F75C0D1" w14:textId="77777777" w:rsidR="00A7471E" w:rsidRPr="00C91139" w:rsidRDefault="00A7471E" w:rsidP="00837D55">
            <w:pPr>
              <w:pStyle w:val="tab"/>
              <w:spacing w:before="0" w:after="0"/>
              <w:ind w:left="34" w:right="-108"/>
              <w:rPr>
                <w:rFonts w:ascii="Arial" w:hAnsi="Arial"/>
                <w:lang w:val="sr-Cyrl-RS"/>
              </w:rPr>
            </w:pPr>
            <w:r w:rsidRPr="00C91139">
              <w:rPr>
                <w:rFonts w:ascii="Arial" w:hAnsi="Arial"/>
                <w:lang w:val="sr-Cyrl-RS"/>
              </w:rPr>
              <w:t>ИЗДАЈЕ СЕ ЗАДАТАК ЗА ДИПЛОМСКИ (</w:t>
            </w:r>
            <w:proofErr w:type="spellStart"/>
            <w:r w:rsidRPr="00C91139">
              <w:rPr>
                <w:rFonts w:ascii="Arial" w:hAnsi="Arial"/>
                <w:lang w:val="sr-Cyrl-RS"/>
              </w:rPr>
              <w:t>Bachelor</w:t>
            </w:r>
            <w:proofErr w:type="spellEnd"/>
            <w:r w:rsidRPr="00C91139">
              <w:rPr>
                <w:rFonts w:ascii="Arial" w:hAnsi="Arial"/>
                <w:lang w:val="sr-Cyrl-RS"/>
              </w:rPr>
              <w:t>) РАД, СА СЛЕДЕЋИМ ЕЛЕМЕНТИМА:</w:t>
            </w:r>
          </w:p>
          <w:p w14:paraId="0372CD6C" w14:textId="77777777"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z w:val="20"/>
                <w:lang w:val="sr-Cyrl-RS"/>
              </w:rPr>
              <w:t>проблем – тема рада;</w:t>
            </w:r>
          </w:p>
          <w:p w14:paraId="663F6440" w14:textId="77777777"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pacing w:val="-8"/>
                <w:sz w:val="20"/>
                <w:lang w:val="sr-Cyrl-RS"/>
              </w:rPr>
              <w:t>начин решавања проблема и начин практичне провере резултата рада, ако је таква провера неопходна</w:t>
            </w:r>
            <w:r w:rsidRPr="00C91139">
              <w:rPr>
                <w:rFonts w:ascii="Arial" w:hAnsi="Arial"/>
                <w:sz w:val="20"/>
                <w:lang w:val="sr-Cyrl-RS"/>
              </w:rPr>
              <w:t>;</w:t>
            </w:r>
          </w:p>
          <w:p w14:paraId="28F5D80C" w14:textId="77777777" w:rsidR="00A7471E" w:rsidRPr="00C91139" w:rsidRDefault="00A7471E" w:rsidP="00A7471E">
            <w:pPr>
              <w:numPr>
                <w:ilvl w:val="0"/>
                <w:numId w:val="29"/>
              </w:numPr>
              <w:spacing w:after="0" w:line="240" w:lineRule="auto"/>
              <w:jc w:val="both"/>
              <w:rPr>
                <w:rFonts w:ascii="Arial" w:hAnsi="Arial"/>
                <w:sz w:val="20"/>
                <w:lang w:val="sr-Cyrl-RS"/>
              </w:rPr>
            </w:pPr>
            <w:r w:rsidRPr="00C91139">
              <w:rPr>
                <w:rFonts w:ascii="Arial" w:hAnsi="Arial"/>
                <w:sz w:val="20"/>
                <w:lang w:val="sr-Cyrl-RS"/>
              </w:rPr>
              <w:t>литература</w:t>
            </w:r>
          </w:p>
        </w:tc>
      </w:tr>
    </w:tbl>
    <w:p w14:paraId="6C0DED45" w14:textId="77777777" w:rsidR="00A7471E" w:rsidRPr="00C91139" w:rsidRDefault="00A7471E" w:rsidP="00A7471E">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НАСЛОВ  ДИПЛОМСКОГ  (BACHELOR)  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3A223E" w14:paraId="56A10FA5" w14:textId="77777777" w:rsidTr="00837D55">
        <w:trPr>
          <w:cantSplit/>
          <w:trHeight w:val="834"/>
          <w:jc w:val="center"/>
        </w:trPr>
        <w:tc>
          <w:tcPr>
            <w:tcW w:w="9923" w:type="dxa"/>
            <w:tcBorders>
              <w:top w:val="single" w:sz="12" w:space="0" w:color="auto"/>
              <w:left w:val="single" w:sz="12" w:space="0" w:color="auto"/>
              <w:bottom w:val="single" w:sz="12" w:space="0" w:color="auto"/>
              <w:right w:val="single" w:sz="12" w:space="0" w:color="auto"/>
            </w:tcBorders>
            <w:vAlign w:val="center"/>
            <w:hideMark/>
          </w:tcPr>
          <w:p w14:paraId="6D54507F" w14:textId="569E7D31" w:rsidR="00A7471E" w:rsidRPr="00C91139" w:rsidRDefault="00A335A1" w:rsidP="00837D55">
            <w:pPr>
              <w:pStyle w:val="tab"/>
              <w:spacing w:after="60"/>
              <w:jc w:val="center"/>
              <w:rPr>
                <w:rFonts w:ascii="Arial" w:hAnsi="Arial"/>
                <w:b/>
                <w:bCs/>
                <w:caps/>
                <w:sz w:val="24"/>
                <w:lang w:val="sr-Cyrl-RS"/>
              </w:rPr>
            </w:pPr>
            <w:bookmarkStart w:id="3" w:name="Text16"/>
            <w:r>
              <w:rPr>
                <w:rFonts w:asciiTheme="minorHAnsi" w:hAnsiTheme="minorHAnsi"/>
                <w:b/>
                <w:bCs/>
                <w:sz w:val="28"/>
                <w:szCs w:val="28"/>
                <w:lang w:val="sr-Cyrl-RS"/>
              </w:rPr>
              <w:t>С</w:t>
            </w:r>
            <w:r w:rsidR="00A7471E" w:rsidRPr="003A223E">
              <w:rPr>
                <w:rFonts w:asciiTheme="minorHAnsi" w:hAnsiTheme="minorHAnsi"/>
                <w:b/>
                <w:bCs/>
                <w:sz w:val="28"/>
                <w:szCs w:val="28"/>
                <w:lang w:val="sr-Cyrl-RS"/>
              </w:rPr>
              <w:t xml:space="preserve">истем за </w:t>
            </w:r>
            <w:r>
              <w:rPr>
                <w:rFonts w:asciiTheme="minorHAnsi" w:hAnsiTheme="minorHAnsi"/>
                <w:b/>
                <w:bCs/>
                <w:sz w:val="28"/>
                <w:szCs w:val="28"/>
                <w:lang w:val="sr-Cyrl-RS"/>
              </w:rPr>
              <w:t>дијагностику мен</w:t>
            </w:r>
            <w:r w:rsidR="00DB0E7A">
              <w:rPr>
                <w:rFonts w:asciiTheme="minorHAnsi" w:hAnsiTheme="minorHAnsi"/>
                <w:b/>
                <w:bCs/>
                <w:sz w:val="28"/>
                <w:szCs w:val="28"/>
                <w:lang w:val="sr-Cyrl-RS"/>
              </w:rPr>
              <w:t>та</w:t>
            </w:r>
            <w:r>
              <w:rPr>
                <w:rFonts w:asciiTheme="minorHAnsi" w:hAnsiTheme="minorHAnsi"/>
                <w:b/>
                <w:bCs/>
                <w:sz w:val="28"/>
                <w:szCs w:val="28"/>
                <w:lang w:val="sr-Cyrl-RS"/>
              </w:rPr>
              <w:t>лног стања пацијента</w:t>
            </w:r>
            <w:bookmarkEnd w:id="3"/>
          </w:p>
        </w:tc>
      </w:tr>
    </w:tbl>
    <w:p w14:paraId="7BE2225A" w14:textId="77777777" w:rsidR="00A7471E" w:rsidRPr="00C91139" w:rsidRDefault="00A7471E" w:rsidP="00A7471E">
      <w:pPr>
        <w:pStyle w:val="tab"/>
        <w:tabs>
          <w:tab w:val="left" w:pos="6237"/>
        </w:tabs>
        <w:spacing w:before="120" w:after="60"/>
        <w:jc w:val="left"/>
        <w:rPr>
          <w:rFonts w:ascii="Arial" w:hAnsi="Arial"/>
          <w:b/>
          <w:spacing w:val="-4"/>
          <w:sz w:val="26"/>
          <w:lang w:val="sr-Cyrl-RS"/>
        </w:rPr>
      </w:pPr>
      <w:r w:rsidRPr="00C91139">
        <w:rPr>
          <w:rFonts w:ascii="Arial" w:hAnsi="Arial"/>
          <w:b/>
          <w:spacing w:val="-4"/>
          <w:sz w:val="26"/>
          <w:lang w:val="sr-Cyrl-RS"/>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A7471E" w:rsidRPr="003A223E" w14:paraId="75BDBFD1" w14:textId="77777777" w:rsidTr="00837D55">
        <w:trPr>
          <w:cantSplit/>
          <w:trHeight w:val="1977"/>
          <w:jc w:val="center"/>
        </w:trPr>
        <w:tc>
          <w:tcPr>
            <w:tcW w:w="9923" w:type="dxa"/>
            <w:tcBorders>
              <w:top w:val="single" w:sz="12" w:space="0" w:color="auto"/>
              <w:left w:val="single" w:sz="12" w:space="0" w:color="auto"/>
              <w:bottom w:val="single" w:sz="12" w:space="0" w:color="auto"/>
              <w:right w:val="single" w:sz="12" w:space="0" w:color="auto"/>
            </w:tcBorders>
            <w:hideMark/>
          </w:tcPr>
          <w:p w14:paraId="2D4CC8BD" w14:textId="1A4E4AB2" w:rsidR="00A7471E" w:rsidRPr="00C91139" w:rsidRDefault="00A7471E" w:rsidP="00837D55">
            <w:pPr>
              <w:pStyle w:val="tab"/>
              <w:spacing w:before="120" w:after="0"/>
              <w:rPr>
                <w:rFonts w:asciiTheme="minorHAnsi" w:hAnsiTheme="minorHAnsi"/>
                <w:sz w:val="24"/>
                <w:szCs w:val="24"/>
                <w:lang w:val="sr-Cyrl-RS"/>
              </w:rPr>
            </w:pPr>
            <w:r w:rsidRPr="003A223E">
              <w:rPr>
                <w:rFonts w:asciiTheme="minorHAnsi" w:hAnsiTheme="minorHAnsi"/>
                <w:sz w:val="24"/>
                <w:szCs w:val="24"/>
                <w:lang w:val="sr-Cyrl-RS"/>
              </w:rPr>
              <w:t xml:space="preserve">Описати систем за </w:t>
            </w:r>
            <w:r w:rsidR="00A335A1">
              <w:rPr>
                <w:rFonts w:asciiTheme="minorHAnsi" w:hAnsiTheme="minorHAnsi"/>
                <w:sz w:val="24"/>
                <w:szCs w:val="24"/>
                <w:lang w:val="sr-Cyrl-RS"/>
              </w:rPr>
              <w:t xml:space="preserve">дијагностику менталног стања пацијената </w:t>
            </w:r>
            <w:r w:rsidR="00DB0E7A">
              <w:rPr>
                <w:rFonts w:asciiTheme="minorHAnsi" w:hAnsiTheme="minorHAnsi"/>
                <w:sz w:val="24"/>
                <w:szCs w:val="24"/>
                <w:lang w:val="sr-Cyrl-RS"/>
              </w:rPr>
              <w:t xml:space="preserve">на основу анализе попуњених </w:t>
            </w:r>
            <w:r w:rsidR="00A335A1">
              <w:rPr>
                <w:rFonts w:asciiTheme="minorHAnsi" w:hAnsiTheme="minorHAnsi"/>
                <w:sz w:val="24"/>
                <w:szCs w:val="24"/>
                <w:lang w:val="sr-Cyrl-RS"/>
              </w:rPr>
              <w:t>упитника</w:t>
            </w:r>
            <w:r w:rsidRPr="00FC2466">
              <w:rPr>
                <w:rFonts w:asciiTheme="minorHAnsi" w:hAnsiTheme="minorHAnsi"/>
                <w:sz w:val="24"/>
                <w:szCs w:val="24"/>
                <w:lang w:val="sr-Cyrl-RS"/>
              </w:rPr>
              <w:t xml:space="preserve">, са посебним освртом на складиштење и коришћење доменског знања. Специфицирати и описати архитектуру система. Анализирати правила за </w:t>
            </w:r>
            <w:r w:rsidR="00A335A1">
              <w:rPr>
                <w:rFonts w:asciiTheme="minorHAnsi" w:hAnsiTheme="minorHAnsi"/>
                <w:sz w:val="24"/>
                <w:szCs w:val="24"/>
                <w:lang w:val="sr-Cyrl-RS"/>
              </w:rPr>
              <w:t>анализу одговора</w:t>
            </w:r>
            <w:r w:rsidRPr="00FC2466">
              <w:rPr>
                <w:rFonts w:asciiTheme="minorHAnsi" w:hAnsiTheme="minorHAnsi"/>
                <w:sz w:val="24"/>
                <w:szCs w:val="24"/>
                <w:lang w:val="sr-Cyrl-RS"/>
              </w:rPr>
              <w:t xml:space="preserve"> и </w:t>
            </w:r>
            <w:r w:rsidR="00A335A1">
              <w:rPr>
                <w:rFonts w:asciiTheme="minorHAnsi" w:hAnsiTheme="minorHAnsi"/>
                <w:sz w:val="24"/>
                <w:szCs w:val="24"/>
                <w:lang w:val="sr-Cyrl-RS"/>
              </w:rPr>
              <w:t>доношење закључка</w:t>
            </w:r>
            <w:r w:rsidRPr="00FC2466">
              <w:rPr>
                <w:rFonts w:asciiTheme="minorHAnsi" w:hAnsiTheme="minorHAnsi"/>
                <w:sz w:val="24"/>
                <w:szCs w:val="24"/>
                <w:lang w:val="sr-Cyrl-RS"/>
              </w:rPr>
              <w:t xml:space="preserve">. Документовати решење. </w:t>
            </w:r>
          </w:p>
        </w:tc>
      </w:tr>
    </w:tbl>
    <w:p w14:paraId="0B74A7DF" w14:textId="77777777" w:rsidR="00A7471E" w:rsidRPr="00C91139" w:rsidRDefault="00A7471E" w:rsidP="00A7471E">
      <w:pPr>
        <w:spacing w:after="0"/>
        <w:rPr>
          <w:rFonts w:ascii="Arial" w:hAnsi="Arial"/>
          <w:sz w:val="12"/>
          <w:lang w:val="sr-Cyrl-R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A7471E" w:rsidRPr="003A223E" w14:paraId="27F2ED23" w14:textId="77777777" w:rsidTr="00837D55">
        <w:trPr>
          <w:cantSplit/>
          <w:trHeight w:hRule="exact" w:val="350"/>
          <w:jc w:val="center"/>
        </w:trPr>
        <w:tc>
          <w:tcPr>
            <w:tcW w:w="4962" w:type="dxa"/>
            <w:tcBorders>
              <w:top w:val="single" w:sz="12" w:space="0" w:color="auto"/>
              <w:left w:val="single" w:sz="12" w:space="0" w:color="auto"/>
              <w:bottom w:val="single" w:sz="4" w:space="0" w:color="auto"/>
              <w:right w:val="single" w:sz="4" w:space="0" w:color="auto"/>
            </w:tcBorders>
            <w:vAlign w:val="center"/>
            <w:hideMark/>
          </w:tcPr>
          <w:p w14:paraId="1558BBB4" w14:textId="77777777" w:rsidR="00A7471E" w:rsidRPr="00C91139" w:rsidRDefault="00A7471E" w:rsidP="00837D55">
            <w:pPr>
              <w:spacing w:after="0"/>
              <w:rPr>
                <w:rFonts w:ascii="Arial" w:hAnsi="Arial"/>
                <w:sz w:val="20"/>
                <w:lang w:val="sr-Cyrl-RS"/>
              </w:rPr>
            </w:pPr>
            <w:r w:rsidRPr="00C91139">
              <w:rPr>
                <w:rFonts w:ascii="Arial" w:hAnsi="Arial"/>
                <w:sz w:val="20"/>
                <w:lang w:val="sr-Cyrl-RS"/>
              </w:rPr>
              <w:t>Руководилац студијског 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0825A9E2" w14:textId="77777777" w:rsidR="00A7471E" w:rsidRPr="00C91139" w:rsidRDefault="00A7471E" w:rsidP="00837D55">
            <w:pPr>
              <w:spacing w:after="0"/>
              <w:rPr>
                <w:rFonts w:ascii="Arial" w:hAnsi="Arial"/>
                <w:sz w:val="20"/>
                <w:lang w:val="sr-Cyrl-RS"/>
              </w:rPr>
            </w:pPr>
            <w:r w:rsidRPr="00C91139">
              <w:rPr>
                <w:rFonts w:ascii="Arial" w:hAnsi="Arial"/>
                <w:sz w:val="20"/>
                <w:lang w:val="sr-Cyrl-RS"/>
              </w:rPr>
              <w:t>Ментор рада:</w:t>
            </w:r>
          </w:p>
        </w:tc>
      </w:tr>
      <w:tr w:rsidR="00A7471E" w:rsidRPr="003A223E" w14:paraId="7AFC32F0" w14:textId="77777777" w:rsidTr="00837D55">
        <w:trPr>
          <w:cantSplit/>
          <w:trHeight w:hRule="exact" w:val="600"/>
          <w:jc w:val="center"/>
        </w:trPr>
        <w:tc>
          <w:tcPr>
            <w:tcW w:w="4962" w:type="dxa"/>
            <w:tcBorders>
              <w:top w:val="single" w:sz="4" w:space="0" w:color="auto"/>
              <w:left w:val="single" w:sz="12" w:space="0" w:color="auto"/>
              <w:bottom w:val="single" w:sz="12" w:space="0" w:color="auto"/>
              <w:right w:val="single" w:sz="4" w:space="0" w:color="auto"/>
            </w:tcBorders>
          </w:tcPr>
          <w:p w14:paraId="2D802DBC" w14:textId="77777777" w:rsidR="00A7471E" w:rsidRPr="00C91139" w:rsidRDefault="00A7471E" w:rsidP="00837D55">
            <w:pPr>
              <w:spacing w:before="120" w:after="0"/>
              <w:rPr>
                <w:rFonts w:ascii="Arial" w:hAnsi="Arial"/>
                <w:sz w:val="20"/>
                <w:lang w:val="sr-Cyrl-RS"/>
              </w:rPr>
            </w:pPr>
          </w:p>
        </w:tc>
        <w:tc>
          <w:tcPr>
            <w:tcW w:w="4961" w:type="dxa"/>
            <w:tcBorders>
              <w:top w:val="single" w:sz="4" w:space="0" w:color="auto"/>
              <w:left w:val="single" w:sz="4" w:space="0" w:color="auto"/>
              <w:bottom w:val="single" w:sz="12" w:space="0" w:color="auto"/>
              <w:right w:val="single" w:sz="12" w:space="0" w:color="auto"/>
            </w:tcBorders>
          </w:tcPr>
          <w:p w14:paraId="29674CDB" w14:textId="77777777" w:rsidR="00A7471E" w:rsidRPr="00C91139" w:rsidRDefault="00A7471E" w:rsidP="00837D55">
            <w:pPr>
              <w:spacing w:before="120" w:after="0"/>
              <w:rPr>
                <w:rFonts w:ascii="Arial" w:hAnsi="Arial"/>
                <w:sz w:val="20"/>
                <w:lang w:val="sr-Cyrl-RS"/>
              </w:rPr>
            </w:pPr>
          </w:p>
        </w:tc>
      </w:tr>
    </w:tbl>
    <w:p w14:paraId="383B2909" w14:textId="77777777" w:rsidR="00A7471E" w:rsidRPr="00C91139" w:rsidRDefault="00A7471E" w:rsidP="00A7471E">
      <w:pPr>
        <w:spacing w:after="0"/>
        <w:rPr>
          <w:rFonts w:ascii="Arial" w:hAnsi="Arial"/>
          <w:sz w:val="12"/>
          <w:lang w:val="sr-Cyrl-R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A7471E" w:rsidRPr="003A223E" w14:paraId="7195A91B" w14:textId="77777777" w:rsidTr="00837D55">
        <w:trPr>
          <w:cantSplit/>
          <w:trHeight w:val="400"/>
          <w:jc w:val="center"/>
        </w:trPr>
        <w:tc>
          <w:tcPr>
            <w:tcW w:w="9923" w:type="dxa"/>
            <w:tcBorders>
              <w:top w:val="single" w:sz="4" w:space="0" w:color="auto"/>
              <w:left w:val="single" w:sz="4" w:space="0" w:color="auto"/>
              <w:bottom w:val="single" w:sz="4" w:space="0" w:color="auto"/>
              <w:right w:val="single" w:sz="4" w:space="0" w:color="auto"/>
            </w:tcBorders>
            <w:hideMark/>
          </w:tcPr>
          <w:p w14:paraId="50A1FDE2" w14:textId="77777777" w:rsidR="00A7471E" w:rsidRPr="00C91139" w:rsidRDefault="00A7471E" w:rsidP="00837D55">
            <w:pPr>
              <w:spacing w:before="60" w:after="0"/>
              <w:ind w:left="-57" w:right="-57"/>
              <w:rPr>
                <w:rFonts w:ascii="Arial" w:hAnsi="Arial"/>
                <w:sz w:val="20"/>
                <w:lang w:val="sr-Cyrl-RS"/>
              </w:rPr>
            </w:pPr>
            <w:r w:rsidRPr="00C91139">
              <w:rPr>
                <w:rFonts w:ascii="Arial" w:hAnsi="Arial"/>
                <w:sz w:val="20"/>
                <w:lang w:val="sr-Cyrl-RS"/>
              </w:rPr>
              <w:t xml:space="preserve">Примерак за:  </w:t>
            </w:r>
            <w:r w:rsidRPr="00C91139">
              <w:rPr>
                <w:rFonts w:ascii="Arial" w:hAnsi="Arial"/>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364FC1">
              <w:rPr>
                <w:rFonts w:ascii="Arial" w:hAnsi="Arial"/>
                <w:lang w:val="sr-Cyrl-RS"/>
              </w:rPr>
            </w:r>
            <w:r w:rsidR="00364FC1">
              <w:rPr>
                <w:rFonts w:ascii="Arial" w:hAnsi="Arial"/>
                <w:lang w:val="sr-Cyrl-RS"/>
              </w:rPr>
              <w:fldChar w:fldCharType="separate"/>
            </w:r>
            <w:r w:rsidRPr="00C91139">
              <w:rPr>
                <w:rFonts w:ascii="Arial" w:hAnsi="Arial"/>
                <w:lang w:val="sr-Cyrl-RS"/>
              </w:rPr>
              <w:fldChar w:fldCharType="end"/>
            </w:r>
            <w:r w:rsidRPr="00C91139">
              <w:rPr>
                <w:lang w:val="sr-Cyrl-RS"/>
              </w:rPr>
              <w:t xml:space="preserve"> </w:t>
            </w:r>
            <w:r w:rsidRPr="00C91139">
              <w:rPr>
                <w:rFonts w:ascii="Arial" w:hAnsi="Arial"/>
                <w:sz w:val="20"/>
                <w:lang w:val="sr-Cyrl-RS"/>
              </w:rPr>
              <w:t xml:space="preserve">- Студента;   </w:t>
            </w:r>
            <w:bookmarkStart w:id="4" w:name="Check3"/>
            <w:r w:rsidRPr="00C91139">
              <w:rPr>
                <w:lang w:val="sr-Cyrl-RS"/>
              </w:rPr>
              <w:fldChar w:fldCharType="begin">
                <w:ffData>
                  <w:name w:val="Check3"/>
                  <w:enabled/>
                  <w:calcOnExit w:val="0"/>
                  <w:checkBox>
                    <w:sizeAuto/>
                    <w:default w:val="0"/>
                  </w:checkBox>
                </w:ffData>
              </w:fldChar>
            </w:r>
            <w:r w:rsidRPr="00C91139">
              <w:rPr>
                <w:rFonts w:ascii="Arial" w:hAnsi="Arial"/>
                <w:lang w:val="sr-Cyrl-RS"/>
              </w:rPr>
              <w:instrText xml:space="preserve"> FORMCHECKBOX </w:instrText>
            </w:r>
            <w:r w:rsidR="00364FC1">
              <w:rPr>
                <w:lang w:val="sr-Cyrl-RS"/>
              </w:rPr>
            </w:r>
            <w:r w:rsidR="00364FC1">
              <w:rPr>
                <w:lang w:val="sr-Cyrl-RS"/>
              </w:rPr>
              <w:fldChar w:fldCharType="separate"/>
            </w:r>
            <w:r w:rsidRPr="00C91139">
              <w:rPr>
                <w:lang w:val="sr-Cyrl-RS"/>
              </w:rPr>
              <w:fldChar w:fldCharType="end"/>
            </w:r>
            <w:bookmarkEnd w:id="4"/>
            <w:r w:rsidRPr="00C91139">
              <w:rPr>
                <w:rFonts w:ascii="Arial" w:hAnsi="Arial"/>
                <w:sz w:val="20"/>
                <w:lang w:val="sr-Cyrl-RS"/>
              </w:rPr>
              <w:t xml:space="preserve"> - Ментора</w:t>
            </w:r>
          </w:p>
        </w:tc>
      </w:tr>
      <w:bookmarkEnd w:id="1"/>
    </w:tbl>
    <w:p w14:paraId="15856121" w14:textId="77777777" w:rsidR="003A4601" w:rsidRPr="00D97B2C" w:rsidRDefault="003A4601">
      <w:pPr>
        <w:rPr>
          <w:lang w:val="sr-Cyrl-RS"/>
        </w:rPr>
      </w:pPr>
      <w:r w:rsidRPr="00D97B2C">
        <w:rPr>
          <w:lang w:val="sr-Cyrl-RS"/>
        </w:rPr>
        <w:br w:type="page"/>
      </w:r>
    </w:p>
    <w:p w14:paraId="38EBED41" w14:textId="77777777" w:rsidR="003A4601" w:rsidRPr="00D97B2C" w:rsidRDefault="003A4601" w:rsidP="008D1507">
      <w:pPr>
        <w:pStyle w:val="osnovnitekst"/>
        <w:rPr>
          <w:lang w:val="sr-Cyrl-RS"/>
        </w:rPr>
      </w:pPr>
    </w:p>
    <w:p w14:paraId="4DF9AE47" w14:textId="77777777" w:rsidR="003A4601" w:rsidRPr="00D97B2C" w:rsidRDefault="003A4601">
      <w:pPr>
        <w:rPr>
          <w:lang w:val="sr-Cyrl-RS"/>
        </w:rPr>
      </w:pPr>
      <w:r w:rsidRPr="00D97B2C">
        <w:rPr>
          <w:lang w:val="sr-Cyrl-RS"/>
        </w:rPr>
        <w:br w:type="page"/>
      </w:r>
    </w:p>
    <w:sdt>
      <w:sdtPr>
        <w:rPr>
          <w:rFonts w:asciiTheme="minorHAnsi" w:eastAsiaTheme="minorHAnsi" w:hAnsiTheme="minorHAnsi" w:cstheme="minorBidi"/>
          <w:color w:val="auto"/>
          <w:sz w:val="22"/>
          <w:szCs w:val="22"/>
          <w:lang w:val="sr-Cyrl-RS"/>
        </w:rPr>
        <w:id w:val="-84773459"/>
        <w:docPartObj>
          <w:docPartGallery w:val="Table of Contents"/>
          <w:docPartUnique/>
        </w:docPartObj>
      </w:sdtPr>
      <w:sdtEndPr>
        <w:rPr>
          <w:b/>
          <w:bCs/>
          <w:noProof/>
        </w:rPr>
      </w:sdtEndPr>
      <w:sdtContent>
        <w:p w14:paraId="7E9FC78F" w14:textId="77777777" w:rsidR="009422DD" w:rsidRPr="00D97B2C" w:rsidRDefault="009162CF">
          <w:pPr>
            <w:pStyle w:val="TOCHeading"/>
            <w:rPr>
              <w:lang w:val="sr-Cyrl-RS"/>
            </w:rPr>
          </w:pPr>
          <w:r w:rsidRPr="00D97B2C">
            <w:rPr>
              <w:lang w:val="sr-Cyrl-RS"/>
            </w:rPr>
            <w:t>Садржај</w:t>
          </w:r>
        </w:p>
        <w:p w14:paraId="672A9B68" w14:textId="556D7C6F" w:rsidR="008C5940" w:rsidRDefault="009422DD">
          <w:pPr>
            <w:pStyle w:val="TOC1"/>
            <w:tabs>
              <w:tab w:val="left" w:pos="440"/>
              <w:tab w:val="right" w:leader="dot" w:pos="9350"/>
            </w:tabs>
            <w:rPr>
              <w:ins w:id="5" w:author="SW 46/2019 - Petrović Milica" w:date="2023-08-17T21:27:00Z"/>
              <w:rFonts w:eastAsiaTheme="minorEastAsia"/>
              <w:noProof/>
            </w:rPr>
          </w:pPr>
          <w:r w:rsidRPr="00D97B2C">
            <w:rPr>
              <w:lang w:val="sr-Cyrl-RS"/>
            </w:rPr>
            <w:fldChar w:fldCharType="begin"/>
          </w:r>
          <w:r w:rsidRPr="00D97B2C">
            <w:rPr>
              <w:lang w:val="sr-Cyrl-RS"/>
            </w:rPr>
            <w:instrText xml:space="preserve"> TOC \o "1-3" \h \z \u </w:instrText>
          </w:r>
          <w:r w:rsidRPr="00D97B2C">
            <w:rPr>
              <w:lang w:val="sr-Cyrl-RS"/>
            </w:rPr>
            <w:fldChar w:fldCharType="separate"/>
          </w:r>
          <w:ins w:id="6" w:author="SW 46/2019 - Petrović Milica" w:date="2023-08-17T21:27:00Z">
            <w:r w:rsidR="008C5940" w:rsidRPr="003567A4">
              <w:rPr>
                <w:rStyle w:val="Hyperlink"/>
                <w:noProof/>
              </w:rPr>
              <w:fldChar w:fldCharType="begin"/>
            </w:r>
            <w:r w:rsidR="008C5940" w:rsidRPr="003567A4">
              <w:rPr>
                <w:rStyle w:val="Hyperlink"/>
                <w:noProof/>
              </w:rPr>
              <w:instrText xml:space="preserve"> </w:instrText>
            </w:r>
            <w:r w:rsidR="008C5940">
              <w:rPr>
                <w:noProof/>
              </w:rPr>
              <w:instrText>HYPERLINK \l "_Toc143200053"</w:instrText>
            </w:r>
            <w:r w:rsidR="008C5940" w:rsidRPr="003567A4">
              <w:rPr>
                <w:rStyle w:val="Hyperlink"/>
                <w:noProof/>
              </w:rPr>
              <w:instrText xml:space="preserve"> </w:instrText>
            </w:r>
            <w:r w:rsidR="008C5940" w:rsidRPr="003567A4">
              <w:rPr>
                <w:rStyle w:val="Hyperlink"/>
                <w:noProof/>
              </w:rPr>
            </w:r>
            <w:r w:rsidR="008C5940" w:rsidRPr="003567A4">
              <w:rPr>
                <w:rStyle w:val="Hyperlink"/>
                <w:noProof/>
              </w:rPr>
              <w:fldChar w:fldCharType="separate"/>
            </w:r>
            <w:r w:rsidR="008C5940" w:rsidRPr="003567A4">
              <w:rPr>
                <w:rStyle w:val="Hyperlink"/>
                <w:noProof/>
                <w:lang w:val="sr-Cyrl-RS"/>
              </w:rPr>
              <w:t>1.</w:t>
            </w:r>
            <w:r w:rsidR="008C5940">
              <w:rPr>
                <w:rFonts w:eastAsiaTheme="minorEastAsia"/>
                <w:noProof/>
              </w:rPr>
              <w:tab/>
            </w:r>
            <w:r w:rsidR="008C5940" w:rsidRPr="003567A4">
              <w:rPr>
                <w:rStyle w:val="Hyperlink"/>
                <w:noProof/>
                <w:lang w:val="sr-Cyrl-RS"/>
              </w:rPr>
              <w:t>Увод</w:t>
            </w:r>
            <w:r w:rsidR="008C5940">
              <w:rPr>
                <w:noProof/>
                <w:webHidden/>
              </w:rPr>
              <w:tab/>
            </w:r>
            <w:r w:rsidR="008C5940">
              <w:rPr>
                <w:noProof/>
                <w:webHidden/>
              </w:rPr>
              <w:fldChar w:fldCharType="begin"/>
            </w:r>
            <w:r w:rsidR="008C5940">
              <w:rPr>
                <w:noProof/>
                <w:webHidden/>
              </w:rPr>
              <w:instrText xml:space="preserve"> PAGEREF _Toc143200053 \h </w:instrText>
            </w:r>
            <w:r w:rsidR="008C5940">
              <w:rPr>
                <w:noProof/>
                <w:webHidden/>
              </w:rPr>
            </w:r>
          </w:ins>
          <w:r w:rsidR="008C5940">
            <w:rPr>
              <w:noProof/>
              <w:webHidden/>
            </w:rPr>
            <w:fldChar w:fldCharType="separate"/>
          </w:r>
          <w:ins w:id="7" w:author="SW 46/2019 - Petrović Milica" w:date="2023-08-17T21:27:00Z">
            <w:r w:rsidR="008C5940">
              <w:rPr>
                <w:noProof/>
                <w:webHidden/>
              </w:rPr>
              <w:t>1</w:t>
            </w:r>
            <w:r w:rsidR="008C5940">
              <w:rPr>
                <w:noProof/>
                <w:webHidden/>
              </w:rPr>
              <w:fldChar w:fldCharType="end"/>
            </w:r>
            <w:r w:rsidR="008C5940" w:rsidRPr="003567A4">
              <w:rPr>
                <w:rStyle w:val="Hyperlink"/>
                <w:noProof/>
              </w:rPr>
              <w:fldChar w:fldCharType="end"/>
            </w:r>
          </w:ins>
        </w:p>
        <w:p w14:paraId="6898C9A2" w14:textId="2E2FC0B3" w:rsidR="008C5940" w:rsidRDefault="008C5940">
          <w:pPr>
            <w:pStyle w:val="TOC1"/>
            <w:tabs>
              <w:tab w:val="left" w:pos="440"/>
              <w:tab w:val="right" w:leader="dot" w:pos="9350"/>
            </w:tabs>
            <w:rPr>
              <w:ins w:id="8" w:author="SW 46/2019 - Petrović Milica" w:date="2023-08-17T21:27:00Z"/>
              <w:rFonts w:eastAsiaTheme="minorEastAsia"/>
              <w:noProof/>
            </w:rPr>
          </w:pPr>
          <w:ins w:id="9"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"_Toc143200054"</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w:t>
            </w:r>
            <w:r>
              <w:rPr>
                <w:rFonts w:eastAsiaTheme="minorEastAsia"/>
                <w:noProof/>
              </w:rPr>
              <w:tab/>
            </w:r>
            <w:r w:rsidRPr="003567A4">
              <w:rPr>
                <w:rStyle w:val="Hyperlink"/>
                <w:noProof/>
                <w:lang w:val="sr-Cyrl-RS"/>
              </w:rPr>
              <w:t>Стање у области</w:t>
            </w:r>
            <w:r>
              <w:rPr>
                <w:noProof/>
                <w:webHidden/>
              </w:rPr>
              <w:tab/>
            </w:r>
            <w:r>
              <w:rPr>
                <w:noProof/>
                <w:webHidden/>
              </w:rPr>
              <w:fldChar w:fldCharType="begin"/>
            </w:r>
            <w:r>
              <w:rPr>
                <w:noProof/>
                <w:webHidden/>
              </w:rPr>
              <w:instrText xml:space="preserve"> PAGEREF _Toc143200054 \h </w:instrText>
            </w:r>
            <w:r>
              <w:rPr>
                <w:noProof/>
                <w:webHidden/>
              </w:rPr>
            </w:r>
          </w:ins>
          <w:r>
            <w:rPr>
              <w:noProof/>
              <w:webHidden/>
            </w:rPr>
            <w:fldChar w:fldCharType="separate"/>
          </w:r>
          <w:ins w:id="10" w:author="SW 46/2019 - Petrović Milica" w:date="2023-08-17T21:27:00Z">
            <w:r>
              <w:rPr>
                <w:noProof/>
                <w:webHidden/>
              </w:rPr>
              <w:t>3</w:t>
            </w:r>
            <w:r>
              <w:rPr>
                <w:noProof/>
                <w:webHidden/>
              </w:rPr>
              <w:fldChar w:fldCharType="end"/>
            </w:r>
            <w:r w:rsidRPr="003567A4">
              <w:rPr>
                <w:rStyle w:val="Hyperlink"/>
                <w:noProof/>
              </w:rPr>
              <w:fldChar w:fldCharType="end"/>
            </w:r>
          </w:ins>
        </w:p>
        <w:p w14:paraId="487C386C" w14:textId="7AA381E4" w:rsidR="008C5940" w:rsidRDefault="008C5940">
          <w:pPr>
            <w:pStyle w:val="TOC2"/>
            <w:tabs>
              <w:tab w:val="left" w:pos="880"/>
              <w:tab w:val="right" w:leader="dot" w:pos="9350"/>
            </w:tabs>
            <w:rPr>
              <w:ins w:id="11" w:author="SW 46/2019 - Petrović Milica" w:date="2023-08-17T21:27:00Z"/>
              <w:rFonts w:eastAsiaTheme="minorEastAsia"/>
              <w:noProof/>
            </w:rPr>
          </w:pPr>
          <w:ins w:id="12"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"_Toc143200055"</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2.1</w:t>
            </w:r>
            <w:r>
              <w:rPr>
                <w:rFonts w:eastAsiaTheme="minorEastAsia"/>
                <w:noProof/>
              </w:rPr>
              <w:tab/>
            </w:r>
            <w:r w:rsidRPr="003567A4">
              <w:rPr>
                <w:rStyle w:val="Hyperlink"/>
                <w:noProof/>
                <w:lang w:val="sr-Cyrl-RS"/>
              </w:rPr>
              <w:t>BetterHelp</w:t>
            </w:r>
            <w:r>
              <w:rPr>
                <w:noProof/>
                <w:webHidden/>
              </w:rPr>
              <w:tab/>
            </w:r>
            <w:r>
              <w:rPr>
                <w:noProof/>
                <w:webHidden/>
              </w:rPr>
              <w:fldChar w:fldCharType="begin"/>
            </w:r>
            <w:r>
              <w:rPr>
                <w:noProof/>
                <w:webHidden/>
              </w:rPr>
              <w:instrText xml:space="preserve"> PAGEREF _Toc143200055 \h </w:instrText>
            </w:r>
            <w:r>
              <w:rPr>
                <w:noProof/>
                <w:webHidden/>
              </w:rPr>
            </w:r>
          </w:ins>
          <w:r>
            <w:rPr>
              <w:noProof/>
              <w:webHidden/>
            </w:rPr>
            <w:fldChar w:fldCharType="separate"/>
          </w:r>
          <w:ins w:id="13" w:author="SW 46/2019 - Petrović Milica" w:date="2023-08-17T21:27:00Z">
            <w:r>
              <w:rPr>
                <w:noProof/>
                <w:webHidden/>
              </w:rPr>
              <w:t>3</w:t>
            </w:r>
            <w:r>
              <w:rPr>
                <w:noProof/>
                <w:webHidden/>
              </w:rPr>
              <w:fldChar w:fldCharType="end"/>
            </w:r>
            <w:r w:rsidRPr="003567A4">
              <w:rPr>
                <w:rStyle w:val="Hyperlink"/>
                <w:noProof/>
              </w:rPr>
              <w:fldChar w:fldCharType="end"/>
            </w:r>
          </w:ins>
        </w:p>
        <w:p w14:paraId="608D68A4" w14:textId="4C42B597" w:rsidR="008C5940" w:rsidRDefault="008C5940">
          <w:pPr>
            <w:pStyle w:val="TOC2"/>
            <w:tabs>
              <w:tab w:val="left" w:pos="880"/>
              <w:tab w:val="right" w:leader="dot" w:pos="9350"/>
            </w:tabs>
            <w:rPr>
              <w:ins w:id="14" w:author="SW 46/2019 - Petrović Milica" w:date="2023-08-17T21:27:00Z"/>
              <w:rFonts w:eastAsiaTheme="minorEastAsia"/>
              <w:noProof/>
            </w:rPr>
          </w:pPr>
          <w:ins w:id="15"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"_Toc143200056"</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2.2</w:t>
            </w:r>
            <w:r>
              <w:rPr>
                <w:rFonts w:eastAsiaTheme="minorEastAsia"/>
                <w:noProof/>
              </w:rPr>
              <w:tab/>
            </w:r>
            <w:r w:rsidRPr="003567A4">
              <w:rPr>
                <w:rStyle w:val="Hyperlink"/>
                <w:noProof/>
                <w:lang w:val="sr-Cyrl-RS"/>
              </w:rPr>
              <w:t>Апликација Центар срце</w:t>
            </w:r>
            <w:r>
              <w:rPr>
                <w:noProof/>
                <w:webHidden/>
              </w:rPr>
              <w:tab/>
            </w:r>
            <w:r>
              <w:rPr>
                <w:noProof/>
                <w:webHidden/>
              </w:rPr>
              <w:fldChar w:fldCharType="begin"/>
            </w:r>
            <w:r>
              <w:rPr>
                <w:noProof/>
                <w:webHidden/>
              </w:rPr>
              <w:instrText xml:space="preserve"> PAGEREF _Toc143200056 \h </w:instrText>
            </w:r>
            <w:r>
              <w:rPr>
                <w:noProof/>
                <w:webHidden/>
              </w:rPr>
            </w:r>
          </w:ins>
          <w:r>
            <w:rPr>
              <w:noProof/>
              <w:webHidden/>
            </w:rPr>
            <w:fldChar w:fldCharType="separate"/>
          </w:r>
          <w:ins w:id="16" w:author="SW 46/2019 - Petrović Milica" w:date="2023-08-17T21:27:00Z">
            <w:r>
              <w:rPr>
                <w:noProof/>
                <w:webHidden/>
              </w:rPr>
              <w:t>3</w:t>
            </w:r>
            <w:r>
              <w:rPr>
                <w:noProof/>
                <w:webHidden/>
              </w:rPr>
              <w:fldChar w:fldCharType="end"/>
            </w:r>
            <w:r w:rsidRPr="003567A4">
              <w:rPr>
                <w:rStyle w:val="Hyperlink"/>
                <w:noProof/>
              </w:rPr>
              <w:fldChar w:fldCharType="end"/>
            </w:r>
          </w:ins>
        </w:p>
        <w:p w14:paraId="2BF43A84" w14:textId="37AA2A66" w:rsidR="008C5940" w:rsidRDefault="008C5940">
          <w:pPr>
            <w:pStyle w:val="TOC2"/>
            <w:tabs>
              <w:tab w:val="left" w:pos="880"/>
              <w:tab w:val="right" w:leader="dot" w:pos="9350"/>
            </w:tabs>
            <w:rPr>
              <w:ins w:id="17" w:author="SW 46/2019 - Petrović Milica" w:date="2023-08-17T21:27:00Z"/>
              <w:rFonts w:eastAsiaTheme="minorEastAsia"/>
              <w:noProof/>
            </w:rPr>
          </w:pPr>
          <w:ins w:id="18"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"_Toc143200057"</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2.3</w:t>
            </w:r>
            <w:r>
              <w:rPr>
                <w:rFonts w:eastAsiaTheme="minorEastAsia"/>
                <w:noProof/>
              </w:rPr>
              <w:tab/>
            </w:r>
            <w:r w:rsidRPr="003567A4">
              <w:rPr>
                <w:rStyle w:val="Hyperlink"/>
                <w:noProof/>
                <w:lang w:val="sr-Cyrl-RS"/>
              </w:rPr>
              <w:t>Wysa</w:t>
            </w:r>
            <w:r>
              <w:rPr>
                <w:noProof/>
                <w:webHidden/>
              </w:rPr>
              <w:tab/>
            </w:r>
            <w:r>
              <w:rPr>
                <w:noProof/>
                <w:webHidden/>
              </w:rPr>
              <w:fldChar w:fldCharType="begin"/>
            </w:r>
            <w:r>
              <w:rPr>
                <w:noProof/>
                <w:webHidden/>
              </w:rPr>
              <w:instrText xml:space="preserve"> PAGEREF _Toc143200057 \h </w:instrText>
            </w:r>
            <w:r>
              <w:rPr>
                <w:noProof/>
                <w:webHidden/>
              </w:rPr>
            </w:r>
          </w:ins>
          <w:r>
            <w:rPr>
              <w:noProof/>
              <w:webHidden/>
            </w:rPr>
            <w:fldChar w:fldCharType="separate"/>
          </w:r>
          <w:ins w:id="19" w:author="SW 46/2019 - Petrović Milica" w:date="2023-08-17T21:27:00Z">
            <w:r>
              <w:rPr>
                <w:noProof/>
                <w:webHidden/>
              </w:rPr>
              <w:t>5</w:t>
            </w:r>
            <w:r>
              <w:rPr>
                <w:noProof/>
                <w:webHidden/>
              </w:rPr>
              <w:fldChar w:fldCharType="end"/>
            </w:r>
            <w:r w:rsidRPr="003567A4">
              <w:rPr>
                <w:rStyle w:val="Hyperlink"/>
                <w:noProof/>
              </w:rPr>
              <w:fldChar w:fldCharType="end"/>
            </w:r>
          </w:ins>
        </w:p>
        <w:p w14:paraId="537592BF" w14:textId="1939C733" w:rsidR="008C5940" w:rsidRDefault="008C5940">
          <w:pPr>
            <w:pStyle w:val="TOC2"/>
            <w:tabs>
              <w:tab w:val="left" w:pos="880"/>
              <w:tab w:val="right" w:leader="dot" w:pos="9350"/>
            </w:tabs>
            <w:rPr>
              <w:ins w:id="20" w:author="SW 46/2019 - Petrović Milica" w:date="2023-08-17T21:27:00Z"/>
              <w:rFonts w:eastAsiaTheme="minorEastAsia"/>
              <w:noProof/>
            </w:rPr>
          </w:pPr>
          <w:ins w:id="21"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"_Toc143200058"</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2.4</w:t>
            </w:r>
            <w:r>
              <w:rPr>
                <w:rFonts w:eastAsiaTheme="minorEastAsia"/>
                <w:noProof/>
              </w:rPr>
              <w:tab/>
            </w:r>
            <w:r w:rsidRPr="003567A4">
              <w:rPr>
                <w:rStyle w:val="Hyperlink"/>
                <w:noProof/>
                <w:lang w:val="sr-Cyrl-RS"/>
              </w:rPr>
              <w:t>Научна област</w:t>
            </w:r>
            <w:r>
              <w:rPr>
                <w:noProof/>
                <w:webHidden/>
              </w:rPr>
              <w:tab/>
            </w:r>
            <w:r>
              <w:rPr>
                <w:noProof/>
                <w:webHidden/>
              </w:rPr>
              <w:fldChar w:fldCharType="begin"/>
            </w:r>
            <w:r>
              <w:rPr>
                <w:noProof/>
                <w:webHidden/>
              </w:rPr>
              <w:instrText xml:space="preserve"> PAGEREF _Toc143200058 \h </w:instrText>
            </w:r>
            <w:r>
              <w:rPr>
                <w:noProof/>
                <w:webHidden/>
              </w:rPr>
            </w:r>
          </w:ins>
          <w:r>
            <w:rPr>
              <w:noProof/>
              <w:webHidden/>
            </w:rPr>
            <w:fldChar w:fldCharType="separate"/>
          </w:r>
          <w:ins w:id="22" w:author="SW 46/2019 - Petrović Milica" w:date="2023-08-17T21:27:00Z">
            <w:r>
              <w:rPr>
                <w:noProof/>
                <w:webHidden/>
              </w:rPr>
              <w:t>6</w:t>
            </w:r>
            <w:r>
              <w:rPr>
                <w:noProof/>
                <w:webHidden/>
              </w:rPr>
              <w:fldChar w:fldCharType="end"/>
            </w:r>
            <w:r w:rsidRPr="003567A4">
              <w:rPr>
                <w:rStyle w:val="Hyperlink"/>
                <w:noProof/>
              </w:rPr>
              <w:fldChar w:fldCharType="end"/>
            </w:r>
          </w:ins>
        </w:p>
        <w:p w14:paraId="608B9D73" w14:textId="72E7FEDA" w:rsidR="008C5940" w:rsidRDefault="008C5940">
          <w:pPr>
            <w:pStyle w:val="TOC2"/>
            <w:tabs>
              <w:tab w:val="left" w:pos="880"/>
              <w:tab w:val="right" w:leader="dot" w:pos="9350"/>
            </w:tabs>
            <w:rPr>
              <w:ins w:id="23" w:author="SW 46/2019 - Petrović Milica" w:date="2023-08-17T21:27:00Z"/>
              <w:rFonts w:eastAsiaTheme="minorEastAsia"/>
              <w:noProof/>
            </w:rPr>
          </w:pPr>
          <w:ins w:id="24"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"_Toc143200059"</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2.5</w:t>
            </w:r>
            <w:r>
              <w:rPr>
                <w:rFonts w:eastAsiaTheme="minorEastAsia"/>
                <w:noProof/>
              </w:rPr>
              <w:tab/>
            </w:r>
            <w:r w:rsidRPr="003567A4">
              <w:rPr>
                <w:rStyle w:val="Hyperlink"/>
                <w:noProof/>
                <w:lang w:val="sr-Cyrl-RS"/>
              </w:rPr>
              <w:t>Пресек стања</w:t>
            </w:r>
            <w:r>
              <w:rPr>
                <w:noProof/>
                <w:webHidden/>
              </w:rPr>
              <w:tab/>
            </w:r>
            <w:r>
              <w:rPr>
                <w:noProof/>
                <w:webHidden/>
              </w:rPr>
              <w:fldChar w:fldCharType="begin"/>
            </w:r>
            <w:r>
              <w:rPr>
                <w:noProof/>
                <w:webHidden/>
              </w:rPr>
              <w:instrText xml:space="preserve"> PAGEREF _Toc143200059 \h </w:instrText>
            </w:r>
            <w:r>
              <w:rPr>
                <w:noProof/>
                <w:webHidden/>
              </w:rPr>
            </w:r>
          </w:ins>
          <w:r>
            <w:rPr>
              <w:noProof/>
              <w:webHidden/>
            </w:rPr>
            <w:fldChar w:fldCharType="separate"/>
          </w:r>
          <w:ins w:id="25" w:author="SW 46/2019 - Petrović Milica" w:date="2023-08-17T21:27:00Z">
            <w:r>
              <w:rPr>
                <w:noProof/>
                <w:webHidden/>
              </w:rPr>
              <w:t>6</w:t>
            </w:r>
            <w:r>
              <w:rPr>
                <w:noProof/>
                <w:webHidden/>
              </w:rPr>
              <w:fldChar w:fldCharType="end"/>
            </w:r>
            <w:r w:rsidRPr="003567A4">
              <w:rPr>
                <w:rStyle w:val="Hyperlink"/>
                <w:noProof/>
              </w:rPr>
              <w:fldChar w:fldCharType="end"/>
            </w:r>
          </w:ins>
        </w:p>
        <w:p w14:paraId="67242C7A" w14:textId="327676A6" w:rsidR="008C5940" w:rsidRDefault="008C5940">
          <w:pPr>
            <w:pStyle w:val="TOC1"/>
            <w:tabs>
              <w:tab w:val="left" w:pos="440"/>
              <w:tab w:val="right" w:leader="dot" w:pos="9350"/>
            </w:tabs>
            <w:rPr>
              <w:ins w:id="26" w:author="SW 46/2019 - Petrović Milica" w:date="2023-08-17T21:27:00Z"/>
              <w:rFonts w:eastAsiaTheme="minorEastAsia"/>
              <w:noProof/>
            </w:rPr>
          </w:pPr>
          <w:ins w:id="27"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"_Toc143200061"</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w:t>
            </w:r>
            <w:r>
              <w:rPr>
                <w:rFonts w:eastAsiaTheme="minorEastAsia"/>
                <w:noProof/>
              </w:rPr>
              <w:tab/>
            </w:r>
            <w:r w:rsidRPr="003567A4">
              <w:rPr>
                <w:rStyle w:val="Hyperlink"/>
                <w:noProof/>
                <w:lang w:val="sr-Cyrl-RS"/>
              </w:rPr>
              <w:t>Коришћене технике и технологије</w:t>
            </w:r>
            <w:r>
              <w:rPr>
                <w:noProof/>
                <w:webHidden/>
              </w:rPr>
              <w:tab/>
            </w:r>
            <w:r>
              <w:rPr>
                <w:noProof/>
                <w:webHidden/>
              </w:rPr>
              <w:fldChar w:fldCharType="begin"/>
            </w:r>
            <w:r>
              <w:rPr>
                <w:noProof/>
                <w:webHidden/>
              </w:rPr>
              <w:instrText xml:space="preserve"> PAGEREF _Toc143200061 \h </w:instrText>
            </w:r>
            <w:r>
              <w:rPr>
                <w:noProof/>
                <w:webHidden/>
              </w:rPr>
            </w:r>
          </w:ins>
          <w:r>
            <w:rPr>
              <w:noProof/>
              <w:webHidden/>
            </w:rPr>
            <w:fldChar w:fldCharType="separate"/>
          </w:r>
          <w:ins w:id="28" w:author="SW 46/2019 - Petrović Milica" w:date="2023-08-17T21:27:00Z">
            <w:r>
              <w:rPr>
                <w:noProof/>
                <w:webHidden/>
              </w:rPr>
              <w:t>7</w:t>
            </w:r>
            <w:r>
              <w:rPr>
                <w:noProof/>
                <w:webHidden/>
              </w:rPr>
              <w:fldChar w:fldCharType="end"/>
            </w:r>
            <w:r w:rsidRPr="003567A4">
              <w:rPr>
                <w:rStyle w:val="Hyperlink"/>
                <w:noProof/>
              </w:rPr>
              <w:fldChar w:fldCharType="end"/>
            </w:r>
          </w:ins>
        </w:p>
        <w:p w14:paraId="71CB2D24" w14:textId="1D022161" w:rsidR="008C5940" w:rsidRDefault="008C5940">
          <w:pPr>
            <w:pStyle w:val="TOC2"/>
            <w:tabs>
              <w:tab w:val="left" w:pos="880"/>
              <w:tab w:val="right" w:leader="dot" w:pos="9350"/>
            </w:tabs>
            <w:rPr>
              <w:ins w:id="29" w:author="SW 46/2019 - Petrović Milica" w:date="2023-08-17T21:27:00Z"/>
              <w:rFonts w:eastAsiaTheme="minorEastAsia"/>
              <w:noProof/>
            </w:rPr>
          </w:pPr>
          <w:ins w:id="30"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"_Toc143200062"</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3.1</w:t>
            </w:r>
            <w:r>
              <w:rPr>
                <w:rFonts w:eastAsiaTheme="minorEastAsia"/>
                <w:noProof/>
              </w:rPr>
              <w:tab/>
            </w:r>
            <w:r w:rsidRPr="003567A4">
              <w:rPr>
                <w:rStyle w:val="Hyperlink"/>
                <w:noProof/>
                <w:lang w:val="sr-Cyrl-RS"/>
              </w:rPr>
              <w:t>Angular</w:t>
            </w:r>
            <w:r>
              <w:rPr>
                <w:noProof/>
                <w:webHidden/>
              </w:rPr>
              <w:tab/>
            </w:r>
            <w:r>
              <w:rPr>
                <w:noProof/>
                <w:webHidden/>
              </w:rPr>
              <w:fldChar w:fldCharType="begin"/>
            </w:r>
            <w:r>
              <w:rPr>
                <w:noProof/>
                <w:webHidden/>
              </w:rPr>
              <w:instrText xml:space="preserve"> PAGEREF _Toc143200062 \h </w:instrText>
            </w:r>
            <w:r>
              <w:rPr>
                <w:noProof/>
                <w:webHidden/>
              </w:rPr>
            </w:r>
          </w:ins>
          <w:r>
            <w:rPr>
              <w:noProof/>
              <w:webHidden/>
            </w:rPr>
            <w:fldChar w:fldCharType="separate"/>
          </w:r>
          <w:ins w:id="31" w:author="SW 46/2019 - Petrović Milica" w:date="2023-08-17T21:27:00Z">
            <w:r>
              <w:rPr>
                <w:noProof/>
                <w:webHidden/>
              </w:rPr>
              <w:t>7</w:t>
            </w:r>
            <w:r>
              <w:rPr>
                <w:noProof/>
                <w:webHidden/>
              </w:rPr>
              <w:fldChar w:fldCharType="end"/>
            </w:r>
            <w:r w:rsidRPr="003567A4">
              <w:rPr>
                <w:rStyle w:val="Hyperlink"/>
                <w:noProof/>
              </w:rPr>
              <w:fldChar w:fldCharType="end"/>
            </w:r>
          </w:ins>
        </w:p>
        <w:p w14:paraId="1A8FC2B4" w14:textId="7D9B58AC" w:rsidR="008C5940" w:rsidRDefault="008C5940">
          <w:pPr>
            <w:pStyle w:val="TOC2"/>
            <w:tabs>
              <w:tab w:val="left" w:pos="880"/>
              <w:tab w:val="right" w:leader="dot" w:pos="9350"/>
            </w:tabs>
            <w:rPr>
              <w:ins w:id="32" w:author="SW 46/2019 - Petrović Milica" w:date="2023-08-17T21:27:00Z"/>
              <w:rFonts w:eastAsiaTheme="minorEastAsia"/>
              <w:noProof/>
            </w:rPr>
          </w:pPr>
          <w:ins w:id="33"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"_Toc143200063"</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3.2</w:t>
            </w:r>
            <w:r>
              <w:rPr>
                <w:rFonts w:eastAsiaTheme="minorEastAsia"/>
                <w:noProof/>
              </w:rPr>
              <w:tab/>
            </w:r>
            <w:r w:rsidRPr="003567A4">
              <w:rPr>
                <w:rStyle w:val="Hyperlink"/>
                <w:noProof/>
                <w:lang w:val="sr-Cyrl-RS"/>
              </w:rPr>
              <w:t>REST</w:t>
            </w:r>
            <w:r>
              <w:rPr>
                <w:noProof/>
                <w:webHidden/>
              </w:rPr>
              <w:tab/>
            </w:r>
            <w:r>
              <w:rPr>
                <w:noProof/>
                <w:webHidden/>
              </w:rPr>
              <w:fldChar w:fldCharType="begin"/>
            </w:r>
            <w:r>
              <w:rPr>
                <w:noProof/>
                <w:webHidden/>
              </w:rPr>
              <w:instrText xml:space="preserve"> PAGEREF _Toc143200063 \h </w:instrText>
            </w:r>
            <w:r>
              <w:rPr>
                <w:noProof/>
                <w:webHidden/>
              </w:rPr>
            </w:r>
          </w:ins>
          <w:r>
            <w:rPr>
              <w:noProof/>
              <w:webHidden/>
            </w:rPr>
            <w:fldChar w:fldCharType="separate"/>
          </w:r>
          <w:ins w:id="34" w:author="SW 46/2019 - Petrović Milica" w:date="2023-08-17T21:27:00Z">
            <w:r>
              <w:rPr>
                <w:noProof/>
                <w:webHidden/>
              </w:rPr>
              <w:t>8</w:t>
            </w:r>
            <w:r>
              <w:rPr>
                <w:noProof/>
                <w:webHidden/>
              </w:rPr>
              <w:fldChar w:fldCharType="end"/>
            </w:r>
            <w:r w:rsidRPr="003567A4">
              <w:rPr>
                <w:rStyle w:val="Hyperlink"/>
                <w:noProof/>
              </w:rPr>
              <w:fldChar w:fldCharType="end"/>
            </w:r>
          </w:ins>
        </w:p>
        <w:p w14:paraId="182D3A5A" w14:textId="0C307147" w:rsidR="008C5940" w:rsidRDefault="008C5940">
          <w:pPr>
            <w:pStyle w:val="TOC2"/>
            <w:tabs>
              <w:tab w:val="left" w:pos="880"/>
              <w:tab w:val="right" w:leader="dot" w:pos="9350"/>
            </w:tabs>
            <w:rPr>
              <w:ins w:id="35" w:author="SW 46/2019 - Petrović Milica" w:date="2023-08-17T21:27:00Z"/>
              <w:rFonts w:eastAsiaTheme="minorEastAsia"/>
              <w:noProof/>
            </w:rPr>
          </w:pPr>
          <w:ins w:id="36"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"_Toc143200070"</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3.3</w:t>
            </w:r>
            <w:r>
              <w:rPr>
                <w:rFonts w:eastAsiaTheme="minorEastAsia"/>
                <w:noProof/>
              </w:rPr>
              <w:tab/>
            </w:r>
            <w:r w:rsidRPr="003567A4">
              <w:rPr>
                <w:rStyle w:val="Hyperlink"/>
                <w:noProof/>
                <w:lang w:val="sr-Cyrl-RS"/>
              </w:rPr>
              <w:t>Spring</w:t>
            </w:r>
            <w:r>
              <w:rPr>
                <w:noProof/>
                <w:webHidden/>
              </w:rPr>
              <w:tab/>
            </w:r>
            <w:r>
              <w:rPr>
                <w:noProof/>
                <w:webHidden/>
              </w:rPr>
              <w:fldChar w:fldCharType="begin"/>
            </w:r>
            <w:r>
              <w:rPr>
                <w:noProof/>
                <w:webHidden/>
              </w:rPr>
              <w:instrText xml:space="preserve"> PAGEREF _Toc143200070 \h </w:instrText>
            </w:r>
            <w:r>
              <w:rPr>
                <w:noProof/>
                <w:webHidden/>
              </w:rPr>
            </w:r>
          </w:ins>
          <w:r>
            <w:rPr>
              <w:noProof/>
              <w:webHidden/>
            </w:rPr>
            <w:fldChar w:fldCharType="separate"/>
          </w:r>
          <w:ins w:id="37" w:author="SW 46/2019 - Petrović Milica" w:date="2023-08-17T21:27:00Z">
            <w:r>
              <w:rPr>
                <w:noProof/>
                <w:webHidden/>
              </w:rPr>
              <w:t>8</w:t>
            </w:r>
            <w:r>
              <w:rPr>
                <w:noProof/>
                <w:webHidden/>
              </w:rPr>
              <w:fldChar w:fldCharType="end"/>
            </w:r>
            <w:r w:rsidRPr="003567A4">
              <w:rPr>
                <w:rStyle w:val="Hyperlink"/>
                <w:noProof/>
              </w:rPr>
              <w:fldChar w:fldCharType="end"/>
            </w:r>
          </w:ins>
        </w:p>
        <w:p w14:paraId="1A2442B3" w14:textId="1A6D3315" w:rsidR="008C5940" w:rsidRDefault="008C5940">
          <w:pPr>
            <w:pStyle w:val="TOC2"/>
            <w:tabs>
              <w:tab w:val="left" w:pos="880"/>
              <w:tab w:val="right" w:leader="dot" w:pos="9350"/>
            </w:tabs>
            <w:rPr>
              <w:ins w:id="38" w:author="SW 46/2019 - Petrović Milica" w:date="2023-08-17T21:27:00Z"/>
              <w:rFonts w:eastAsiaTheme="minorEastAsia"/>
              <w:noProof/>
            </w:rPr>
          </w:pPr>
          <w:ins w:id="39"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"_Toc143200071"</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w:t>
            </w:r>
            <w:r>
              <w:rPr>
                <w:rFonts w:eastAsiaTheme="minorEastAsia"/>
                <w:noProof/>
              </w:rPr>
              <w:tab/>
            </w:r>
            <w:r w:rsidRPr="003567A4">
              <w:rPr>
                <w:rStyle w:val="Hyperlink"/>
                <w:noProof/>
                <w:lang w:val="sr-Cyrl-RS"/>
              </w:rPr>
              <w:t>Знање</w:t>
            </w:r>
            <w:r>
              <w:rPr>
                <w:noProof/>
                <w:webHidden/>
              </w:rPr>
              <w:tab/>
            </w:r>
            <w:r>
              <w:rPr>
                <w:noProof/>
                <w:webHidden/>
              </w:rPr>
              <w:fldChar w:fldCharType="begin"/>
            </w:r>
            <w:r>
              <w:rPr>
                <w:noProof/>
                <w:webHidden/>
              </w:rPr>
              <w:instrText xml:space="preserve"> PAGEREF _Toc143200071 \h </w:instrText>
            </w:r>
            <w:r>
              <w:rPr>
                <w:noProof/>
                <w:webHidden/>
              </w:rPr>
            </w:r>
          </w:ins>
          <w:r>
            <w:rPr>
              <w:noProof/>
              <w:webHidden/>
            </w:rPr>
            <w:fldChar w:fldCharType="separate"/>
          </w:r>
          <w:ins w:id="40" w:author="SW 46/2019 - Petrović Milica" w:date="2023-08-17T21:27:00Z">
            <w:r>
              <w:rPr>
                <w:noProof/>
                <w:webHidden/>
              </w:rPr>
              <w:t>10</w:t>
            </w:r>
            <w:r>
              <w:rPr>
                <w:noProof/>
                <w:webHidden/>
              </w:rPr>
              <w:fldChar w:fldCharType="end"/>
            </w:r>
            <w:r w:rsidRPr="003567A4">
              <w:rPr>
                <w:rStyle w:val="Hyperlink"/>
                <w:noProof/>
              </w:rPr>
              <w:fldChar w:fldCharType="end"/>
            </w:r>
          </w:ins>
        </w:p>
        <w:p w14:paraId="7C1F82BF" w14:textId="494EDEA3" w:rsidR="008C5940" w:rsidRDefault="008C5940">
          <w:pPr>
            <w:pStyle w:val="TOC3"/>
            <w:tabs>
              <w:tab w:val="left" w:pos="1320"/>
              <w:tab w:val="right" w:leader="dot" w:pos="9350"/>
            </w:tabs>
            <w:rPr>
              <w:ins w:id="41" w:author="SW 46/2019 - Petrović Milica" w:date="2023-08-17T21:27:00Z"/>
              <w:rFonts w:cstheme="minorBidi"/>
              <w:noProof/>
            </w:rPr>
          </w:pPr>
          <w:ins w:id="42"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"_Toc143200072"</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3.4.1</w:t>
            </w:r>
            <w:r>
              <w:rPr>
                <w:rFonts w:cstheme="minorBidi"/>
                <w:noProof/>
              </w:rPr>
              <w:tab/>
            </w:r>
            <w:r w:rsidRPr="003567A4">
              <w:rPr>
                <w:rStyle w:val="Hyperlink"/>
                <w:noProof/>
                <w:lang w:val="sr-Cyrl-RS"/>
              </w:rPr>
              <w:t>Системи базирани на знању</w:t>
            </w:r>
            <w:r>
              <w:rPr>
                <w:noProof/>
                <w:webHidden/>
              </w:rPr>
              <w:tab/>
            </w:r>
            <w:r>
              <w:rPr>
                <w:noProof/>
                <w:webHidden/>
              </w:rPr>
              <w:fldChar w:fldCharType="begin"/>
            </w:r>
            <w:r>
              <w:rPr>
                <w:noProof/>
                <w:webHidden/>
              </w:rPr>
              <w:instrText xml:space="preserve"> PAGEREF _Toc143200072 \h </w:instrText>
            </w:r>
            <w:r>
              <w:rPr>
                <w:noProof/>
                <w:webHidden/>
              </w:rPr>
            </w:r>
          </w:ins>
          <w:r>
            <w:rPr>
              <w:noProof/>
              <w:webHidden/>
            </w:rPr>
            <w:fldChar w:fldCharType="separate"/>
          </w:r>
          <w:ins w:id="43" w:author="SW 46/2019 - Petrović Milica" w:date="2023-08-17T21:27:00Z">
            <w:r>
              <w:rPr>
                <w:noProof/>
                <w:webHidden/>
              </w:rPr>
              <w:t>10</w:t>
            </w:r>
            <w:r>
              <w:rPr>
                <w:noProof/>
                <w:webHidden/>
              </w:rPr>
              <w:fldChar w:fldCharType="end"/>
            </w:r>
            <w:r w:rsidRPr="003567A4">
              <w:rPr>
                <w:rStyle w:val="Hyperlink"/>
                <w:noProof/>
              </w:rPr>
              <w:fldChar w:fldCharType="end"/>
            </w:r>
          </w:ins>
        </w:p>
        <w:p w14:paraId="5FE7E2A7" w14:textId="56B97AD6" w:rsidR="008C5940" w:rsidRDefault="008C5940">
          <w:pPr>
            <w:pStyle w:val="TOC3"/>
            <w:tabs>
              <w:tab w:val="left" w:pos="1320"/>
              <w:tab w:val="right" w:leader="dot" w:pos="9350"/>
            </w:tabs>
            <w:rPr>
              <w:ins w:id="44" w:author="SW 46/2019 - Petrović Milica" w:date="2023-08-17T21:27:00Z"/>
              <w:rFonts w:cstheme="minorBidi"/>
              <w:noProof/>
            </w:rPr>
          </w:pPr>
          <w:ins w:id="45"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"_Toc143200073"</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3.4.2</w:t>
            </w:r>
            <w:r>
              <w:rPr>
                <w:rFonts w:cstheme="minorBidi"/>
                <w:noProof/>
              </w:rPr>
              <w:tab/>
            </w:r>
            <w:r w:rsidRPr="003567A4">
              <w:rPr>
                <w:rStyle w:val="Hyperlink"/>
                <w:noProof/>
                <w:lang w:val="sr-Cyrl-RS"/>
              </w:rPr>
              <w:t>Експертски системи базирани на правилима</w:t>
            </w:r>
            <w:r>
              <w:rPr>
                <w:noProof/>
                <w:webHidden/>
              </w:rPr>
              <w:tab/>
            </w:r>
            <w:r>
              <w:rPr>
                <w:noProof/>
                <w:webHidden/>
              </w:rPr>
              <w:fldChar w:fldCharType="begin"/>
            </w:r>
            <w:r>
              <w:rPr>
                <w:noProof/>
                <w:webHidden/>
              </w:rPr>
              <w:instrText xml:space="preserve"> PAGEREF _Toc143200073 \h </w:instrText>
            </w:r>
            <w:r>
              <w:rPr>
                <w:noProof/>
                <w:webHidden/>
              </w:rPr>
            </w:r>
          </w:ins>
          <w:r>
            <w:rPr>
              <w:noProof/>
              <w:webHidden/>
            </w:rPr>
            <w:fldChar w:fldCharType="separate"/>
          </w:r>
          <w:ins w:id="46" w:author="SW 46/2019 - Petrović Milica" w:date="2023-08-17T21:27:00Z">
            <w:r>
              <w:rPr>
                <w:noProof/>
                <w:webHidden/>
              </w:rPr>
              <w:t>11</w:t>
            </w:r>
            <w:r>
              <w:rPr>
                <w:noProof/>
                <w:webHidden/>
              </w:rPr>
              <w:fldChar w:fldCharType="end"/>
            </w:r>
            <w:r w:rsidRPr="003567A4">
              <w:rPr>
                <w:rStyle w:val="Hyperlink"/>
                <w:noProof/>
              </w:rPr>
              <w:fldChar w:fldCharType="end"/>
            </w:r>
          </w:ins>
        </w:p>
        <w:p w14:paraId="5DEF17E1" w14:textId="205FAA3B" w:rsidR="008C5940" w:rsidRDefault="008C5940">
          <w:pPr>
            <w:pStyle w:val="TOC3"/>
            <w:tabs>
              <w:tab w:val="left" w:pos="1320"/>
              <w:tab w:val="right" w:leader="dot" w:pos="9350"/>
            </w:tabs>
            <w:rPr>
              <w:ins w:id="47" w:author="SW 46/2019 - Petrović Milica" w:date="2023-08-17T21:27:00Z"/>
              <w:rFonts w:cstheme="minorBidi"/>
              <w:noProof/>
            </w:rPr>
          </w:pPr>
          <w:ins w:id="48"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"_Toc143200074"</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3.4.3</w:t>
            </w:r>
            <w:r>
              <w:rPr>
                <w:rFonts w:cstheme="minorBidi"/>
                <w:noProof/>
              </w:rPr>
              <w:tab/>
            </w:r>
            <w:r w:rsidRPr="003567A4">
              <w:rPr>
                <w:rStyle w:val="Hyperlink"/>
                <w:noProof/>
                <w:lang w:val="sr-Cyrl-RS"/>
              </w:rPr>
              <w:t>Разрешавање конфликата</w:t>
            </w:r>
            <w:r>
              <w:rPr>
                <w:noProof/>
                <w:webHidden/>
              </w:rPr>
              <w:tab/>
            </w:r>
            <w:r>
              <w:rPr>
                <w:noProof/>
                <w:webHidden/>
              </w:rPr>
              <w:fldChar w:fldCharType="begin"/>
            </w:r>
            <w:r>
              <w:rPr>
                <w:noProof/>
                <w:webHidden/>
              </w:rPr>
              <w:instrText xml:space="preserve"> PAGEREF _Toc143200074 \h </w:instrText>
            </w:r>
            <w:r>
              <w:rPr>
                <w:noProof/>
                <w:webHidden/>
              </w:rPr>
            </w:r>
          </w:ins>
          <w:r>
            <w:rPr>
              <w:noProof/>
              <w:webHidden/>
            </w:rPr>
            <w:fldChar w:fldCharType="separate"/>
          </w:r>
          <w:ins w:id="49" w:author="SW 46/2019 - Petrović Milica" w:date="2023-08-17T21:27:00Z">
            <w:r>
              <w:rPr>
                <w:noProof/>
                <w:webHidden/>
              </w:rPr>
              <w:t>12</w:t>
            </w:r>
            <w:r>
              <w:rPr>
                <w:noProof/>
                <w:webHidden/>
              </w:rPr>
              <w:fldChar w:fldCharType="end"/>
            </w:r>
            <w:r w:rsidRPr="003567A4">
              <w:rPr>
                <w:rStyle w:val="Hyperlink"/>
                <w:noProof/>
              </w:rPr>
              <w:fldChar w:fldCharType="end"/>
            </w:r>
          </w:ins>
        </w:p>
        <w:p w14:paraId="3873EC34" w14:textId="7A2F05C5" w:rsidR="008C5940" w:rsidRDefault="008C5940">
          <w:pPr>
            <w:pStyle w:val="TOC3"/>
            <w:tabs>
              <w:tab w:val="left" w:pos="1320"/>
              <w:tab w:val="right" w:leader="dot" w:pos="9350"/>
            </w:tabs>
            <w:rPr>
              <w:ins w:id="50" w:author="SW 46/2019 - Petrović Milica" w:date="2023-08-17T21:27:00Z"/>
              <w:rFonts w:cstheme="minorBidi"/>
              <w:noProof/>
            </w:rPr>
          </w:pPr>
          <w:ins w:id="51"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"_Toc143200075"</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3.4.4</w:t>
            </w:r>
            <w:r>
              <w:rPr>
                <w:rFonts w:cstheme="minorBidi"/>
                <w:noProof/>
              </w:rPr>
              <w:tab/>
            </w:r>
            <w:r w:rsidRPr="003567A4">
              <w:rPr>
                <w:rStyle w:val="Hyperlink"/>
                <w:noProof/>
                <w:lang w:val="sr-Cyrl-RS"/>
              </w:rPr>
              <w:t>RETE алгоритам</w:t>
            </w:r>
            <w:r>
              <w:rPr>
                <w:noProof/>
                <w:webHidden/>
              </w:rPr>
              <w:tab/>
            </w:r>
            <w:r>
              <w:rPr>
                <w:noProof/>
                <w:webHidden/>
              </w:rPr>
              <w:fldChar w:fldCharType="begin"/>
            </w:r>
            <w:r>
              <w:rPr>
                <w:noProof/>
                <w:webHidden/>
              </w:rPr>
              <w:instrText xml:space="preserve"> PAGEREF _Toc143200075 \h </w:instrText>
            </w:r>
            <w:r>
              <w:rPr>
                <w:noProof/>
                <w:webHidden/>
              </w:rPr>
            </w:r>
          </w:ins>
          <w:r>
            <w:rPr>
              <w:noProof/>
              <w:webHidden/>
            </w:rPr>
            <w:fldChar w:fldCharType="separate"/>
          </w:r>
          <w:ins w:id="52" w:author="SW 46/2019 - Petrović Milica" w:date="2023-08-17T21:27:00Z">
            <w:r>
              <w:rPr>
                <w:noProof/>
                <w:webHidden/>
              </w:rPr>
              <w:t>12</w:t>
            </w:r>
            <w:r>
              <w:rPr>
                <w:noProof/>
                <w:webHidden/>
              </w:rPr>
              <w:fldChar w:fldCharType="end"/>
            </w:r>
            <w:r w:rsidRPr="003567A4">
              <w:rPr>
                <w:rStyle w:val="Hyperlink"/>
                <w:noProof/>
              </w:rPr>
              <w:fldChar w:fldCharType="end"/>
            </w:r>
          </w:ins>
        </w:p>
        <w:p w14:paraId="52395C15" w14:textId="035694CA" w:rsidR="008C5940" w:rsidRDefault="008C5940">
          <w:pPr>
            <w:pStyle w:val="TOC3"/>
            <w:tabs>
              <w:tab w:val="left" w:pos="1320"/>
              <w:tab w:val="right" w:leader="dot" w:pos="9350"/>
            </w:tabs>
            <w:rPr>
              <w:ins w:id="53" w:author="SW 46/2019 - Petrović Milica" w:date="2023-08-17T21:27:00Z"/>
              <w:rFonts w:cstheme="minorBidi"/>
              <w:noProof/>
            </w:rPr>
          </w:pPr>
          <w:ins w:id="54"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"_Toc143200076"</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3.4.5</w:t>
            </w:r>
            <w:r>
              <w:rPr>
                <w:rFonts w:cstheme="minorBidi"/>
                <w:noProof/>
              </w:rPr>
              <w:tab/>
            </w:r>
            <w:r w:rsidRPr="003567A4">
              <w:rPr>
                <w:rStyle w:val="Hyperlink"/>
                <w:noProof/>
                <w:lang w:val="sr-Cyrl-RS"/>
              </w:rPr>
              <w:t>Уланчавање</w:t>
            </w:r>
            <w:r>
              <w:rPr>
                <w:noProof/>
                <w:webHidden/>
              </w:rPr>
              <w:tab/>
            </w:r>
            <w:r>
              <w:rPr>
                <w:noProof/>
                <w:webHidden/>
              </w:rPr>
              <w:fldChar w:fldCharType="begin"/>
            </w:r>
            <w:r>
              <w:rPr>
                <w:noProof/>
                <w:webHidden/>
              </w:rPr>
              <w:instrText xml:space="preserve"> PAGEREF _Toc143200076 \h </w:instrText>
            </w:r>
            <w:r>
              <w:rPr>
                <w:noProof/>
                <w:webHidden/>
              </w:rPr>
            </w:r>
          </w:ins>
          <w:r>
            <w:rPr>
              <w:noProof/>
              <w:webHidden/>
            </w:rPr>
            <w:fldChar w:fldCharType="separate"/>
          </w:r>
          <w:ins w:id="55" w:author="SW 46/2019 - Petrović Milica" w:date="2023-08-17T21:27:00Z">
            <w:r>
              <w:rPr>
                <w:noProof/>
                <w:webHidden/>
              </w:rPr>
              <w:t>13</w:t>
            </w:r>
            <w:r>
              <w:rPr>
                <w:noProof/>
                <w:webHidden/>
              </w:rPr>
              <w:fldChar w:fldCharType="end"/>
            </w:r>
            <w:r w:rsidRPr="003567A4">
              <w:rPr>
                <w:rStyle w:val="Hyperlink"/>
                <w:noProof/>
              </w:rPr>
              <w:fldChar w:fldCharType="end"/>
            </w:r>
          </w:ins>
        </w:p>
        <w:p w14:paraId="7D8E7F9F" w14:textId="761E842D" w:rsidR="008C5940" w:rsidRDefault="008C5940">
          <w:pPr>
            <w:pStyle w:val="TOC2"/>
            <w:tabs>
              <w:tab w:val="left" w:pos="880"/>
              <w:tab w:val="right" w:leader="dot" w:pos="9350"/>
            </w:tabs>
            <w:rPr>
              <w:ins w:id="56" w:author="SW 46/2019 - Petrović Milica" w:date="2023-08-17T21:27:00Z"/>
              <w:rFonts w:eastAsiaTheme="minorEastAsia"/>
              <w:noProof/>
            </w:rPr>
          </w:pPr>
          <w:ins w:id="57"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"_Toc143200077"</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3.5</w:t>
            </w:r>
            <w:r>
              <w:rPr>
                <w:rFonts w:eastAsiaTheme="minorEastAsia"/>
                <w:noProof/>
              </w:rPr>
              <w:tab/>
            </w:r>
            <w:r w:rsidRPr="003567A4">
              <w:rPr>
                <w:rStyle w:val="Hyperlink"/>
                <w:noProof/>
                <w:lang w:val="sr-Cyrl-RS"/>
              </w:rPr>
              <w:t>Drools</w:t>
            </w:r>
            <w:r>
              <w:rPr>
                <w:noProof/>
                <w:webHidden/>
              </w:rPr>
              <w:tab/>
            </w:r>
            <w:r>
              <w:rPr>
                <w:noProof/>
                <w:webHidden/>
              </w:rPr>
              <w:fldChar w:fldCharType="begin"/>
            </w:r>
            <w:r>
              <w:rPr>
                <w:noProof/>
                <w:webHidden/>
              </w:rPr>
              <w:instrText xml:space="preserve"> PAGEREF _Toc143200077 \h </w:instrText>
            </w:r>
            <w:r>
              <w:rPr>
                <w:noProof/>
                <w:webHidden/>
              </w:rPr>
            </w:r>
          </w:ins>
          <w:r>
            <w:rPr>
              <w:noProof/>
              <w:webHidden/>
            </w:rPr>
            <w:fldChar w:fldCharType="separate"/>
          </w:r>
          <w:ins w:id="58" w:author="SW 46/2019 - Petrović Milica" w:date="2023-08-17T21:27:00Z">
            <w:r>
              <w:rPr>
                <w:noProof/>
                <w:webHidden/>
              </w:rPr>
              <w:t>13</w:t>
            </w:r>
            <w:r>
              <w:rPr>
                <w:noProof/>
                <w:webHidden/>
              </w:rPr>
              <w:fldChar w:fldCharType="end"/>
            </w:r>
            <w:r w:rsidRPr="003567A4">
              <w:rPr>
                <w:rStyle w:val="Hyperlink"/>
                <w:noProof/>
              </w:rPr>
              <w:fldChar w:fldCharType="end"/>
            </w:r>
          </w:ins>
        </w:p>
        <w:p w14:paraId="5EC2E97A" w14:textId="7A67BCCE" w:rsidR="008C5940" w:rsidRDefault="008C5940">
          <w:pPr>
            <w:pStyle w:val="TOC3"/>
            <w:tabs>
              <w:tab w:val="left" w:pos="1320"/>
              <w:tab w:val="right" w:leader="dot" w:pos="9350"/>
            </w:tabs>
            <w:rPr>
              <w:ins w:id="59" w:author="SW 46/2019 - Petrović Milica" w:date="2023-08-17T21:27:00Z"/>
              <w:rFonts w:cstheme="minorBidi"/>
              <w:noProof/>
            </w:rPr>
          </w:pPr>
          <w:ins w:id="60"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"_Toc143200078"</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3.5.1</w:t>
            </w:r>
            <w:r>
              <w:rPr>
                <w:rFonts w:cstheme="minorBidi"/>
                <w:noProof/>
              </w:rPr>
              <w:tab/>
            </w:r>
            <w:r w:rsidRPr="003567A4">
              <w:rPr>
                <w:rStyle w:val="Hyperlink"/>
                <w:noProof/>
                <w:lang w:val="sr-Cyrl-RS"/>
              </w:rPr>
              <w:t>Drools правила</w:t>
            </w:r>
            <w:r>
              <w:rPr>
                <w:noProof/>
                <w:webHidden/>
              </w:rPr>
              <w:tab/>
            </w:r>
            <w:r>
              <w:rPr>
                <w:noProof/>
                <w:webHidden/>
              </w:rPr>
              <w:fldChar w:fldCharType="begin"/>
            </w:r>
            <w:r>
              <w:rPr>
                <w:noProof/>
                <w:webHidden/>
              </w:rPr>
              <w:instrText xml:space="preserve"> PAGEREF _Toc143200078 \h </w:instrText>
            </w:r>
            <w:r>
              <w:rPr>
                <w:noProof/>
                <w:webHidden/>
              </w:rPr>
            </w:r>
          </w:ins>
          <w:r>
            <w:rPr>
              <w:noProof/>
              <w:webHidden/>
            </w:rPr>
            <w:fldChar w:fldCharType="separate"/>
          </w:r>
          <w:ins w:id="61" w:author="SW 46/2019 - Petrović Milica" w:date="2023-08-17T21:27:00Z">
            <w:r>
              <w:rPr>
                <w:noProof/>
                <w:webHidden/>
              </w:rPr>
              <w:t>13</w:t>
            </w:r>
            <w:r>
              <w:rPr>
                <w:noProof/>
                <w:webHidden/>
              </w:rPr>
              <w:fldChar w:fldCharType="end"/>
            </w:r>
            <w:r w:rsidRPr="003567A4">
              <w:rPr>
                <w:rStyle w:val="Hyperlink"/>
                <w:noProof/>
              </w:rPr>
              <w:fldChar w:fldCharType="end"/>
            </w:r>
          </w:ins>
        </w:p>
        <w:p w14:paraId="7683CAC1" w14:textId="1312C091" w:rsidR="008C5940" w:rsidRDefault="008C5940">
          <w:pPr>
            <w:pStyle w:val="TOC3"/>
            <w:tabs>
              <w:tab w:val="left" w:pos="1320"/>
              <w:tab w:val="right" w:leader="dot" w:pos="9350"/>
            </w:tabs>
            <w:rPr>
              <w:ins w:id="62" w:author="SW 46/2019 - Petrović Milica" w:date="2023-08-17T21:27:00Z"/>
              <w:rFonts w:cstheme="minorBidi"/>
              <w:noProof/>
            </w:rPr>
          </w:pPr>
          <w:ins w:id="63"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"_Toc143200079"</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3.5.2</w:t>
            </w:r>
            <w:r>
              <w:rPr>
                <w:rFonts w:cstheme="minorBidi"/>
                <w:noProof/>
              </w:rPr>
              <w:tab/>
            </w:r>
            <w:r w:rsidRPr="003567A4">
              <w:rPr>
                <w:rStyle w:val="Hyperlink"/>
                <w:noProof/>
                <w:lang w:val="sr-Cyrl-RS"/>
              </w:rPr>
              <w:t>Drools упит</w:t>
            </w:r>
            <w:r>
              <w:rPr>
                <w:noProof/>
                <w:webHidden/>
              </w:rPr>
              <w:tab/>
            </w:r>
            <w:r>
              <w:rPr>
                <w:noProof/>
                <w:webHidden/>
              </w:rPr>
              <w:fldChar w:fldCharType="begin"/>
            </w:r>
            <w:r>
              <w:rPr>
                <w:noProof/>
                <w:webHidden/>
              </w:rPr>
              <w:instrText xml:space="preserve"> PAGEREF _Toc143200079 \h </w:instrText>
            </w:r>
            <w:r>
              <w:rPr>
                <w:noProof/>
                <w:webHidden/>
              </w:rPr>
            </w:r>
          </w:ins>
          <w:r>
            <w:rPr>
              <w:noProof/>
              <w:webHidden/>
            </w:rPr>
            <w:fldChar w:fldCharType="separate"/>
          </w:r>
          <w:ins w:id="64" w:author="SW 46/2019 - Petrović Milica" w:date="2023-08-17T21:27:00Z">
            <w:r>
              <w:rPr>
                <w:noProof/>
                <w:webHidden/>
              </w:rPr>
              <w:t>14</w:t>
            </w:r>
            <w:r>
              <w:rPr>
                <w:noProof/>
                <w:webHidden/>
              </w:rPr>
              <w:fldChar w:fldCharType="end"/>
            </w:r>
            <w:r w:rsidRPr="003567A4">
              <w:rPr>
                <w:rStyle w:val="Hyperlink"/>
                <w:noProof/>
              </w:rPr>
              <w:fldChar w:fldCharType="end"/>
            </w:r>
          </w:ins>
        </w:p>
        <w:p w14:paraId="39063B5C" w14:textId="081F3463" w:rsidR="008C5940" w:rsidRDefault="008C5940">
          <w:pPr>
            <w:pStyle w:val="TOC3"/>
            <w:tabs>
              <w:tab w:val="left" w:pos="1320"/>
              <w:tab w:val="right" w:leader="dot" w:pos="9350"/>
            </w:tabs>
            <w:rPr>
              <w:ins w:id="65" w:author="SW 46/2019 - Petrović Milica" w:date="2023-08-17T21:27:00Z"/>
              <w:rFonts w:cstheme="minorBidi"/>
              <w:noProof/>
            </w:rPr>
          </w:pPr>
          <w:ins w:id="66"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"_Toc143200080"</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3.5.3</w:t>
            </w:r>
            <w:r>
              <w:rPr>
                <w:rFonts w:cstheme="minorBidi"/>
                <w:noProof/>
              </w:rPr>
              <w:tab/>
            </w:r>
            <w:r w:rsidRPr="003567A4">
              <w:rPr>
                <w:rStyle w:val="Hyperlink"/>
                <w:noProof/>
                <w:lang w:val="sr-Cyrl-RS"/>
              </w:rPr>
              <w:t>Rule template</w:t>
            </w:r>
            <w:r>
              <w:rPr>
                <w:noProof/>
                <w:webHidden/>
              </w:rPr>
              <w:tab/>
            </w:r>
            <w:r>
              <w:rPr>
                <w:noProof/>
                <w:webHidden/>
              </w:rPr>
              <w:fldChar w:fldCharType="begin"/>
            </w:r>
            <w:r>
              <w:rPr>
                <w:noProof/>
                <w:webHidden/>
              </w:rPr>
              <w:instrText xml:space="preserve"> PAGEREF _Toc143200080 \h </w:instrText>
            </w:r>
            <w:r>
              <w:rPr>
                <w:noProof/>
                <w:webHidden/>
              </w:rPr>
            </w:r>
          </w:ins>
          <w:r>
            <w:rPr>
              <w:noProof/>
              <w:webHidden/>
            </w:rPr>
            <w:fldChar w:fldCharType="separate"/>
          </w:r>
          <w:ins w:id="67" w:author="SW 46/2019 - Petrović Milica" w:date="2023-08-17T21:27:00Z">
            <w:r>
              <w:rPr>
                <w:noProof/>
                <w:webHidden/>
              </w:rPr>
              <w:t>14</w:t>
            </w:r>
            <w:r>
              <w:rPr>
                <w:noProof/>
                <w:webHidden/>
              </w:rPr>
              <w:fldChar w:fldCharType="end"/>
            </w:r>
            <w:r w:rsidRPr="003567A4">
              <w:rPr>
                <w:rStyle w:val="Hyperlink"/>
                <w:noProof/>
              </w:rPr>
              <w:fldChar w:fldCharType="end"/>
            </w:r>
          </w:ins>
        </w:p>
        <w:p w14:paraId="3F200BF8" w14:textId="71AD385D" w:rsidR="008C5940" w:rsidRDefault="008C5940">
          <w:pPr>
            <w:pStyle w:val="TOC1"/>
            <w:tabs>
              <w:tab w:val="left" w:pos="440"/>
              <w:tab w:val="right" w:leader="dot" w:pos="9350"/>
            </w:tabs>
            <w:rPr>
              <w:ins w:id="68" w:author="SW 46/2019 - Petrović Milica" w:date="2023-08-17T21:27:00Z"/>
              <w:rFonts w:eastAsiaTheme="minorEastAsia"/>
              <w:noProof/>
            </w:rPr>
          </w:pPr>
          <w:ins w:id="69"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"_Toc143200082"</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4.</w:t>
            </w:r>
            <w:r>
              <w:rPr>
                <w:rFonts w:eastAsiaTheme="minorEastAsia"/>
                <w:noProof/>
              </w:rPr>
              <w:tab/>
            </w:r>
            <w:r w:rsidRPr="003567A4">
              <w:rPr>
                <w:rStyle w:val="Hyperlink"/>
                <w:noProof/>
                <w:lang w:val="sr-Cyrl-RS"/>
              </w:rPr>
              <w:t>Спецификација</w:t>
            </w:r>
            <w:r>
              <w:rPr>
                <w:noProof/>
                <w:webHidden/>
              </w:rPr>
              <w:tab/>
            </w:r>
            <w:r>
              <w:rPr>
                <w:noProof/>
                <w:webHidden/>
              </w:rPr>
              <w:fldChar w:fldCharType="begin"/>
            </w:r>
            <w:r>
              <w:rPr>
                <w:noProof/>
                <w:webHidden/>
              </w:rPr>
              <w:instrText xml:space="preserve"> PAGEREF _Toc143200082 \h </w:instrText>
            </w:r>
            <w:r>
              <w:rPr>
                <w:noProof/>
                <w:webHidden/>
              </w:rPr>
            </w:r>
          </w:ins>
          <w:r>
            <w:rPr>
              <w:noProof/>
              <w:webHidden/>
            </w:rPr>
            <w:fldChar w:fldCharType="separate"/>
          </w:r>
          <w:ins w:id="70" w:author="SW 46/2019 - Petrović Milica" w:date="2023-08-17T21:27:00Z">
            <w:r>
              <w:rPr>
                <w:noProof/>
                <w:webHidden/>
              </w:rPr>
              <w:t>17</w:t>
            </w:r>
            <w:r>
              <w:rPr>
                <w:noProof/>
                <w:webHidden/>
              </w:rPr>
              <w:fldChar w:fldCharType="end"/>
            </w:r>
            <w:r w:rsidRPr="003567A4">
              <w:rPr>
                <w:rStyle w:val="Hyperlink"/>
                <w:noProof/>
              </w:rPr>
              <w:fldChar w:fldCharType="end"/>
            </w:r>
          </w:ins>
        </w:p>
        <w:p w14:paraId="4B77F0E0" w14:textId="3E325AC4" w:rsidR="008C5940" w:rsidRDefault="008C5940">
          <w:pPr>
            <w:pStyle w:val="TOC2"/>
            <w:tabs>
              <w:tab w:val="left" w:pos="880"/>
              <w:tab w:val="right" w:leader="dot" w:pos="9350"/>
            </w:tabs>
            <w:rPr>
              <w:ins w:id="71" w:author="SW 46/2019 - Petrović Milica" w:date="2023-08-17T21:27:00Z"/>
              <w:rFonts w:eastAsiaTheme="minorEastAsia"/>
              <w:noProof/>
            </w:rPr>
          </w:pPr>
          <w:ins w:id="72"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"_Toc143200083"</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4.1</w:t>
            </w:r>
            <w:r>
              <w:rPr>
                <w:rFonts w:eastAsiaTheme="minorEastAsia"/>
                <w:noProof/>
              </w:rPr>
              <w:tab/>
            </w:r>
            <w:r w:rsidRPr="003567A4">
              <w:rPr>
                <w:rStyle w:val="Hyperlink"/>
                <w:noProof/>
                <w:lang w:val="sr-Cyrl-RS"/>
              </w:rPr>
              <w:t>Дијаграм случајева коришћења</w:t>
            </w:r>
            <w:r>
              <w:rPr>
                <w:noProof/>
                <w:webHidden/>
              </w:rPr>
              <w:tab/>
            </w:r>
            <w:r>
              <w:rPr>
                <w:noProof/>
                <w:webHidden/>
              </w:rPr>
              <w:fldChar w:fldCharType="begin"/>
            </w:r>
            <w:r>
              <w:rPr>
                <w:noProof/>
                <w:webHidden/>
              </w:rPr>
              <w:instrText xml:space="preserve"> PAGEREF _Toc143200083 \h </w:instrText>
            </w:r>
            <w:r>
              <w:rPr>
                <w:noProof/>
                <w:webHidden/>
              </w:rPr>
            </w:r>
          </w:ins>
          <w:r>
            <w:rPr>
              <w:noProof/>
              <w:webHidden/>
            </w:rPr>
            <w:fldChar w:fldCharType="separate"/>
          </w:r>
          <w:ins w:id="73" w:author="SW 46/2019 - Petrović Milica" w:date="2023-08-17T21:27:00Z">
            <w:r>
              <w:rPr>
                <w:noProof/>
                <w:webHidden/>
              </w:rPr>
              <w:t>17</w:t>
            </w:r>
            <w:r>
              <w:rPr>
                <w:noProof/>
                <w:webHidden/>
              </w:rPr>
              <w:fldChar w:fldCharType="end"/>
            </w:r>
            <w:r w:rsidRPr="003567A4">
              <w:rPr>
                <w:rStyle w:val="Hyperlink"/>
                <w:noProof/>
              </w:rPr>
              <w:fldChar w:fldCharType="end"/>
            </w:r>
          </w:ins>
        </w:p>
        <w:p w14:paraId="53609BAA" w14:textId="2FC4CC4D" w:rsidR="008C5940" w:rsidRDefault="008C5940">
          <w:pPr>
            <w:pStyle w:val="TOC2"/>
            <w:tabs>
              <w:tab w:val="left" w:pos="880"/>
              <w:tab w:val="right" w:leader="dot" w:pos="9350"/>
            </w:tabs>
            <w:rPr>
              <w:ins w:id="74" w:author="SW 46/2019 - Petrović Milica" w:date="2023-08-17T21:27:00Z"/>
              <w:rFonts w:eastAsiaTheme="minorEastAsia"/>
              <w:noProof/>
            </w:rPr>
          </w:pPr>
          <w:ins w:id="75"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"_Toc143200084"</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4.2</w:t>
            </w:r>
            <w:r>
              <w:rPr>
                <w:rFonts w:eastAsiaTheme="minorEastAsia"/>
                <w:noProof/>
              </w:rPr>
              <w:tab/>
            </w:r>
            <w:r w:rsidRPr="003567A4">
              <w:rPr>
                <w:rStyle w:val="Hyperlink"/>
                <w:noProof/>
                <w:lang w:val="sr-Cyrl-RS"/>
              </w:rPr>
              <w:t>Дијаграм класа</w:t>
            </w:r>
            <w:r>
              <w:rPr>
                <w:noProof/>
                <w:webHidden/>
              </w:rPr>
              <w:tab/>
            </w:r>
            <w:r>
              <w:rPr>
                <w:noProof/>
                <w:webHidden/>
              </w:rPr>
              <w:fldChar w:fldCharType="begin"/>
            </w:r>
            <w:r>
              <w:rPr>
                <w:noProof/>
                <w:webHidden/>
              </w:rPr>
              <w:instrText xml:space="preserve"> PAGEREF _Toc143200084 \h </w:instrText>
            </w:r>
            <w:r>
              <w:rPr>
                <w:noProof/>
                <w:webHidden/>
              </w:rPr>
            </w:r>
          </w:ins>
          <w:r>
            <w:rPr>
              <w:noProof/>
              <w:webHidden/>
            </w:rPr>
            <w:fldChar w:fldCharType="separate"/>
          </w:r>
          <w:ins w:id="76" w:author="SW 46/2019 - Petrović Milica" w:date="2023-08-17T21:27:00Z">
            <w:r>
              <w:rPr>
                <w:noProof/>
                <w:webHidden/>
              </w:rPr>
              <w:t>18</w:t>
            </w:r>
            <w:r>
              <w:rPr>
                <w:noProof/>
                <w:webHidden/>
              </w:rPr>
              <w:fldChar w:fldCharType="end"/>
            </w:r>
            <w:r w:rsidRPr="003567A4">
              <w:rPr>
                <w:rStyle w:val="Hyperlink"/>
                <w:noProof/>
              </w:rPr>
              <w:fldChar w:fldCharType="end"/>
            </w:r>
          </w:ins>
        </w:p>
        <w:p w14:paraId="3C409DE0" w14:textId="233CA79E" w:rsidR="008C5940" w:rsidRDefault="008C5940">
          <w:pPr>
            <w:pStyle w:val="TOC2"/>
            <w:tabs>
              <w:tab w:val="left" w:pos="880"/>
              <w:tab w:val="right" w:leader="dot" w:pos="9350"/>
            </w:tabs>
            <w:rPr>
              <w:ins w:id="77" w:author="SW 46/2019 - Petrović Milica" w:date="2023-08-17T21:27:00Z"/>
              <w:rFonts w:eastAsiaTheme="minorEastAsia"/>
              <w:noProof/>
            </w:rPr>
          </w:pPr>
          <w:ins w:id="78"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"_Toc143200085"</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4.3</w:t>
            </w:r>
            <w:r>
              <w:rPr>
                <w:rFonts w:eastAsiaTheme="minorEastAsia"/>
                <w:noProof/>
              </w:rPr>
              <w:tab/>
            </w:r>
            <w:r w:rsidRPr="003567A4">
              <w:rPr>
                <w:rStyle w:val="Hyperlink"/>
                <w:noProof/>
                <w:lang w:val="sr-Cyrl-RS"/>
              </w:rPr>
              <w:t>Дијаграм секвенци</w:t>
            </w:r>
            <w:r>
              <w:rPr>
                <w:noProof/>
                <w:webHidden/>
              </w:rPr>
              <w:tab/>
            </w:r>
            <w:r>
              <w:rPr>
                <w:noProof/>
                <w:webHidden/>
              </w:rPr>
              <w:fldChar w:fldCharType="begin"/>
            </w:r>
            <w:r>
              <w:rPr>
                <w:noProof/>
                <w:webHidden/>
              </w:rPr>
              <w:instrText xml:space="preserve"> PAGEREF _Toc143200085 \h </w:instrText>
            </w:r>
            <w:r>
              <w:rPr>
                <w:noProof/>
                <w:webHidden/>
              </w:rPr>
            </w:r>
          </w:ins>
          <w:r>
            <w:rPr>
              <w:noProof/>
              <w:webHidden/>
            </w:rPr>
            <w:fldChar w:fldCharType="separate"/>
          </w:r>
          <w:ins w:id="79" w:author="SW 46/2019 - Petrović Milica" w:date="2023-08-17T21:27:00Z">
            <w:r>
              <w:rPr>
                <w:noProof/>
                <w:webHidden/>
              </w:rPr>
              <w:t>20</w:t>
            </w:r>
            <w:r>
              <w:rPr>
                <w:noProof/>
                <w:webHidden/>
              </w:rPr>
              <w:fldChar w:fldCharType="end"/>
            </w:r>
            <w:r w:rsidRPr="003567A4">
              <w:rPr>
                <w:rStyle w:val="Hyperlink"/>
                <w:noProof/>
              </w:rPr>
              <w:fldChar w:fldCharType="end"/>
            </w:r>
          </w:ins>
        </w:p>
        <w:p w14:paraId="15F58167" w14:textId="40D04D71" w:rsidR="008C5940" w:rsidRDefault="008C5940">
          <w:pPr>
            <w:pStyle w:val="TOC1"/>
            <w:tabs>
              <w:tab w:val="left" w:pos="440"/>
              <w:tab w:val="right" w:leader="dot" w:pos="9350"/>
            </w:tabs>
            <w:rPr>
              <w:ins w:id="80" w:author="SW 46/2019 - Petrović Milica" w:date="2023-08-17T21:27:00Z"/>
              <w:rFonts w:eastAsiaTheme="minorEastAsia"/>
              <w:noProof/>
            </w:rPr>
          </w:pPr>
          <w:ins w:id="81"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"_Toc143200086"</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5.</w:t>
            </w:r>
            <w:r>
              <w:rPr>
                <w:rFonts w:eastAsiaTheme="minorEastAsia"/>
                <w:noProof/>
              </w:rPr>
              <w:tab/>
            </w:r>
            <w:r w:rsidRPr="003567A4">
              <w:rPr>
                <w:rStyle w:val="Hyperlink"/>
                <w:noProof/>
                <w:lang w:val="sr-Cyrl-RS"/>
              </w:rPr>
              <w:t>Имплементација система</w:t>
            </w:r>
            <w:r>
              <w:rPr>
                <w:noProof/>
                <w:webHidden/>
              </w:rPr>
              <w:tab/>
            </w:r>
            <w:r>
              <w:rPr>
                <w:noProof/>
                <w:webHidden/>
              </w:rPr>
              <w:fldChar w:fldCharType="begin"/>
            </w:r>
            <w:r>
              <w:rPr>
                <w:noProof/>
                <w:webHidden/>
              </w:rPr>
              <w:instrText xml:space="preserve"> PAGEREF _Toc143200086 \h </w:instrText>
            </w:r>
            <w:r>
              <w:rPr>
                <w:noProof/>
                <w:webHidden/>
              </w:rPr>
            </w:r>
          </w:ins>
          <w:r>
            <w:rPr>
              <w:noProof/>
              <w:webHidden/>
            </w:rPr>
            <w:fldChar w:fldCharType="separate"/>
          </w:r>
          <w:ins w:id="82" w:author="SW 46/2019 - Petrović Milica" w:date="2023-08-17T21:27:00Z">
            <w:r>
              <w:rPr>
                <w:noProof/>
                <w:webHidden/>
              </w:rPr>
              <w:t>21</w:t>
            </w:r>
            <w:r>
              <w:rPr>
                <w:noProof/>
                <w:webHidden/>
              </w:rPr>
              <w:fldChar w:fldCharType="end"/>
            </w:r>
            <w:r w:rsidRPr="003567A4">
              <w:rPr>
                <w:rStyle w:val="Hyperlink"/>
                <w:noProof/>
              </w:rPr>
              <w:fldChar w:fldCharType="end"/>
            </w:r>
          </w:ins>
        </w:p>
        <w:p w14:paraId="06721CE5" w14:textId="6E5A595D" w:rsidR="008C5940" w:rsidRDefault="008C5940">
          <w:pPr>
            <w:pStyle w:val="TOC2"/>
            <w:tabs>
              <w:tab w:val="left" w:pos="880"/>
              <w:tab w:val="right" w:leader="dot" w:pos="9350"/>
            </w:tabs>
            <w:rPr>
              <w:ins w:id="83" w:author="SW 46/2019 - Petrović Milica" w:date="2023-08-17T21:27:00Z"/>
              <w:rFonts w:eastAsiaTheme="minorEastAsia"/>
              <w:noProof/>
            </w:rPr>
          </w:pPr>
          <w:ins w:id="84"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"_Toc143200087"</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5.1</w:t>
            </w:r>
            <w:r>
              <w:rPr>
                <w:rFonts w:eastAsiaTheme="minorEastAsia"/>
                <w:noProof/>
              </w:rPr>
              <w:tab/>
            </w:r>
            <w:r w:rsidRPr="003567A4">
              <w:rPr>
                <w:rStyle w:val="Hyperlink"/>
                <w:noProof/>
                <w:lang w:val="sr-Cyrl-RS"/>
              </w:rPr>
              <w:t>Клијентска апликација</w:t>
            </w:r>
            <w:r>
              <w:rPr>
                <w:noProof/>
                <w:webHidden/>
              </w:rPr>
              <w:tab/>
            </w:r>
            <w:r>
              <w:rPr>
                <w:noProof/>
                <w:webHidden/>
              </w:rPr>
              <w:fldChar w:fldCharType="begin"/>
            </w:r>
            <w:r>
              <w:rPr>
                <w:noProof/>
                <w:webHidden/>
              </w:rPr>
              <w:instrText xml:space="preserve"> PAGEREF _Toc143200087 \h </w:instrText>
            </w:r>
            <w:r>
              <w:rPr>
                <w:noProof/>
                <w:webHidden/>
              </w:rPr>
            </w:r>
          </w:ins>
          <w:r>
            <w:rPr>
              <w:noProof/>
              <w:webHidden/>
            </w:rPr>
            <w:fldChar w:fldCharType="separate"/>
          </w:r>
          <w:ins w:id="85" w:author="SW 46/2019 - Petrović Milica" w:date="2023-08-17T21:27:00Z">
            <w:r>
              <w:rPr>
                <w:noProof/>
                <w:webHidden/>
              </w:rPr>
              <w:t>21</w:t>
            </w:r>
            <w:r>
              <w:rPr>
                <w:noProof/>
                <w:webHidden/>
              </w:rPr>
              <w:fldChar w:fldCharType="end"/>
            </w:r>
            <w:r w:rsidRPr="003567A4">
              <w:rPr>
                <w:rStyle w:val="Hyperlink"/>
                <w:noProof/>
              </w:rPr>
              <w:fldChar w:fldCharType="end"/>
            </w:r>
          </w:ins>
        </w:p>
        <w:p w14:paraId="62CB33D0" w14:textId="69BB8A30" w:rsidR="008C5940" w:rsidRDefault="008C5940">
          <w:pPr>
            <w:pStyle w:val="TOC3"/>
            <w:tabs>
              <w:tab w:val="left" w:pos="1100"/>
              <w:tab w:val="right" w:leader="dot" w:pos="9350"/>
            </w:tabs>
            <w:rPr>
              <w:ins w:id="86" w:author="SW 46/2019 - Petrović Milica" w:date="2023-08-17T21:27:00Z"/>
              <w:rFonts w:cstheme="minorBidi"/>
              <w:noProof/>
            </w:rPr>
          </w:pPr>
          <w:ins w:id="87"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"_Toc143200088"</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5.2</w:t>
            </w:r>
            <w:r>
              <w:rPr>
                <w:rFonts w:cstheme="minorBidi"/>
                <w:noProof/>
              </w:rPr>
              <w:tab/>
            </w:r>
            <w:r w:rsidRPr="003567A4">
              <w:rPr>
                <w:rStyle w:val="Hyperlink"/>
                <w:noProof/>
                <w:lang w:val="sr-Cyrl-RS"/>
              </w:rPr>
              <w:t>Серверска апликација</w:t>
            </w:r>
            <w:r>
              <w:rPr>
                <w:noProof/>
                <w:webHidden/>
              </w:rPr>
              <w:tab/>
            </w:r>
            <w:r>
              <w:rPr>
                <w:noProof/>
                <w:webHidden/>
              </w:rPr>
              <w:fldChar w:fldCharType="begin"/>
            </w:r>
            <w:r>
              <w:rPr>
                <w:noProof/>
                <w:webHidden/>
              </w:rPr>
              <w:instrText xml:space="preserve"> PAGEREF _Toc143200088 \h </w:instrText>
            </w:r>
            <w:r>
              <w:rPr>
                <w:noProof/>
                <w:webHidden/>
              </w:rPr>
            </w:r>
          </w:ins>
          <w:r>
            <w:rPr>
              <w:noProof/>
              <w:webHidden/>
            </w:rPr>
            <w:fldChar w:fldCharType="separate"/>
          </w:r>
          <w:ins w:id="88" w:author="SW 46/2019 - Petrović Milica" w:date="2023-08-17T21:27:00Z">
            <w:r>
              <w:rPr>
                <w:noProof/>
                <w:webHidden/>
              </w:rPr>
              <w:t>22</w:t>
            </w:r>
            <w:r>
              <w:rPr>
                <w:noProof/>
                <w:webHidden/>
              </w:rPr>
              <w:fldChar w:fldCharType="end"/>
            </w:r>
            <w:r w:rsidRPr="003567A4">
              <w:rPr>
                <w:rStyle w:val="Hyperlink"/>
                <w:noProof/>
              </w:rPr>
              <w:fldChar w:fldCharType="end"/>
            </w:r>
          </w:ins>
        </w:p>
        <w:p w14:paraId="288F9C5D" w14:textId="7A884DCC" w:rsidR="008C5940" w:rsidRDefault="008C5940">
          <w:pPr>
            <w:pStyle w:val="TOC2"/>
            <w:tabs>
              <w:tab w:val="left" w:pos="880"/>
              <w:tab w:val="right" w:leader="dot" w:pos="9350"/>
            </w:tabs>
            <w:rPr>
              <w:ins w:id="89" w:author="SW 46/2019 - Petrović Milica" w:date="2023-08-17T21:27:00Z"/>
              <w:rFonts w:eastAsiaTheme="minorEastAsia"/>
              <w:noProof/>
            </w:rPr>
          </w:pPr>
          <w:ins w:id="90"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"_Toc143200089"</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5.3</w:t>
            </w:r>
            <w:r>
              <w:rPr>
                <w:rFonts w:eastAsiaTheme="minorEastAsia"/>
                <w:noProof/>
              </w:rPr>
              <w:tab/>
            </w:r>
            <w:r w:rsidRPr="003567A4">
              <w:rPr>
                <w:rStyle w:val="Hyperlink"/>
                <w:noProof/>
                <w:lang w:val="sr-Cyrl-RS"/>
              </w:rPr>
              <w:t>Drools апликација</w:t>
            </w:r>
            <w:r>
              <w:rPr>
                <w:noProof/>
                <w:webHidden/>
              </w:rPr>
              <w:tab/>
            </w:r>
            <w:r>
              <w:rPr>
                <w:noProof/>
                <w:webHidden/>
              </w:rPr>
              <w:fldChar w:fldCharType="begin"/>
            </w:r>
            <w:r>
              <w:rPr>
                <w:noProof/>
                <w:webHidden/>
              </w:rPr>
              <w:instrText xml:space="preserve"> PAGEREF _Toc143200089 \h </w:instrText>
            </w:r>
            <w:r>
              <w:rPr>
                <w:noProof/>
                <w:webHidden/>
              </w:rPr>
            </w:r>
          </w:ins>
          <w:r>
            <w:rPr>
              <w:noProof/>
              <w:webHidden/>
            </w:rPr>
            <w:fldChar w:fldCharType="separate"/>
          </w:r>
          <w:ins w:id="91" w:author="SW 46/2019 - Petrović Milica" w:date="2023-08-17T21:27:00Z">
            <w:r>
              <w:rPr>
                <w:noProof/>
                <w:webHidden/>
              </w:rPr>
              <w:t>26</w:t>
            </w:r>
            <w:r>
              <w:rPr>
                <w:noProof/>
                <w:webHidden/>
              </w:rPr>
              <w:fldChar w:fldCharType="end"/>
            </w:r>
            <w:r w:rsidRPr="003567A4">
              <w:rPr>
                <w:rStyle w:val="Hyperlink"/>
                <w:noProof/>
              </w:rPr>
              <w:fldChar w:fldCharType="end"/>
            </w:r>
          </w:ins>
        </w:p>
        <w:p w14:paraId="286E618C" w14:textId="4D8FF8A5" w:rsidR="008C5940" w:rsidRDefault="008C5940">
          <w:pPr>
            <w:pStyle w:val="TOC1"/>
            <w:tabs>
              <w:tab w:val="left" w:pos="440"/>
              <w:tab w:val="right" w:leader="dot" w:pos="9350"/>
            </w:tabs>
            <w:rPr>
              <w:ins w:id="92" w:author="SW 46/2019 - Petrović Milica" w:date="2023-08-17T21:27:00Z"/>
              <w:rFonts w:eastAsiaTheme="minorEastAsia"/>
              <w:noProof/>
            </w:rPr>
          </w:pPr>
          <w:ins w:id="93"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"_Toc143200090"</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6.</w:t>
            </w:r>
            <w:r>
              <w:rPr>
                <w:rFonts w:eastAsiaTheme="minorEastAsia"/>
                <w:noProof/>
              </w:rPr>
              <w:tab/>
            </w:r>
            <w:r w:rsidRPr="003567A4">
              <w:rPr>
                <w:rStyle w:val="Hyperlink"/>
                <w:noProof/>
                <w:lang w:val="sr-Cyrl-RS"/>
              </w:rPr>
              <w:t>Приказ имплементираног система</w:t>
            </w:r>
            <w:r>
              <w:rPr>
                <w:noProof/>
                <w:webHidden/>
              </w:rPr>
              <w:tab/>
            </w:r>
            <w:r>
              <w:rPr>
                <w:noProof/>
                <w:webHidden/>
              </w:rPr>
              <w:fldChar w:fldCharType="begin"/>
            </w:r>
            <w:r>
              <w:rPr>
                <w:noProof/>
                <w:webHidden/>
              </w:rPr>
              <w:instrText xml:space="preserve"> PAGEREF _Toc143200090 \h </w:instrText>
            </w:r>
            <w:r>
              <w:rPr>
                <w:noProof/>
                <w:webHidden/>
              </w:rPr>
            </w:r>
          </w:ins>
          <w:r>
            <w:rPr>
              <w:noProof/>
              <w:webHidden/>
            </w:rPr>
            <w:fldChar w:fldCharType="separate"/>
          </w:r>
          <w:ins w:id="94" w:author="SW 46/2019 - Petrović Milica" w:date="2023-08-17T21:27:00Z">
            <w:r>
              <w:rPr>
                <w:noProof/>
                <w:webHidden/>
              </w:rPr>
              <w:t>33</w:t>
            </w:r>
            <w:r>
              <w:rPr>
                <w:noProof/>
                <w:webHidden/>
              </w:rPr>
              <w:fldChar w:fldCharType="end"/>
            </w:r>
            <w:r w:rsidRPr="003567A4">
              <w:rPr>
                <w:rStyle w:val="Hyperlink"/>
                <w:noProof/>
              </w:rPr>
              <w:fldChar w:fldCharType="end"/>
            </w:r>
          </w:ins>
        </w:p>
        <w:p w14:paraId="2DA0EF75" w14:textId="043E3E50" w:rsidR="008C5940" w:rsidRDefault="008C5940">
          <w:pPr>
            <w:pStyle w:val="TOC1"/>
            <w:tabs>
              <w:tab w:val="left" w:pos="440"/>
              <w:tab w:val="right" w:leader="dot" w:pos="9350"/>
            </w:tabs>
            <w:rPr>
              <w:ins w:id="95" w:author="SW 46/2019 - Petrović Milica" w:date="2023-08-17T21:27:00Z"/>
              <w:rFonts w:eastAsiaTheme="minorEastAsia"/>
              <w:noProof/>
            </w:rPr>
          </w:pPr>
          <w:ins w:id="96"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"_Toc143200091"</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7.</w:t>
            </w:r>
            <w:r>
              <w:rPr>
                <w:rFonts w:eastAsiaTheme="minorEastAsia"/>
                <w:noProof/>
              </w:rPr>
              <w:tab/>
            </w:r>
            <w:r w:rsidRPr="003567A4">
              <w:rPr>
                <w:rStyle w:val="Hyperlink"/>
                <w:noProof/>
                <w:lang w:val="sr-Cyrl-RS"/>
              </w:rPr>
              <w:t>Закључак</w:t>
            </w:r>
            <w:r>
              <w:rPr>
                <w:noProof/>
                <w:webHidden/>
              </w:rPr>
              <w:tab/>
            </w:r>
            <w:r>
              <w:rPr>
                <w:noProof/>
                <w:webHidden/>
              </w:rPr>
              <w:fldChar w:fldCharType="begin"/>
            </w:r>
            <w:r>
              <w:rPr>
                <w:noProof/>
                <w:webHidden/>
              </w:rPr>
              <w:instrText xml:space="preserve"> PAGEREF _Toc143200091 \h </w:instrText>
            </w:r>
            <w:r>
              <w:rPr>
                <w:noProof/>
                <w:webHidden/>
              </w:rPr>
            </w:r>
          </w:ins>
          <w:r>
            <w:rPr>
              <w:noProof/>
              <w:webHidden/>
            </w:rPr>
            <w:fldChar w:fldCharType="separate"/>
          </w:r>
          <w:ins w:id="97" w:author="SW 46/2019 - Petrović Milica" w:date="2023-08-17T21:27:00Z">
            <w:r>
              <w:rPr>
                <w:noProof/>
                <w:webHidden/>
              </w:rPr>
              <w:t>41</w:t>
            </w:r>
            <w:r>
              <w:rPr>
                <w:noProof/>
                <w:webHidden/>
              </w:rPr>
              <w:fldChar w:fldCharType="end"/>
            </w:r>
            <w:r w:rsidRPr="003567A4">
              <w:rPr>
                <w:rStyle w:val="Hyperlink"/>
                <w:noProof/>
              </w:rPr>
              <w:fldChar w:fldCharType="end"/>
            </w:r>
          </w:ins>
        </w:p>
        <w:p w14:paraId="120F2CCE" w14:textId="5F6C6A94" w:rsidR="008C5940" w:rsidRDefault="008C5940">
          <w:pPr>
            <w:pStyle w:val="TOC1"/>
            <w:tabs>
              <w:tab w:val="right" w:leader="dot" w:pos="9350"/>
            </w:tabs>
            <w:rPr>
              <w:ins w:id="98" w:author="SW 46/2019 - Petrović Milica" w:date="2023-08-17T21:27:00Z"/>
              <w:rFonts w:eastAsiaTheme="minorEastAsia"/>
              <w:noProof/>
            </w:rPr>
          </w:pPr>
          <w:ins w:id="99" w:author="SW 46/2019 - Petrović Milica" w:date="2023-08-17T21:27:00Z">
            <w:r w:rsidRPr="003567A4">
              <w:rPr>
                <w:rStyle w:val="Hyperlink"/>
                <w:noProof/>
              </w:rPr>
              <w:fldChar w:fldCharType="begin"/>
            </w:r>
            <w:r w:rsidRPr="003567A4">
              <w:rPr>
                <w:rStyle w:val="Hyperlink"/>
                <w:noProof/>
              </w:rPr>
              <w:instrText xml:space="preserve"> </w:instrText>
            </w:r>
            <w:r>
              <w:rPr>
                <w:noProof/>
              </w:rPr>
              <w:instrText>HYPERLINK \l "_Toc143200092"</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Литература</w:t>
            </w:r>
            <w:r>
              <w:rPr>
                <w:noProof/>
                <w:webHidden/>
              </w:rPr>
              <w:tab/>
            </w:r>
            <w:r>
              <w:rPr>
                <w:noProof/>
                <w:webHidden/>
              </w:rPr>
              <w:fldChar w:fldCharType="begin"/>
            </w:r>
            <w:r>
              <w:rPr>
                <w:noProof/>
                <w:webHidden/>
              </w:rPr>
              <w:instrText xml:space="preserve"> PAGEREF _Toc143200092 \h </w:instrText>
            </w:r>
            <w:r>
              <w:rPr>
                <w:noProof/>
                <w:webHidden/>
              </w:rPr>
            </w:r>
          </w:ins>
          <w:r>
            <w:rPr>
              <w:noProof/>
              <w:webHidden/>
            </w:rPr>
            <w:fldChar w:fldCharType="separate"/>
          </w:r>
          <w:ins w:id="100" w:author="SW 46/2019 - Petrović Milica" w:date="2023-08-17T21:27:00Z">
            <w:r>
              <w:rPr>
                <w:noProof/>
                <w:webHidden/>
              </w:rPr>
              <w:t>43</w:t>
            </w:r>
            <w:r>
              <w:rPr>
                <w:noProof/>
                <w:webHidden/>
              </w:rPr>
              <w:fldChar w:fldCharType="end"/>
            </w:r>
            <w:r w:rsidRPr="003567A4">
              <w:rPr>
                <w:rStyle w:val="Hyperlink"/>
                <w:noProof/>
              </w:rPr>
              <w:fldChar w:fldCharType="end"/>
            </w:r>
          </w:ins>
        </w:p>
        <w:p w14:paraId="6B369162" w14:textId="5A88EAD0" w:rsidR="008C5940" w:rsidRDefault="008C5940">
          <w:pPr>
            <w:pStyle w:val="TOC1"/>
            <w:tabs>
              <w:tab w:val="right" w:leader="dot" w:pos="9350"/>
            </w:tabs>
            <w:rPr>
              <w:ins w:id="101" w:author="SW 46/2019 - Petrović Milica" w:date="2023-08-17T21:27:00Z"/>
              <w:rFonts w:eastAsiaTheme="minorEastAsia"/>
              <w:noProof/>
            </w:rPr>
          </w:pPr>
          <w:ins w:id="102" w:author="SW 46/2019 - Petrović Milica" w:date="2023-08-17T21:27:00Z">
            <w:r w:rsidRPr="003567A4">
              <w:rPr>
                <w:rStyle w:val="Hyperlink"/>
                <w:noProof/>
              </w:rPr>
              <w:lastRenderedPageBreak/>
              <w:fldChar w:fldCharType="begin"/>
            </w:r>
            <w:r w:rsidRPr="003567A4">
              <w:rPr>
                <w:rStyle w:val="Hyperlink"/>
                <w:noProof/>
              </w:rPr>
              <w:instrText xml:space="preserve"> </w:instrText>
            </w:r>
            <w:r>
              <w:rPr>
                <w:noProof/>
              </w:rPr>
              <w:instrText>HYPERLINK \l "_Toc143200093"</w:instrText>
            </w:r>
            <w:r w:rsidRPr="003567A4">
              <w:rPr>
                <w:rStyle w:val="Hyperlink"/>
                <w:noProof/>
              </w:rPr>
              <w:instrText xml:space="preserve"> </w:instrText>
            </w:r>
            <w:r w:rsidRPr="003567A4">
              <w:rPr>
                <w:rStyle w:val="Hyperlink"/>
                <w:noProof/>
              </w:rPr>
            </w:r>
            <w:r w:rsidRPr="003567A4">
              <w:rPr>
                <w:rStyle w:val="Hyperlink"/>
                <w:noProof/>
              </w:rPr>
              <w:fldChar w:fldCharType="separate"/>
            </w:r>
            <w:r w:rsidRPr="003567A4">
              <w:rPr>
                <w:rStyle w:val="Hyperlink"/>
                <w:noProof/>
                <w:lang w:val="sr-Cyrl-RS"/>
              </w:rPr>
              <w:t>Биографија</w:t>
            </w:r>
            <w:r>
              <w:rPr>
                <w:noProof/>
                <w:webHidden/>
              </w:rPr>
              <w:tab/>
            </w:r>
            <w:r>
              <w:rPr>
                <w:noProof/>
                <w:webHidden/>
              </w:rPr>
              <w:fldChar w:fldCharType="begin"/>
            </w:r>
            <w:r>
              <w:rPr>
                <w:noProof/>
                <w:webHidden/>
              </w:rPr>
              <w:instrText xml:space="preserve"> PAGEREF _Toc143200093 \h </w:instrText>
            </w:r>
            <w:r>
              <w:rPr>
                <w:noProof/>
                <w:webHidden/>
              </w:rPr>
            </w:r>
          </w:ins>
          <w:r>
            <w:rPr>
              <w:noProof/>
              <w:webHidden/>
            </w:rPr>
            <w:fldChar w:fldCharType="separate"/>
          </w:r>
          <w:ins w:id="103" w:author="SW 46/2019 - Petrović Milica" w:date="2023-08-17T21:27:00Z">
            <w:r>
              <w:rPr>
                <w:noProof/>
                <w:webHidden/>
              </w:rPr>
              <w:t>45</w:t>
            </w:r>
            <w:r>
              <w:rPr>
                <w:noProof/>
                <w:webHidden/>
              </w:rPr>
              <w:fldChar w:fldCharType="end"/>
            </w:r>
            <w:r w:rsidRPr="003567A4">
              <w:rPr>
                <w:rStyle w:val="Hyperlink"/>
                <w:noProof/>
              </w:rPr>
              <w:fldChar w:fldCharType="end"/>
            </w:r>
          </w:ins>
        </w:p>
        <w:p w14:paraId="52B7BD1F" w14:textId="55F65BBF" w:rsidR="00673FD9" w:rsidDel="008C5940" w:rsidRDefault="00673FD9">
          <w:pPr>
            <w:pStyle w:val="TOC1"/>
            <w:tabs>
              <w:tab w:val="right" w:leader="dot" w:pos="9350"/>
            </w:tabs>
            <w:rPr>
              <w:del w:id="104" w:author="SW 46/2019 - Petrović Milica" w:date="2023-08-17T21:27:00Z"/>
              <w:rFonts w:eastAsiaTheme="minorEastAsia"/>
              <w:noProof/>
            </w:rPr>
          </w:pPr>
          <w:del w:id="105" w:author="SW 46/2019 - Petrović Milica" w:date="2023-08-17T21:27:00Z">
            <w:r w:rsidRPr="008C5940" w:rsidDel="008C5940">
              <w:rPr>
                <w:noProof/>
                <w:lang w:val="sr-Cyrl-RS"/>
                <w:rPrChange w:id="106" w:author="SW 46/2019 - Petrović Milica" w:date="2023-08-17T21:27:00Z">
                  <w:rPr>
                    <w:rStyle w:val="Hyperlink"/>
                    <w:noProof/>
                    <w:lang w:val="sr-Cyrl-RS"/>
                  </w:rPr>
                </w:rPrChange>
              </w:rPr>
              <w:delText>Увод</w:delText>
            </w:r>
            <w:r w:rsidDel="008C5940">
              <w:rPr>
                <w:noProof/>
                <w:webHidden/>
              </w:rPr>
              <w:tab/>
              <w:delText>1</w:delText>
            </w:r>
          </w:del>
        </w:p>
        <w:p w14:paraId="6DDF37FC" w14:textId="26A8A6BB" w:rsidR="00673FD9" w:rsidDel="008C5940" w:rsidRDefault="00673FD9">
          <w:pPr>
            <w:pStyle w:val="TOC1"/>
            <w:tabs>
              <w:tab w:val="left" w:pos="440"/>
              <w:tab w:val="right" w:leader="dot" w:pos="9350"/>
            </w:tabs>
            <w:rPr>
              <w:del w:id="107" w:author="SW 46/2019 - Petrović Milica" w:date="2023-08-17T21:27:00Z"/>
              <w:rFonts w:eastAsiaTheme="minorEastAsia"/>
              <w:noProof/>
            </w:rPr>
          </w:pPr>
          <w:del w:id="108" w:author="SW 46/2019 - Petrović Milica" w:date="2023-08-17T21:27:00Z">
            <w:r w:rsidRPr="008C5940" w:rsidDel="008C5940">
              <w:rPr>
                <w:noProof/>
                <w:lang w:val="sr-Cyrl-RS"/>
                <w:rPrChange w:id="109" w:author="SW 46/2019 - Petrović Milica" w:date="2023-08-17T21:27:00Z">
                  <w:rPr>
                    <w:rStyle w:val="Hyperlink"/>
                    <w:noProof/>
                    <w:lang w:val="sr-Cyrl-RS"/>
                  </w:rPr>
                </w:rPrChange>
              </w:rPr>
              <w:delText>1.</w:delText>
            </w:r>
            <w:r w:rsidDel="008C5940">
              <w:rPr>
                <w:rFonts w:eastAsiaTheme="minorEastAsia"/>
                <w:noProof/>
              </w:rPr>
              <w:tab/>
            </w:r>
            <w:r w:rsidRPr="008C5940" w:rsidDel="008C5940">
              <w:rPr>
                <w:noProof/>
                <w:lang w:val="sr-Cyrl-RS"/>
                <w:rPrChange w:id="110" w:author="SW 46/2019 - Petrović Milica" w:date="2023-08-17T21:27:00Z">
                  <w:rPr>
                    <w:rStyle w:val="Hyperlink"/>
                    <w:noProof/>
                    <w:lang w:val="sr-Cyrl-RS"/>
                  </w:rPr>
                </w:rPrChange>
              </w:rPr>
              <w:delText>Стање у области</w:delText>
            </w:r>
            <w:r w:rsidDel="008C5940">
              <w:rPr>
                <w:noProof/>
                <w:webHidden/>
              </w:rPr>
              <w:tab/>
              <w:delText>3</w:delText>
            </w:r>
          </w:del>
        </w:p>
        <w:p w14:paraId="2773A3B4" w14:textId="70E3E6BD" w:rsidR="00673FD9" w:rsidDel="008C5940" w:rsidRDefault="00673FD9">
          <w:pPr>
            <w:pStyle w:val="TOC2"/>
            <w:tabs>
              <w:tab w:val="left" w:pos="880"/>
              <w:tab w:val="right" w:leader="dot" w:pos="9350"/>
            </w:tabs>
            <w:rPr>
              <w:del w:id="111" w:author="SW 46/2019 - Petrović Milica" w:date="2023-08-17T21:27:00Z"/>
              <w:rFonts w:eastAsiaTheme="minorEastAsia"/>
              <w:noProof/>
            </w:rPr>
          </w:pPr>
          <w:del w:id="112" w:author="SW 46/2019 - Petrović Milica" w:date="2023-08-17T21:27:00Z">
            <w:r w:rsidRPr="008C5940" w:rsidDel="008C5940">
              <w:rPr>
                <w:noProof/>
                <w:lang w:val="sr-Cyrl-RS"/>
                <w:rPrChange w:id="113" w:author="SW 46/2019 - Petrović Milica" w:date="2023-08-17T21:27:00Z">
                  <w:rPr>
                    <w:rStyle w:val="Hyperlink"/>
                    <w:noProof/>
                    <w:lang w:val="sr-Cyrl-RS"/>
                  </w:rPr>
                </w:rPrChange>
              </w:rPr>
              <w:delText>2.1</w:delText>
            </w:r>
            <w:r w:rsidDel="008C5940">
              <w:rPr>
                <w:rFonts w:eastAsiaTheme="minorEastAsia"/>
                <w:noProof/>
              </w:rPr>
              <w:tab/>
            </w:r>
            <w:r w:rsidRPr="008C5940" w:rsidDel="008C5940">
              <w:rPr>
                <w:noProof/>
                <w:lang w:val="sr-Cyrl-RS"/>
                <w:rPrChange w:id="114" w:author="SW 46/2019 - Petrović Milica" w:date="2023-08-17T21:27:00Z">
                  <w:rPr>
                    <w:rStyle w:val="Hyperlink"/>
                    <w:noProof/>
                    <w:lang w:val="sr-Cyrl-RS"/>
                  </w:rPr>
                </w:rPrChange>
              </w:rPr>
              <w:delText>BetterHelp</w:delText>
            </w:r>
            <w:r w:rsidDel="008C5940">
              <w:rPr>
                <w:noProof/>
                <w:webHidden/>
              </w:rPr>
              <w:tab/>
              <w:delText>3</w:delText>
            </w:r>
          </w:del>
        </w:p>
        <w:p w14:paraId="1A5BEC43" w14:textId="77ED6FFB" w:rsidR="00673FD9" w:rsidDel="008C5940" w:rsidRDefault="00673FD9">
          <w:pPr>
            <w:pStyle w:val="TOC2"/>
            <w:tabs>
              <w:tab w:val="left" w:pos="880"/>
              <w:tab w:val="right" w:leader="dot" w:pos="9350"/>
            </w:tabs>
            <w:rPr>
              <w:del w:id="115" w:author="SW 46/2019 - Petrović Milica" w:date="2023-08-17T21:27:00Z"/>
              <w:rFonts w:eastAsiaTheme="minorEastAsia"/>
              <w:noProof/>
            </w:rPr>
          </w:pPr>
          <w:del w:id="116" w:author="SW 46/2019 - Petrović Milica" w:date="2023-08-17T21:27:00Z">
            <w:r w:rsidRPr="008C5940" w:rsidDel="008C5940">
              <w:rPr>
                <w:noProof/>
                <w:lang w:val="sr-Cyrl-RS"/>
                <w:rPrChange w:id="117" w:author="SW 46/2019 - Petrović Milica" w:date="2023-08-17T21:27:00Z">
                  <w:rPr>
                    <w:rStyle w:val="Hyperlink"/>
                    <w:noProof/>
                    <w:lang w:val="sr-Cyrl-RS"/>
                  </w:rPr>
                </w:rPrChange>
              </w:rPr>
              <w:delText>2.2</w:delText>
            </w:r>
            <w:r w:rsidDel="008C5940">
              <w:rPr>
                <w:rFonts w:eastAsiaTheme="minorEastAsia"/>
                <w:noProof/>
              </w:rPr>
              <w:tab/>
            </w:r>
            <w:r w:rsidRPr="008C5940" w:rsidDel="008C5940">
              <w:rPr>
                <w:noProof/>
                <w:lang w:val="sr-Cyrl-RS"/>
                <w:rPrChange w:id="118" w:author="SW 46/2019 - Petrović Milica" w:date="2023-08-17T21:27:00Z">
                  <w:rPr>
                    <w:rStyle w:val="Hyperlink"/>
                    <w:noProof/>
                    <w:lang w:val="sr-Cyrl-RS"/>
                  </w:rPr>
                </w:rPrChange>
              </w:rPr>
              <w:delText>Апликација Центар срце</w:delText>
            </w:r>
            <w:r w:rsidDel="008C5940">
              <w:rPr>
                <w:noProof/>
                <w:webHidden/>
              </w:rPr>
              <w:tab/>
              <w:delText>3</w:delText>
            </w:r>
          </w:del>
        </w:p>
        <w:p w14:paraId="53837ED6" w14:textId="092ADF19" w:rsidR="00673FD9" w:rsidDel="008C5940" w:rsidRDefault="00673FD9">
          <w:pPr>
            <w:pStyle w:val="TOC2"/>
            <w:tabs>
              <w:tab w:val="left" w:pos="880"/>
              <w:tab w:val="right" w:leader="dot" w:pos="9350"/>
            </w:tabs>
            <w:rPr>
              <w:del w:id="119" w:author="SW 46/2019 - Petrović Milica" w:date="2023-08-17T21:27:00Z"/>
              <w:rFonts w:eastAsiaTheme="minorEastAsia"/>
              <w:noProof/>
            </w:rPr>
          </w:pPr>
          <w:del w:id="120" w:author="SW 46/2019 - Petrović Milica" w:date="2023-08-17T21:27:00Z">
            <w:r w:rsidRPr="008C5940" w:rsidDel="008C5940">
              <w:rPr>
                <w:noProof/>
                <w:lang w:val="sr-Cyrl-RS"/>
                <w:rPrChange w:id="121" w:author="SW 46/2019 - Petrović Milica" w:date="2023-08-17T21:27:00Z">
                  <w:rPr>
                    <w:rStyle w:val="Hyperlink"/>
                    <w:noProof/>
                    <w:lang w:val="sr-Cyrl-RS"/>
                  </w:rPr>
                </w:rPrChange>
              </w:rPr>
              <w:delText>2.3</w:delText>
            </w:r>
            <w:r w:rsidDel="008C5940">
              <w:rPr>
                <w:rFonts w:eastAsiaTheme="minorEastAsia"/>
                <w:noProof/>
              </w:rPr>
              <w:tab/>
            </w:r>
            <w:r w:rsidRPr="008C5940" w:rsidDel="008C5940">
              <w:rPr>
                <w:noProof/>
                <w:lang w:val="sr-Cyrl-RS"/>
                <w:rPrChange w:id="122" w:author="SW 46/2019 - Petrović Milica" w:date="2023-08-17T21:27:00Z">
                  <w:rPr>
                    <w:rStyle w:val="Hyperlink"/>
                    <w:noProof/>
                    <w:lang w:val="sr-Cyrl-RS"/>
                  </w:rPr>
                </w:rPrChange>
              </w:rPr>
              <w:delText>Wysa</w:delText>
            </w:r>
            <w:r w:rsidDel="008C5940">
              <w:rPr>
                <w:noProof/>
                <w:webHidden/>
              </w:rPr>
              <w:tab/>
              <w:delText>5</w:delText>
            </w:r>
          </w:del>
        </w:p>
        <w:p w14:paraId="76A5AFEE" w14:textId="3DA7CD1E" w:rsidR="00673FD9" w:rsidDel="008C5940" w:rsidRDefault="00673FD9">
          <w:pPr>
            <w:pStyle w:val="TOC2"/>
            <w:tabs>
              <w:tab w:val="left" w:pos="880"/>
              <w:tab w:val="right" w:leader="dot" w:pos="9350"/>
            </w:tabs>
            <w:rPr>
              <w:del w:id="123" w:author="SW 46/2019 - Petrović Milica" w:date="2023-08-17T21:27:00Z"/>
              <w:rFonts w:eastAsiaTheme="minorEastAsia"/>
              <w:noProof/>
            </w:rPr>
          </w:pPr>
          <w:del w:id="124" w:author="SW 46/2019 - Petrović Milica" w:date="2023-08-17T21:27:00Z">
            <w:r w:rsidRPr="008C5940" w:rsidDel="008C5940">
              <w:rPr>
                <w:noProof/>
                <w:lang w:val="sr-Cyrl-RS"/>
                <w:rPrChange w:id="125" w:author="SW 46/2019 - Petrović Milica" w:date="2023-08-17T21:27:00Z">
                  <w:rPr>
                    <w:rStyle w:val="Hyperlink"/>
                    <w:noProof/>
                    <w:lang w:val="sr-Cyrl-RS"/>
                  </w:rPr>
                </w:rPrChange>
              </w:rPr>
              <w:delText>2.4</w:delText>
            </w:r>
            <w:r w:rsidDel="008C5940">
              <w:rPr>
                <w:rFonts w:eastAsiaTheme="minorEastAsia"/>
                <w:noProof/>
              </w:rPr>
              <w:tab/>
            </w:r>
            <w:r w:rsidRPr="008C5940" w:rsidDel="008C5940">
              <w:rPr>
                <w:noProof/>
                <w:lang w:val="sr-Cyrl-RS"/>
                <w:rPrChange w:id="126" w:author="SW 46/2019 - Petrović Milica" w:date="2023-08-17T21:27:00Z">
                  <w:rPr>
                    <w:rStyle w:val="Hyperlink"/>
                    <w:noProof/>
                    <w:lang w:val="sr-Cyrl-RS"/>
                  </w:rPr>
                </w:rPrChange>
              </w:rPr>
              <w:delText>Научна област</w:delText>
            </w:r>
            <w:r w:rsidDel="008C5940">
              <w:rPr>
                <w:noProof/>
                <w:webHidden/>
              </w:rPr>
              <w:tab/>
              <w:delText>6</w:delText>
            </w:r>
          </w:del>
        </w:p>
        <w:p w14:paraId="4D5B35A5" w14:textId="4ED0D17B" w:rsidR="00673FD9" w:rsidDel="008C5940" w:rsidRDefault="00673FD9">
          <w:pPr>
            <w:pStyle w:val="TOC2"/>
            <w:tabs>
              <w:tab w:val="left" w:pos="880"/>
              <w:tab w:val="right" w:leader="dot" w:pos="9350"/>
            </w:tabs>
            <w:rPr>
              <w:del w:id="127" w:author="SW 46/2019 - Petrović Milica" w:date="2023-08-17T21:27:00Z"/>
              <w:rFonts w:eastAsiaTheme="minorEastAsia"/>
              <w:noProof/>
            </w:rPr>
          </w:pPr>
          <w:del w:id="128" w:author="SW 46/2019 - Petrović Milica" w:date="2023-08-17T21:27:00Z">
            <w:r w:rsidRPr="008C5940" w:rsidDel="008C5940">
              <w:rPr>
                <w:noProof/>
                <w:lang w:val="sr-Cyrl-RS"/>
                <w:rPrChange w:id="129" w:author="SW 46/2019 - Petrović Milica" w:date="2023-08-17T21:27:00Z">
                  <w:rPr>
                    <w:rStyle w:val="Hyperlink"/>
                    <w:noProof/>
                    <w:lang w:val="sr-Cyrl-RS"/>
                  </w:rPr>
                </w:rPrChange>
              </w:rPr>
              <w:delText>2.5</w:delText>
            </w:r>
            <w:r w:rsidDel="008C5940">
              <w:rPr>
                <w:rFonts w:eastAsiaTheme="minorEastAsia"/>
                <w:noProof/>
              </w:rPr>
              <w:tab/>
            </w:r>
            <w:r w:rsidRPr="008C5940" w:rsidDel="008C5940">
              <w:rPr>
                <w:noProof/>
                <w:lang w:val="sr-Cyrl-RS"/>
                <w:rPrChange w:id="130" w:author="SW 46/2019 - Petrović Milica" w:date="2023-08-17T21:27:00Z">
                  <w:rPr>
                    <w:rStyle w:val="Hyperlink"/>
                    <w:noProof/>
                    <w:lang w:val="sr-Cyrl-RS"/>
                  </w:rPr>
                </w:rPrChange>
              </w:rPr>
              <w:delText>Пресек стања</w:delText>
            </w:r>
            <w:r w:rsidDel="008C5940">
              <w:rPr>
                <w:noProof/>
                <w:webHidden/>
              </w:rPr>
              <w:tab/>
              <w:delText>6</w:delText>
            </w:r>
          </w:del>
        </w:p>
        <w:p w14:paraId="3F25E245" w14:textId="4AA2B63E" w:rsidR="00673FD9" w:rsidDel="008C5940" w:rsidRDefault="00673FD9">
          <w:pPr>
            <w:pStyle w:val="TOC1"/>
            <w:tabs>
              <w:tab w:val="left" w:pos="440"/>
              <w:tab w:val="right" w:leader="dot" w:pos="9350"/>
            </w:tabs>
            <w:rPr>
              <w:del w:id="131" w:author="SW 46/2019 - Petrović Milica" w:date="2023-08-17T21:27:00Z"/>
              <w:rFonts w:eastAsiaTheme="minorEastAsia"/>
              <w:noProof/>
            </w:rPr>
          </w:pPr>
          <w:del w:id="132" w:author="SW 46/2019 - Petrović Milica" w:date="2023-08-17T21:27:00Z">
            <w:r w:rsidRPr="008C5940" w:rsidDel="008C5940">
              <w:rPr>
                <w:noProof/>
                <w:lang w:val="sr-Cyrl-RS"/>
                <w:rPrChange w:id="133" w:author="SW 46/2019 - Petrović Milica" w:date="2023-08-17T21:27:00Z">
                  <w:rPr>
                    <w:rStyle w:val="Hyperlink"/>
                    <w:noProof/>
                    <w:lang w:val="sr-Cyrl-RS"/>
                  </w:rPr>
                </w:rPrChange>
              </w:rPr>
              <w:delText>2.</w:delText>
            </w:r>
            <w:r w:rsidDel="008C5940">
              <w:rPr>
                <w:rFonts w:eastAsiaTheme="minorEastAsia"/>
                <w:noProof/>
              </w:rPr>
              <w:tab/>
            </w:r>
            <w:r w:rsidRPr="008C5940" w:rsidDel="008C5940">
              <w:rPr>
                <w:noProof/>
                <w:lang w:val="sr-Cyrl-RS"/>
                <w:rPrChange w:id="134" w:author="SW 46/2019 - Petrović Milica" w:date="2023-08-17T21:27:00Z">
                  <w:rPr>
                    <w:rStyle w:val="Hyperlink"/>
                    <w:noProof/>
                    <w:lang w:val="sr-Cyrl-RS"/>
                  </w:rPr>
                </w:rPrChange>
              </w:rPr>
              <w:delText>Коришћене технике и технологије</w:delText>
            </w:r>
            <w:r w:rsidDel="008C5940">
              <w:rPr>
                <w:noProof/>
                <w:webHidden/>
              </w:rPr>
              <w:tab/>
              <w:delText>7</w:delText>
            </w:r>
          </w:del>
        </w:p>
        <w:p w14:paraId="2B66370D" w14:textId="5E3BD2A7" w:rsidR="00673FD9" w:rsidDel="008C5940" w:rsidRDefault="00673FD9">
          <w:pPr>
            <w:pStyle w:val="TOC2"/>
            <w:tabs>
              <w:tab w:val="left" w:pos="880"/>
              <w:tab w:val="right" w:leader="dot" w:pos="9350"/>
            </w:tabs>
            <w:rPr>
              <w:del w:id="135" w:author="SW 46/2019 - Petrović Milica" w:date="2023-08-17T21:27:00Z"/>
              <w:rFonts w:eastAsiaTheme="minorEastAsia"/>
              <w:noProof/>
            </w:rPr>
          </w:pPr>
          <w:del w:id="136" w:author="SW 46/2019 - Petrović Milica" w:date="2023-08-17T21:27:00Z">
            <w:r w:rsidRPr="008C5940" w:rsidDel="008C5940">
              <w:rPr>
                <w:noProof/>
                <w:lang w:val="sr-Cyrl-RS"/>
                <w:rPrChange w:id="137" w:author="SW 46/2019 - Petrović Milica" w:date="2023-08-17T21:27:00Z">
                  <w:rPr>
                    <w:rStyle w:val="Hyperlink"/>
                    <w:noProof/>
                    <w:lang w:val="sr-Cyrl-RS"/>
                  </w:rPr>
                </w:rPrChange>
              </w:rPr>
              <w:delText>3.1</w:delText>
            </w:r>
            <w:r w:rsidDel="008C5940">
              <w:rPr>
                <w:rFonts w:eastAsiaTheme="minorEastAsia"/>
                <w:noProof/>
              </w:rPr>
              <w:tab/>
            </w:r>
            <w:r w:rsidRPr="008C5940" w:rsidDel="008C5940">
              <w:rPr>
                <w:noProof/>
                <w:lang w:val="sr-Cyrl-RS"/>
                <w:rPrChange w:id="138" w:author="SW 46/2019 - Petrović Milica" w:date="2023-08-17T21:27:00Z">
                  <w:rPr>
                    <w:rStyle w:val="Hyperlink"/>
                    <w:noProof/>
                    <w:lang w:val="sr-Cyrl-RS"/>
                  </w:rPr>
                </w:rPrChange>
              </w:rPr>
              <w:delText>Angular</w:delText>
            </w:r>
            <w:r w:rsidDel="008C5940">
              <w:rPr>
                <w:noProof/>
                <w:webHidden/>
              </w:rPr>
              <w:tab/>
              <w:delText>7</w:delText>
            </w:r>
          </w:del>
        </w:p>
        <w:p w14:paraId="0B5ABA3A" w14:textId="75A502E1" w:rsidR="00673FD9" w:rsidDel="008C5940" w:rsidRDefault="00673FD9">
          <w:pPr>
            <w:pStyle w:val="TOC2"/>
            <w:tabs>
              <w:tab w:val="left" w:pos="880"/>
              <w:tab w:val="right" w:leader="dot" w:pos="9350"/>
            </w:tabs>
            <w:rPr>
              <w:del w:id="139" w:author="SW 46/2019 - Petrović Milica" w:date="2023-08-17T21:27:00Z"/>
              <w:rFonts w:eastAsiaTheme="minorEastAsia"/>
              <w:noProof/>
            </w:rPr>
          </w:pPr>
          <w:del w:id="140" w:author="SW 46/2019 - Petrović Milica" w:date="2023-08-17T21:27:00Z">
            <w:r w:rsidRPr="008C5940" w:rsidDel="008C5940">
              <w:rPr>
                <w:noProof/>
                <w:lang w:val="sr-Cyrl-RS"/>
                <w:rPrChange w:id="141" w:author="SW 46/2019 - Petrović Milica" w:date="2023-08-17T21:27:00Z">
                  <w:rPr>
                    <w:rStyle w:val="Hyperlink"/>
                    <w:noProof/>
                    <w:lang w:val="sr-Cyrl-RS"/>
                  </w:rPr>
                </w:rPrChange>
              </w:rPr>
              <w:delText>3.2</w:delText>
            </w:r>
            <w:r w:rsidDel="008C5940">
              <w:rPr>
                <w:rFonts w:eastAsiaTheme="minorEastAsia"/>
                <w:noProof/>
              </w:rPr>
              <w:tab/>
            </w:r>
            <w:r w:rsidRPr="008C5940" w:rsidDel="008C5940">
              <w:rPr>
                <w:noProof/>
                <w:lang w:val="sr-Cyrl-RS"/>
                <w:rPrChange w:id="142" w:author="SW 46/2019 - Petrović Milica" w:date="2023-08-17T21:27:00Z">
                  <w:rPr>
                    <w:rStyle w:val="Hyperlink"/>
                    <w:noProof/>
                    <w:lang w:val="sr-Cyrl-RS"/>
                  </w:rPr>
                </w:rPrChange>
              </w:rPr>
              <w:delText>REST</w:delText>
            </w:r>
            <w:r w:rsidDel="008C5940">
              <w:rPr>
                <w:noProof/>
                <w:webHidden/>
              </w:rPr>
              <w:tab/>
              <w:delText>8</w:delText>
            </w:r>
          </w:del>
        </w:p>
        <w:p w14:paraId="32A70801" w14:textId="070FD141" w:rsidR="00673FD9" w:rsidDel="008C5940" w:rsidRDefault="00673FD9">
          <w:pPr>
            <w:pStyle w:val="TOC2"/>
            <w:tabs>
              <w:tab w:val="left" w:pos="880"/>
              <w:tab w:val="right" w:leader="dot" w:pos="9350"/>
            </w:tabs>
            <w:rPr>
              <w:del w:id="143" w:author="SW 46/2019 - Petrović Milica" w:date="2023-08-17T21:27:00Z"/>
              <w:rFonts w:eastAsiaTheme="minorEastAsia"/>
              <w:noProof/>
            </w:rPr>
          </w:pPr>
          <w:del w:id="144" w:author="SW 46/2019 - Petrović Milica" w:date="2023-08-17T21:27:00Z">
            <w:r w:rsidRPr="008C5940" w:rsidDel="008C5940">
              <w:rPr>
                <w:noProof/>
                <w:lang w:val="sr-Cyrl-RS"/>
                <w:rPrChange w:id="145" w:author="SW 46/2019 - Petrović Milica" w:date="2023-08-17T21:27:00Z">
                  <w:rPr>
                    <w:rStyle w:val="Hyperlink"/>
                    <w:noProof/>
                    <w:lang w:val="sr-Cyrl-RS"/>
                  </w:rPr>
                </w:rPrChange>
              </w:rPr>
              <w:delText>3.3</w:delText>
            </w:r>
            <w:r w:rsidDel="008C5940">
              <w:rPr>
                <w:rFonts w:eastAsiaTheme="minorEastAsia"/>
                <w:noProof/>
              </w:rPr>
              <w:tab/>
            </w:r>
            <w:r w:rsidRPr="008C5940" w:rsidDel="008C5940">
              <w:rPr>
                <w:noProof/>
                <w:lang w:val="sr-Cyrl-RS"/>
                <w:rPrChange w:id="146" w:author="SW 46/2019 - Petrović Milica" w:date="2023-08-17T21:27:00Z">
                  <w:rPr>
                    <w:rStyle w:val="Hyperlink"/>
                    <w:noProof/>
                    <w:lang w:val="sr-Cyrl-RS"/>
                  </w:rPr>
                </w:rPrChange>
              </w:rPr>
              <w:delText>Spring</w:delText>
            </w:r>
            <w:r w:rsidDel="008C5940">
              <w:rPr>
                <w:noProof/>
                <w:webHidden/>
              </w:rPr>
              <w:tab/>
              <w:delText>8</w:delText>
            </w:r>
          </w:del>
        </w:p>
        <w:p w14:paraId="4CEAEC66" w14:textId="3DFD0E17" w:rsidR="00673FD9" w:rsidDel="008C5940" w:rsidRDefault="00673FD9">
          <w:pPr>
            <w:pStyle w:val="TOC2"/>
            <w:tabs>
              <w:tab w:val="left" w:pos="880"/>
              <w:tab w:val="right" w:leader="dot" w:pos="9350"/>
            </w:tabs>
            <w:rPr>
              <w:del w:id="147" w:author="SW 46/2019 - Petrović Milica" w:date="2023-08-17T21:27:00Z"/>
              <w:rFonts w:eastAsiaTheme="minorEastAsia"/>
              <w:noProof/>
            </w:rPr>
          </w:pPr>
          <w:del w:id="148" w:author="SW 46/2019 - Petrović Milica" w:date="2023-08-17T21:27:00Z">
            <w:r w:rsidRPr="008C5940" w:rsidDel="008C5940">
              <w:rPr>
                <w:noProof/>
                <w:lang w:val="sr-Cyrl-RS"/>
                <w:rPrChange w:id="149" w:author="SW 46/2019 - Petrović Milica" w:date="2023-08-17T21:27:00Z">
                  <w:rPr>
                    <w:rStyle w:val="Hyperlink"/>
                    <w:noProof/>
                    <w:lang w:val="sr-Cyrl-RS"/>
                  </w:rPr>
                </w:rPrChange>
              </w:rPr>
              <w:delText>3.4</w:delText>
            </w:r>
            <w:r w:rsidDel="008C5940">
              <w:rPr>
                <w:rFonts w:eastAsiaTheme="minorEastAsia"/>
                <w:noProof/>
              </w:rPr>
              <w:tab/>
            </w:r>
            <w:r w:rsidRPr="008C5940" w:rsidDel="008C5940">
              <w:rPr>
                <w:noProof/>
                <w:lang w:val="sr-Cyrl-RS"/>
                <w:rPrChange w:id="150" w:author="SW 46/2019 - Petrović Milica" w:date="2023-08-17T21:27:00Z">
                  <w:rPr>
                    <w:rStyle w:val="Hyperlink"/>
                    <w:noProof/>
                    <w:lang w:val="sr-Cyrl-RS"/>
                  </w:rPr>
                </w:rPrChange>
              </w:rPr>
              <w:delText>Знање</w:delText>
            </w:r>
            <w:r w:rsidDel="008C5940">
              <w:rPr>
                <w:noProof/>
                <w:webHidden/>
              </w:rPr>
              <w:tab/>
              <w:delText>10</w:delText>
            </w:r>
          </w:del>
        </w:p>
        <w:p w14:paraId="6B7BDD51" w14:textId="24DFC4C6" w:rsidR="00673FD9" w:rsidDel="008C5940" w:rsidRDefault="00673FD9">
          <w:pPr>
            <w:pStyle w:val="TOC3"/>
            <w:tabs>
              <w:tab w:val="left" w:pos="1320"/>
              <w:tab w:val="right" w:leader="dot" w:pos="9350"/>
            </w:tabs>
            <w:rPr>
              <w:del w:id="151" w:author="SW 46/2019 - Petrović Milica" w:date="2023-08-17T21:27:00Z"/>
              <w:rFonts w:cstheme="minorBidi"/>
              <w:noProof/>
            </w:rPr>
          </w:pPr>
          <w:del w:id="152" w:author="SW 46/2019 - Petrović Milica" w:date="2023-08-17T21:27:00Z">
            <w:r w:rsidRPr="008C5940" w:rsidDel="008C5940">
              <w:rPr>
                <w:noProof/>
                <w:lang w:val="sr-Cyrl-RS"/>
                <w:rPrChange w:id="153" w:author="SW 46/2019 - Petrović Milica" w:date="2023-08-17T21:27:00Z">
                  <w:rPr>
                    <w:rStyle w:val="Hyperlink"/>
                    <w:noProof/>
                    <w:lang w:val="sr-Cyrl-RS"/>
                  </w:rPr>
                </w:rPrChange>
              </w:rPr>
              <w:delText>3.4.1</w:delText>
            </w:r>
            <w:r w:rsidDel="008C5940">
              <w:rPr>
                <w:rFonts w:cstheme="minorBidi"/>
                <w:noProof/>
              </w:rPr>
              <w:tab/>
            </w:r>
            <w:r w:rsidRPr="008C5940" w:rsidDel="008C5940">
              <w:rPr>
                <w:noProof/>
                <w:lang w:val="sr-Cyrl-RS"/>
                <w:rPrChange w:id="154" w:author="SW 46/2019 - Petrović Milica" w:date="2023-08-17T21:27:00Z">
                  <w:rPr>
                    <w:rStyle w:val="Hyperlink"/>
                    <w:noProof/>
                    <w:lang w:val="sr-Cyrl-RS"/>
                  </w:rPr>
                </w:rPrChange>
              </w:rPr>
              <w:delText>Системи базирани на знању</w:delText>
            </w:r>
            <w:r w:rsidDel="008C5940">
              <w:rPr>
                <w:noProof/>
                <w:webHidden/>
              </w:rPr>
              <w:tab/>
              <w:delText>10</w:delText>
            </w:r>
          </w:del>
        </w:p>
        <w:p w14:paraId="09E66B95" w14:textId="4AF48FF2" w:rsidR="00673FD9" w:rsidDel="008C5940" w:rsidRDefault="00673FD9">
          <w:pPr>
            <w:pStyle w:val="TOC3"/>
            <w:tabs>
              <w:tab w:val="left" w:pos="1320"/>
              <w:tab w:val="right" w:leader="dot" w:pos="9350"/>
            </w:tabs>
            <w:rPr>
              <w:del w:id="155" w:author="SW 46/2019 - Petrović Milica" w:date="2023-08-17T21:27:00Z"/>
              <w:rFonts w:cstheme="minorBidi"/>
              <w:noProof/>
            </w:rPr>
          </w:pPr>
          <w:del w:id="156" w:author="SW 46/2019 - Petrović Milica" w:date="2023-08-17T21:27:00Z">
            <w:r w:rsidRPr="008C5940" w:rsidDel="008C5940">
              <w:rPr>
                <w:noProof/>
                <w:lang w:val="sr-Cyrl-RS"/>
                <w:rPrChange w:id="157" w:author="SW 46/2019 - Petrović Milica" w:date="2023-08-17T21:27:00Z">
                  <w:rPr>
                    <w:rStyle w:val="Hyperlink"/>
                    <w:noProof/>
                    <w:lang w:val="sr-Cyrl-RS"/>
                  </w:rPr>
                </w:rPrChange>
              </w:rPr>
              <w:delText>3.4.2</w:delText>
            </w:r>
            <w:r w:rsidDel="008C5940">
              <w:rPr>
                <w:rFonts w:cstheme="minorBidi"/>
                <w:noProof/>
              </w:rPr>
              <w:tab/>
            </w:r>
            <w:r w:rsidRPr="008C5940" w:rsidDel="008C5940">
              <w:rPr>
                <w:noProof/>
                <w:lang w:val="sr-Cyrl-RS"/>
                <w:rPrChange w:id="158" w:author="SW 46/2019 - Petrović Milica" w:date="2023-08-17T21:27:00Z">
                  <w:rPr>
                    <w:rStyle w:val="Hyperlink"/>
                    <w:noProof/>
                    <w:lang w:val="sr-Cyrl-RS"/>
                  </w:rPr>
                </w:rPrChange>
              </w:rPr>
              <w:delText>Експертски системи базирани на правилима</w:delText>
            </w:r>
            <w:r w:rsidDel="008C5940">
              <w:rPr>
                <w:noProof/>
                <w:webHidden/>
              </w:rPr>
              <w:tab/>
              <w:delText>11</w:delText>
            </w:r>
          </w:del>
        </w:p>
        <w:p w14:paraId="67B9F00B" w14:textId="1F9A1235" w:rsidR="00673FD9" w:rsidDel="008C5940" w:rsidRDefault="00673FD9">
          <w:pPr>
            <w:pStyle w:val="TOC3"/>
            <w:tabs>
              <w:tab w:val="left" w:pos="1320"/>
              <w:tab w:val="right" w:leader="dot" w:pos="9350"/>
            </w:tabs>
            <w:rPr>
              <w:del w:id="159" w:author="SW 46/2019 - Petrović Milica" w:date="2023-08-17T21:27:00Z"/>
              <w:rFonts w:cstheme="minorBidi"/>
              <w:noProof/>
            </w:rPr>
          </w:pPr>
          <w:del w:id="160" w:author="SW 46/2019 - Petrović Milica" w:date="2023-08-17T21:27:00Z">
            <w:r w:rsidRPr="008C5940" w:rsidDel="008C5940">
              <w:rPr>
                <w:noProof/>
                <w:lang w:val="sr-Cyrl-RS"/>
                <w:rPrChange w:id="161" w:author="SW 46/2019 - Petrović Milica" w:date="2023-08-17T21:27:00Z">
                  <w:rPr>
                    <w:rStyle w:val="Hyperlink"/>
                    <w:noProof/>
                    <w:lang w:val="sr-Cyrl-RS"/>
                  </w:rPr>
                </w:rPrChange>
              </w:rPr>
              <w:delText>3.4.3</w:delText>
            </w:r>
            <w:r w:rsidDel="008C5940">
              <w:rPr>
                <w:rFonts w:cstheme="minorBidi"/>
                <w:noProof/>
              </w:rPr>
              <w:tab/>
            </w:r>
            <w:r w:rsidRPr="008C5940" w:rsidDel="008C5940">
              <w:rPr>
                <w:noProof/>
                <w:lang w:val="sr-Cyrl-RS"/>
                <w:rPrChange w:id="162" w:author="SW 46/2019 - Petrović Milica" w:date="2023-08-17T21:27:00Z">
                  <w:rPr>
                    <w:rStyle w:val="Hyperlink"/>
                    <w:noProof/>
                    <w:lang w:val="sr-Cyrl-RS"/>
                  </w:rPr>
                </w:rPrChange>
              </w:rPr>
              <w:delText>Разрешавање конфликата</w:delText>
            </w:r>
            <w:r w:rsidDel="008C5940">
              <w:rPr>
                <w:noProof/>
                <w:webHidden/>
              </w:rPr>
              <w:tab/>
              <w:delText>12</w:delText>
            </w:r>
          </w:del>
        </w:p>
        <w:p w14:paraId="633AC9AF" w14:textId="19158E2D" w:rsidR="00673FD9" w:rsidDel="008C5940" w:rsidRDefault="00673FD9">
          <w:pPr>
            <w:pStyle w:val="TOC3"/>
            <w:tabs>
              <w:tab w:val="left" w:pos="1320"/>
              <w:tab w:val="right" w:leader="dot" w:pos="9350"/>
            </w:tabs>
            <w:rPr>
              <w:del w:id="163" w:author="SW 46/2019 - Petrović Milica" w:date="2023-08-17T21:27:00Z"/>
              <w:rFonts w:cstheme="minorBidi"/>
              <w:noProof/>
            </w:rPr>
          </w:pPr>
          <w:del w:id="164" w:author="SW 46/2019 - Petrović Milica" w:date="2023-08-17T21:27:00Z">
            <w:r w:rsidRPr="008C5940" w:rsidDel="008C5940">
              <w:rPr>
                <w:noProof/>
                <w:lang w:val="sr-Cyrl-RS"/>
                <w:rPrChange w:id="165" w:author="SW 46/2019 - Petrović Milica" w:date="2023-08-17T21:27:00Z">
                  <w:rPr>
                    <w:rStyle w:val="Hyperlink"/>
                    <w:noProof/>
                    <w:lang w:val="sr-Cyrl-RS"/>
                  </w:rPr>
                </w:rPrChange>
              </w:rPr>
              <w:delText>3.4.4</w:delText>
            </w:r>
            <w:r w:rsidDel="008C5940">
              <w:rPr>
                <w:rFonts w:cstheme="minorBidi"/>
                <w:noProof/>
              </w:rPr>
              <w:tab/>
            </w:r>
            <w:r w:rsidRPr="008C5940" w:rsidDel="008C5940">
              <w:rPr>
                <w:noProof/>
                <w:lang w:val="sr-Cyrl-RS"/>
                <w:rPrChange w:id="166" w:author="SW 46/2019 - Petrović Milica" w:date="2023-08-17T21:27:00Z">
                  <w:rPr>
                    <w:rStyle w:val="Hyperlink"/>
                    <w:noProof/>
                    <w:lang w:val="sr-Cyrl-RS"/>
                  </w:rPr>
                </w:rPrChange>
              </w:rPr>
              <w:delText>RETE алгоритам</w:delText>
            </w:r>
            <w:r w:rsidDel="008C5940">
              <w:rPr>
                <w:noProof/>
                <w:webHidden/>
              </w:rPr>
              <w:tab/>
              <w:delText>12</w:delText>
            </w:r>
          </w:del>
        </w:p>
        <w:p w14:paraId="615829CB" w14:textId="1545DC57" w:rsidR="00673FD9" w:rsidDel="008C5940" w:rsidRDefault="00673FD9">
          <w:pPr>
            <w:pStyle w:val="TOC3"/>
            <w:tabs>
              <w:tab w:val="left" w:pos="1320"/>
              <w:tab w:val="right" w:leader="dot" w:pos="9350"/>
            </w:tabs>
            <w:rPr>
              <w:del w:id="167" w:author="SW 46/2019 - Petrović Milica" w:date="2023-08-17T21:27:00Z"/>
              <w:rFonts w:cstheme="minorBidi"/>
              <w:noProof/>
            </w:rPr>
          </w:pPr>
          <w:del w:id="168" w:author="SW 46/2019 - Petrović Milica" w:date="2023-08-17T21:27:00Z">
            <w:r w:rsidRPr="008C5940" w:rsidDel="008C5940">
              <w:rPr>
                <w:noProof/>
                <w:lang w:val="sr-Cyrl-RS"/>
                <w:rPrChange w:id="169" w:author="SW 46/2019 - Petrović Milica" w:date="2023-08-17T21:27:00Z">
                  <w:rPr>
                    <w:rStyle w:val="Hyperlink"/>
                    <w:noProof/>
                    <w:lang w:val="sr-Cyrl-RS"/>
                  </w:rPr>
                </w:rPrChange>
              </w:rPr>
              <w:delText>3.4.5</w:delText>
            </w:r>
            <w:r w:rsidDel="008C5940">
              <w:rPr>
                <w:rFonts w:cstheme="minorBidi"/>
                <w:noProof/>
              </w:rPr>
              <w:tab/>
            </w:r>
            <w:r w:rsidRPr="008C5940" w:rsidDel="008C5940">
              <w:rPr>
                <w:noProof/>
                <w:lang w:val="sr-Cyrl-RS"/>
                <w:rPrChange w:id="170" w:author="SW 46/2019 - Petrović Milica" w:date="2023-08-17T21:27:00Z">
                  <w:rPr>
                    <w:rStyle w:val="Hyperlink"/>
                    <w:noProof/>
                    <w:lang w:val="sr-Cyrl-RS"/>
                  </w:rPr>
                </w:rPrChange>
              </w:rPr>
              <w:delText>Уланчавање</w:delText>
            </w:r>
            <w:r w:rsidDel="008C5940">
              <w:rPr>
                <w:noProof/>
                <w:webHidden/>
              </w:rPr>
              <w:tab/>
              <w:delText>12</w:delText>
            </w:r>
          </w:del>
        </w:p>
        <w:p w14:paraId="0E484E2E" w14:textId="15CC4AD1" w:rsidR="00673FD9" w:rsidDel="008C5940" w:rsidRDefault="00673FD9">
          <w:pPr>
            <w:pStyle w:val="TOC2"/>
            <w:tabs>
              <w:tab w:val="left" w:pos="880"/>
              <w:tab w:val="right" w:leader="dot" w:pos="9350"/>
            </w:tabs>
            <w:rPr>
              <w:del w:id="171" w:author="SW 46/2019 - Petrović Milica" w:date="2023-08-17T21:27:00Z"/>
              <w:rFonts w:eastAsiaTheme="minorEastAsia"/>
              <w:noProof/>
            </w:rPr>
          </w:pPr>
          <w:del w:id="172" w:author="SW 46/2019 - Petrović Milica" w:date="2023-08-17T21:27:00Z">
            <w:r w:rsidRPr="008C5940" w:rsidDel="008C5940">
              <w:rPr>
                <w:noProof/>
                <w:lang w:val="sr-Cyrl-RS"/>
                <w:rPrChange w:id="173" w:author="SW 46/2019 - Petrović Milica" w:date="2023-08-17T21:27:00Z">
                  <w:rPr>
                    <w:rStyle w:val="Hyperlink"/>
                    <w:noProof/>
                    <w:lang w:val="sr-Cyrl-RS"/>
                  </w:rPr>
                </w:rPrChange>
              </w:rPr>
              <w:delText>3.5</w:delText>
            </w:r>
            <w:r w:rsidDel="008C5940">
              <w:rPr>
                <w:rFonts w:eastAsiaTheme="minorEastAsia"/>
                <w:noProof/>
              </w:rPr>
              <w:tab/>
            </w:r>
            <w:r w:rsidRPr="008C5940" w:rsidDel="008C5940">
              <w:rPr>
                <w:noProof/>
                <w:lang w:val="sr-Cyrl-RS"/>
                <w:rPrChange w:id="174" w:author="SW 46/2019 - Petrović Milica" w:date="2023-08-17T21:27:00Z">
                  <w:rPr>
                    <w:rStyle w:val="Hyperlink"/>
                    <w:noProof/>
                    <w:lang w:val="sr-Cyrl-RS"/>
                  </w:rPr>
                </w:rPrChange>
              </w:rPr>
              <w:delText>Drools</w:delText>
            </w:r>
            <w:r w:rsidDel="008C5940">
              <w:rPr>
                <w:noProof/>
                <w:webHidden/>
              </w:rPr>
              <w:tab/>
              <w:delText>13</w:delText>
            </w:r>
          </w:del>
        </w:p>
        <w:p w14:paraId="06EBF0BD" w14:textId="4BD3306D" w:rsidR="00673FD9" w:rsidDel="008C5940" w:rsidRDefault="00673FD9">
          <w:pPr>
            <w:pStyle w:val="TOC3"/>
            <w:tabs>
              <w:tab w:val="left" w:pos="1320"/>
              <w:tab w:val="right" w:leader="dot" w:pos="9350"/>
            </w:tabs>
            <w:rPr>
              <w:del w:id="175" w:author="SW 46/2019 - Petrović Milica" w:date="2023-08-17T21:27:00Z"/>
              <w:rFonts w:cstheme="minorBidi"/>
              <w:noProof/>
            </w:rPr>
          </w:pPr>
          <w:del w:id="176" w:author="SW 46/2019 - Petrović Milica" w:date="2023-08-17T21:27:00Z">
            <w:r w:rsidRPr="008C5940" w:rsidDel="008C5940">
              <w:rPr>
                <w:noProof/>
                <w:lang w:val="sr-Cyrl-RS"/>
                <w:rPrChange w:id="177" w:author="SW 46/2019 - Petrović Milica" w:date="2023-08-17T21:27:00Z">
                  <w:rPr>
                    <w:rStyle w:val="Hyperlink"/>
                    <w:noProof/>
                    <w:lang w:val="sr-Cyrl-RS"/>
                  </w:rPr>
                </w:rPrChange>
              </w:rPr>
              <w:delText>3.5.1</w:delText>
            </w:r>
            <w:r w:rsidDel="008C5940">
              <w:rPr>
                <w:rFonts w:cstheme="minorBidi"/>
                <w:noProof/>
              </w:rPr>
              <w:tab/>
            </w:r>
            <w:r w:rsidRPr="008C5940" w:rsidDel="008C5940">
              <w:rPr>
                <w:noProof/>
                <w:lang w:val="sr-Cyrl-RS"/>
                <w:rPrChange w:id="178" w:author="SW 46/2019 - Petrović Milica" w:date="2023-08-17T21:27:00Z">
                  <w:rPr>
                    <w:rStyle w:val="Hyperlink"/>
                    <w:noProof/>
                    <w:lang w:val="sr-Cyrl-RS"/>
                  </w:rPr>
                </w:rPrChange>
              </w:rPr>
              <w:delText>Drools правила</w:delText>
            </w:r>
            <w:r w:rsidDel="008C5940">
              <w:rPr>
                <w:noProof/>
                <w:webHidden/>
              </w:rPr>
              <w:tab/>
              <w:delText>13</w:delText>
            </w:r>
          </w:del>
        </w:p>
        <w:p w14:paraId="247F34B7" w14:textId="5D3E5CC3" w:rsidR="00673FD9" w:rsidDel="008C5940" w:rsidRDefault="00673FD9">
          <w:pPr>
            <w:pStyle w:val="TOC3"/>
            <w:tabs>
              <w:tab w:val="left" w:pos="1320"/>
              <w:tab w:val="right" w:leader="dot" w:pos="9350"/>
            </w:tabs>
            <w:rPr>
              <w:del w:id="179" w:author="SW 46/2019 - Petrović Milica" w:date="2023-08-17T21:27:00Z"/>
              <w:rFonts w:cstheme="minorBidi"/>
              <w:noProof/>
            </w:rPr>
          </w:pPr>
          <w:del w:id="180" w:author="SW 46/2019 - Petrović Milica" w:date="2023-08-17T21:27:00Z">
            <w:r w:rsidRPr="008C5940" w:rsidDel="008C5940">
              <w:rPr>
                <w:noProof/>
                <w:lang w:val="sr-Cyrl-RS"/>
                <w:rPrChange w:id="181" w:author="SW 46/2019 - Petrović Milica" w:date="2023-08-17T21:27:00Z">
                  <w:rPr>
                    <w:rStyle w:val="Hyperlink"/>
                    <w:noProof/>
                    <w:lang w:val="sr-Cyrl-RS"/>
                  </w:rPr>
                </w:rPrChange>
              </w:rPr>
              <w:delText>3.5.2</w:delText>
            </w:r>
            <w:r w:rsidDel="008C5940">
              <w:rPr>
                <w:rFonts w:cstheme="minorBidi"/>
                <w:noProof/>
              </w:rPr>
              <w:tab/>
            </w:r>
            <w:r w:rsidRPr="008C5940" w:rsidDel="008C5940">
              <w:rPr>
                <w:noProof/>
                <w:lang w:val="sr-Cyrl-RS"/>
                <w:rPrChange w:id="182" w:author="SW 46/2019 - Petrović Milica" w:date="2023-08-17T21:27:00Z">
                  <w:rPr>
                    <w:rStyle w:val="Hyperlink"/>
                    <w:noProof/>
                    <w:lang w:val="sr-Cyrl-RS"/>
                  </w:rPr>
                </w:rPrChange>
              </w:rPr>
              <w:delText>Drools упит</w:delText>
            </w:r>
            <w:r w:rsidDel="008C5940">
              <w:rPr>
                <w:noProof/>
                <w:webHidden/>
              </w:rPr>
              <w:tab/>
              <w:delText>14</w:delText>
            </w:r>
          </w:del>
        </w:p>
        <w:p w14:paraId="3F1610D8" w14:textId="0509DCE5" w:rsidR="00673FD9" w:rsidDel="008C5940" w:rsidRDefault="00673FD9">
          <w:pPr>
            <w:pStyle w:val="TOC3"/>
            <w:tabs>
              <w:tab w:val="left" w:pos="1320"/>
              <w:tab w:val="right" w:leader="dot" w:pos="9350"/>
            </w:tabs>
            <w:rPr>
              <w:del w:id="183" w:author="SW 46/2019 - Petrović Milica" w:date="2023-08-17T21:27:00Z"/>
              <w:rFonts w:cstheme="minorBidi"/>
              <w:noProof/>
            </w:rPr>
          </w:pPr>
          <w:del w:id="184" w:author="SW 46/2019 - Petrović Milica" w:date="2023-08-17T21:27:00Z">
            <w:r w:rsidRPr="008C5940" w:rsidDel="008C5940">
              <w:rPr>
                <w:noProof/>
                <w:lang w:val="sr-Cyrl-RS"/>
                <w:rPrChange w:id="185" w:author="SW 46/2019 - Petrović Milica" w:date="2023-08-17T21:27:00Z">
                  <w:rPr>
                    <w:rStyle w:val="Hyperlink"/>
                    <w:noProof/>
                    <w:lang w:val="sr-Cyrl-RS"/>
                  </w:rPr>
                </w:rPrChange>
              </w:rPr>
              <w:delText>3.5.3</w:delText>
            </w:r>
            <w:r w:rsidDel="008C5940">
              <w:rPr>
                <w:rFonts w:cstheme="minorBidi"/>
                <w:noProof/>
              </w:rPr>
              <w:tab/>
            </w:r>
            <w:r w:rsidRPr="008C5940" w:rsidDel="008C5940">
              <w:rPr>
                <w:noProof/>
                <w:lang w:val="sr-Cyrl-RS"/>
                <w:rPrChange w:id="186" w:author="SW 46/2019 - Petrović Milica" w:date="2023-08-17T21:27:00Z">
                  <w:rPr>
                    <w:rStyle w:val="Hyperlink"/>
                    <w:noProof/>
                    <w:lang w:val="sr-Cyrl-RS"/>
                  </w:rPr>
                </w:rPrChange>
              </w:rPr>
              <w:delText>Rule template</w:delText>
            </w:r>
            <w:r w:rsidDel="008C5940">
              <w:rPr>
                <w:noProof/>
                <w:webHidden/>
              </w:rPr>
              <w:tab/>
              <w:delText>14</w:delText>
            </w:r>
          </w:del>
        </w:p>
        <w:p w14:paraId="4C91096E" w14:textId="54C5123B" w:rsidR="00673FD9" w:rsidDel="008C5940" w:rsidRDefault="00673FD9">
          <w:pPr>
            <w:pStyle w:val="TOC1"/>
            <w:tabs>
              <w:tab w:val="left" w:pos="440"/>
              <w:tab w:val="right" w:leader="dot" w:pos="9350"/>
            </w:tabs>
            <w:rPr>
              <w:del w:id="187" w:author="SW 46/2019 - Petrović Milica" w:date="2023-08-17T21:27:00Z"/>
              <w:rFonts w:eastAsiaTheme="minorEastAsia"/>
              <w:noProof/>
            </w:rPr>
          </w:pPr>
          <w:del w:id="188" w:author="SW 46/2019 - Petrović Milica" w:date="2023-08-17T21:27:00Z">
            <w:r w:rsidRPr="008C5940" w:rsidDel="008C5940">
              <w:rPr>
                <w:noProof/>
                <w:lang w:val="sr-Cyrl-RS"/>
                <w:rPrChange w:id="189" w:author="SW 46/2019 - Petrović Milica" w:date="2023-08-17T21:27:00Z">
                  <w:rPr>
                    <w:rStyle w:val="Hyperlink"/>
                    <w:noProof/>
                    <w:lang w:val="sr-Cyrl-RS"/>
                  </w:rPr>
                </w:rPrChange>
              </w:rPr>
              <w:delText>4.</w:delText>
            </w:r>
            <w:r w:rsidDel="008C5940">
              <w:rPr>
                <w:rFonts w:eastAsiaTheme="minorEastAsia"/>
                <w:noProof/>
              </w:rPr>
              <w:tab/>
            </w:r>
            <w:r w:rsidRPr="008C5940" w:rsidDel="008C5940">
              <w:rPr>
                <w:noProof/>
                <w:lang w:val="sr-Cyrl-RS"/>
                <w:rPrChange w:id="190" w:author="SW 46/2019 - Petrović Milica" w:date="2023-08-17T21:27:00Z">
                  <w:rPr>
                    <w:rStyle w:val="Hyperlink"/>
                    <w:noProof/>
                    <w:lang w:val="sr-Cyrl-RS"/>
                  </w:rPr>
                </w:rPrChange>
              </w:rPr>
              <w:delText>Спецификација</w:delText>
            </w:r>
            <w:r w:rsidDel="008C5940">
              <w:rPr>
                <w:noProof/>
                <w:webHidden/>
              </w:rPr>
              <w:tab/>
              <w:delText>15</w:delText>
            </w:r>
          </w:del>
        </w:p>
        <w:p w14:paraId="7323AE6E" w14:textId="3FFE6D87" w:rsidR="00673FD9" w:rsidDel="008C5940" w:rsidRDefault="00673FD9">
          <w:pPr>
            <w:pStyle w:val="TOC2"/>
            <w:tabs>
              <w:tab w:val="left" w:pos="880"/>
              <w:tab w:val="right" w:leader="dot" w:pos="9350"/>
            </w:tabs>
            <w:rPr>
              <w:del w:id="191" w:author="SW 46/2019 - Petrović Milica" w:date="2023-08-17T21:27:00Z"/>
              <w:rFonts w:eastAsiaTheme="minorEastAsia"/>
              <w:noProof/>
            </w:rPr>
          </w:pPr>
          <w:del w:id="192" w:author="SW 46/2019 - Petrović Milica" w:date="2023-08-17T21:27:00Z">
            <w:r w:rsidRPr="008C5940" w:rsidDel="008C5940">
              <w:rPr>
                <w:noProof/>
                <w:lang w:val="sr-Cyrl-RS"/>
                <w:rPrChange w:id="193" w:author="SW 46/2019 - Petrović Milica" w:date="2023-08-17T21:27:00Z">
                  <w:rPr>
                    <w:rStyle w:val="Hyperlink"/>
                    <w:noProof/>
                    <w:lang w:val="sr-Cyrl-RS"/>
                  </w:rPr>
                </w:rPrChange>
              </w:rPr>
              <w:delText>4.1</w:delText>
            </w:r>
            <w:r w:rsidDel="008C5940">
              <w:rPr>
                <w:rFonts w:eastAsiaTheme="minorEastAsia"/>
                <w:noProof/>
              </w:rPr>
              <w:tab/>
            </w:r>
            <w:r w:rsidRPr="008C5940" w:rsidDel="008C5940">
              <w:rPr>
                <w:noProof/>
                <w:lang w:val="sr-Cyrl-RS"/>
                <w:rPrChange w:id="194" w:author="SW 46/2019 - Petrović Milica" w:date="2023-08-17T21:27:00Z">
                  <w:rPr>
                    <w:rStyle w:val="Hyperlink"/>
                    <w:noProof/>
                    <w:lang w:val="sr-Cyrl-RS"/>
                  </w:rPr>
                </w:rPrChange>
              </w:rPr>
              <w:delText>Дијаграм случајева коришћења</w:delText>
            </w:r>
            <w:r w:rsidDel="008C5940">
              <w:rPr>
                <w:noProof/>
                <w:webHidden/>
              </w:rPr>
              <w:tab/>
              <w:delText>15</w:delText>
            </w:r>
          </w:del>
        </w:p>
        <w:p w14:paraId="3AE79A43" w14:textId="69923A2E" w:rsidR="00673FD9" w:rsidDel="008C5940" w:rsidRDefault="00673FD9">
          <w:pPr>
            <w:pStyle w:val="TOC2"/>
            <w:tabs>
              <w:tab w:val="left" w:pos="880"/>
              <w:tab w:val="right" w:leader="dot" w:pos="9350"/>
            </w:tabs>
            <w:rPr>
              <w:del w:id="195" w:author="SW 46/2019 - Petrović Milica" w:date="2023-08-17T21:27:00Z"/>
              <w:rFonts w:eastAsiaTheme="minorEastAsia"/>
              <w:noProof/>
            </w:rPr>
          </w:pPr>
          <w:del w:id="196" w:author="SW 46/2019 - Petrović Milica" w:date="2023-08-17T21:27:00Z">
            <w:r w:rsidRPr="008C5940" w:rsidDel="008C5940">
              <w:rPr>
                <w:noProof/>
                <w:lang w:val="sr-Cyrl-RS"/>
                <w:rPrChange w:id="197" w:author="SW 46/2019 - Petrović Milica" w:date="2023-08-17T21:27:00Z">
                  <w:rPr>
                    <w:rStyle w:val="Hyperlink"/>
                    <w:noProof/>
                    <w:lang w:val="sr-Cyrl-RS"/>
                  </w:rPr>
                </w:rPrChange>
              </w:rPr>
              <w:delText>4.2</w:delText>
            </w:r>
            <w:r w:rsidDel="008C5940">
              <w:rPr>
                <w:rFonts w:eastAsiaTheme="minorEastAsia"/>
                <w:noProof/>
              </w:rPr>
              <w:tab/>
            </w:r>
            <w:r w:rsidRPr="008C5940" w:rsidDel="008C5940">
              <w:rPr>
                <w:noProof/>
                <w:lang w:val="sr-Cyrl-RS"/>
                <w:rPrChange w:id="198" w:author="SW 46/2019 - Petrović Milica" w:date="2023-08-17T21:27:00Z">
                  <w:rPr>
                    <w:rStyle w:val="Hyperlink"/>
                    <w:noProof/>
                    <w:lang w:val="sr-Cyrl-RS"/>
                  </w:rPr>
                </w:rPrChange>
              </w:rPr>
              <w:delText>Дијаграм класа</w:delText>
            </w:r>
            <w:r w:rsidDel="008C5940">
              <w:rPr>
                <w:noProof/>
                <w:webHidden/>
              </w:rPr>
              <w:tab/>
              <w:delText>16</w:delText>
            </w:r>
          </w:del>
        </w:p>
        <w:p w14:paraId="6215D02F" w14:textId="08EE55A9" w:rsidR="00673FD9" w:rsidDel="008C5940" w:rsidRDefault="00673FD9">
          <w:pPr>
            <w:pStyle w:val="TOC2"/>
            <w:tabs>
              <w:tab w:val="left" w:pos="880"/>
              <w:tab w:val="right" w:leader="dot" w:pos="9350"/>
            </w:tabs>
            <w:rPr>
              <w:del w:id="199" w:author="SW 46/2019 - Petrović Milica" w:date="2023-08-17T21:27:00Z"/>
              <w:rFonts w:eastAsiaTheme="minorEastAsia"/>
              <w:noProof/>
            </w:rPr>
          </w:pPr>
          <w:del w:id="200" w:author="SW 46/2019 - Petrović Milica" w:date="2023-08-17T21:27:00Z">
            <w:r w:rsidRPr="008C5940" w:rsidDel="008C5940">
              <w:rPr>
                <w:noProof/>
                <w:lang w:val="sr-Cyrl-RS"/>
                <w:rPrChange w:id="201" w:author="SW 46/2019 - Petrović Milica" w:date="2023-08-17T21:27:00Z">
                  <w:rPr>
                    <w:rStyle w:val="Hyperlink"/>
                    <w:noProof/>
                    <w:lang w:val="sr-Cyrl-RS"/>
                  </w:rPr>
                </w:rPrChange>
              </w:rPr>
              <w:delText>4.3</w:delText>
            </w:r>
            <w:r w:rsidDel="008C5940">
              <w:rPr>
                <w:rFonts w:eastAsiaTheme="minorEastAsia"/>
                <w:noProof/>
              </w:rPr>
              <w:tab/>
            </w:r>
            <w:r w:rsidRPr="008C5940" w:rsidDel="008C5940">
              <w:rPr>
                <w:noProof/>
                <w:lang w:val="sr-Cyrl-RS"/>
                <w:rPrChange w:id="202" w:author="SW 46/2019 - Petrović Milica" w:date="2023-08-17T21:27:00Z">
                  <w:rPr>
                    <w:rStyle w:val="Hyperlink"/>
                    <w:noProof/>
                    <w:lang w:val="sr-Cyrl-RS"/>
                  </w:rPr>
                </w:rPrChange>
              </w:rPr>
              <w:delText>Дијаграм секвенци</w:delText>
            </w:r>
            <w:r w:rsidDel="008C5940">
              <w:rPr>
                <w:noProof/>
                <w:webHidden/>
              </w:rPr>
              <w:tab/>
              <w:delText>18</w:delText>
            </w:r>
          </w:del>
        </w:p>
        <w:p w14:paraId="79E07EBA" w14:textId="0B19800B" w:rsidR="00673FD9" w:rsidDel="008C5940" w:rsidRDefault="00673FD9">
          <w:pPr>
            <w:pStyle w:val="TOC1"/>
            <w:tabs>
              <w:tab w:val="left" w:pos="440"/>
              <w:tab w:val="right" w:leader="dot" w:pos="9350"/>
            </w:tabs>
            <w:rPr>
              <w:del w:id="203" w:author="SW 46/2019 - Petrović Milica" w:date="2023-08-17T21:27:00Z"/>
              <w:rFonts w:eastAsiaTheme="minorEastAsia"/>
              <w:noProof/>
            </w:rPr>
          </w:pPr>
          <w:del w:id="204" w:author="SW 46/2019 - Petrović Milica" w:date="2023-08-17T21:27:00Z">
            <w:r w:rsidRPr="008C5940" w:rsidDel="008C5940">
              <w:rPr>
                <w:noProof/>
                <w:lang w:val="sr-Cyrl-RS"/>
                <w:rPrChange w:id="205" w:author="SW 46/2019 - Petrović Milica" w:date="2023-08-17T21:27:00Z">
                  <w:rPr>
                    <w:rStyle w:val="Hyperlink"/>
                    <w:noProof/>
                    <w:lang w:val="sr-Cyrl-RS"/>
                  </w:rPr>
                </w:rPrChange>
              </w:rPr>
              <w:delText>5.</w:delText>
            </w:r>
            <w:r w:rsidDel="008C5940">
              <w:rPr>
                <w:rFonts w:eastAsiaTheme="minorEastAsia"/>
                <w:noProof/>
              </w:rPr>
              <w:tab/>
            </w:r>
            <w:r w:rsidRPr="008C5940" w:rsidDel="008C5940">
              <w:rPr>
                <w:noProof/>
                <w:lang w:val="sr-Cyrl-RS"/>
                <w:rPrChange w:id="206" w:author="SW 46/2019 - Petrović Milica" w:date="2023-08-17T21:27:00Z">
                  <w:rPr>
                    <w:rStyle w:val="Hyperlink"/>
                    <w:noProof/>
                    <w:lang w:val="sr-Cyrl-RS"/>
                  </w:rPr>
                </w:rPrChange>
              </w:rPr>
              <w:delText>Имплементација система</w:delText>
            </w:r>
            <w:r w:rsidDel="008C5940">
              <w:rPr>
                <w:noProof/>
                <w:webHidden/>
              </w:rPr>
              <w:tab/>
              <w:delText>19</w:delText>
            </w:r>
          </w:del>
        </w:p>
        <w:p w14:paraId="346A95BD" w14:textId="1DBC4A23" w:rsidR="00673FD9" w:rsidDel="008C5940" w:rsidRDefault="00673FD9">
          <w:pPr>
            <w:pStyle w:val="TOC2"/>
            <w:tabs>
              <w:tab w:val="left" w:pos="880"/>
              <w:tab w:val="right" w:leader="dot" w:pos="9350"/>
            </w:tabs>
            <w:rPr>
              <w:del w:id="207" w:author="SW 46/2019 - Petrović Milica" w:date="2023-08-17T21:27:00Z"/>
              <w:rFonts w:eastAsiaTheme="minorEastAsia"/>
              <w:noProof/>
            </w:rPr>
          </w:pPr>
          <w:del w:id="208" w:author="SW 46/2019 - Petrović Milica" w:date="2023-08-17T21:27:00Z">
            <w:r w:rsidRPr="008C5940" w:rsidDel="008C5940">
              <w:rPr>
                <w:noProof/>
                <w:lang w:val="sr-Cyrl-RS"/>
                <w:rPrChange w:id="209" w:author="SW 46/2019 - Petrović Milica" w:date="2023-08-17T21:27:00Z">
                  <w:rPr>
                    <w:rStyle w:val="Hyperlink"/>
                    <w:noProof/>
                    <w:lang w:val="sr-Cyrl-RS"/>
                  </w:rPr>
                </w:rPrChange>
              </w:rPr>
              <w:delText>5.1</w:delText>
            </w:r>
            <w:r w:rsidDel="008C5940">
              <w:rPr>
                <w:rFonts w:eastAsiaTheme="minorEastAsia"/>
                <w:noProof/>
              </w:rPr>
              <w:tab/>
            </w:r>
            <w:r w:rsidRPr="008C5940" w:rsidDel="008C5940">
              <w:rPr>
                <w:noProof/>
                <w:lang w:val="sr-Cyrl-RS"/>
                <w:rPrChange w:id="210" w:author="SW 46/2019 - Petrović Milica" w:date="2023-08-17T21:27:00Z">
                  <w:rPr>
                    <w:rStyle w:val="Hyperlink"/>
                    <w:noProof/>
                    <w:lang w:val="sr-Cyrl-RS"/>
                  </w:rPr>
                </w:rPrChange>
              </w:rPr>
              <w:delText>Клијентска апликација</w:delText>
            </w:r>
            <w:r w:rsidDel="008C5940">
              <w:rPr>
                <w:noProof/>
                <w:webHidden/>
              </w:rPr>
              <w:tab/>
              <w:delText>19</w:delText>
            </w:r>
          </w:del>
        </w:p>
        <w:p w14:paraId="77FF4A59" w14:textId="648AAC6B" w:rsidR="00673FD9" w:rsidDel="008C5940" w:rsidRDefault="00673FD9">
          <w:pPr>
            <w:pStyle w:val="TOC3"/>
            <w:tabs>
              <w:tab w:val="left" w:pos="1100"/>
              <w:tab w:val="right" w:leader="dot" w:pos="9350"/>
            </w:tabs>
            <w:rPr>
              <w:del w:id="211" w:author="SW 46/2019 - Petrović Milica" w:date="2023-08-17T21:27:00Z"/>
              <w:rFonts w:cstheme="minorBidi"/>
              <w:noProof/>
            </w:rPr>
          </w:pPr>
          <w:del w:id="212" w:author="SW 46/2019 - Petrović Milica" w:date="2023-08-17T21:27:00Z">
            <w:r w:rsidRPr="008C5940" w:rsidDel="008C5940">
              <w:rPr>
                <w:noProof/>
                <w:lang w:val="sr-Cyrl-RS"/>
                <w:rPrChange w:id="213" w:author="SW 46/2019 - Petrović Milica" w:date="2023-08-17T21:27:00Z">
                  <w:rPr>
                    <w:rStyle w:val="Hyperlink"/>
                    <w:noProof/>
                    <w:lang w:val="sr-Cyrl-RS"/>
                  </w:rPr>
                </w:rPrChange>
              </w:rPr>
              <w:delText>5.2</w:delText>
            </w:r>
            <w:r w:rsidDel="008C5940">
              <w:rPr>
                <w:rFonts w:cstheme="minorBidi"/>
                <w:noProof/>
              </w:rPr>
              <w:tab/>
            </w:r>
            <w:r w:rsidRPr="008C5940" w:rsidDel="008C5940">
              <w:rPr>
                <w:noProof/>
                <w:lang w:val="sr-Cyrl-RS"/>
                <w:rPrChange w:id="214" w:author="SW 46/2019 - Petrović Milica" w:date="2023-08-17T21:27:00Z">
                  <w:rPr>
                    <w:rStyle w:val="Hyperlink"/>
                    <w:noProof/>
                    <w:lang w:val="sr-Cyrl-RS"/>
                  </w:rPr>
                </w:rPrChange>
              </w:rPr>
              <w:delText>Серверска апликација</w:delText>
            </w:r>
            <w:r w:rsidDel="008C5940">
              <w:rPr>
                <w:noProof/>
                <w:webHidden/>
              </w:rPr>
              <w:tab/>
              <w:delText>20</w:delText>
            </w:r>
          </w:del>
        </w:p>
        <w:p w14:paraId="17D43E9B" w14:textId="0E111508" w:rsidR="00673FD9" w:rsidDel="008C5940" w:rsidRDefault="00673FD9">
          <w:pPr>
            <w:pStyle w:val="TOC2"/>
            <w:tabs>
              <w:tab w:val="left" w:pos="880"/>
              <w:tab w:val="right" w:leader="dot" w:pos="9350"/>
            </w:tabs>
            <w:rPr>
              <w:del w:id="215" w:author="SW 46/2019 - Petrović Milica" w:date="2023-08-17T21:27:00Z"/>
              <w:rFonts w:eastAsiaTheme="minorEastAsia"/>
              <w:noProof/>
            </w:rPr>
          </w:pPr>
          <w:del w:id="216" w:author="SW 46/2019 - Petrović Milica" w:date="2023-08-17T21:27:00Z">
            <w:r w:rsidRPr="008C5940" w:rsidDel="008C5940">
              <w:rPr>
                <w:noProof/>
                <w:lang w:val="sr-Cyrl-RS"/>
                <w:rPrChange w:id="217" w:author="SW 46/2019 - Petrović Milica" w:date="2023-08-17T21:27:00Z">
                  <w:rPr>
                    <w:rStyle w:val="Hyperlink"/>
                    <w:noProof/>
                    <w:lang w:val="sr-Cyrl-RS"/>
                  </w:rPr>
                </w:rPrChange>
              </w:rPr>
              <w:delText>5.3</w:delText>
            </w:r>
            <w:r w:rsidDel="008C5940">
              <w:rPr>
                <w:rFonts w:eastAsiaTheme="minorEastAsia"/>
                <w:noProof/>
              </w:rPr>
              <w:tab/>
            </w:r>
            <w:r w:rsidRPr="008C5940" w:rsidDel="008C5940">
              <w:rPr>
                <w:noProof/>
                <w:lang w:val="sr-Cyrl-RS"/>
                <w:rPrChange w:id="218" w:author="SW 46/2019 - Petrović Milica" w:date="2023-08-17T21:27:00Z">
                  <w:rPr>
                    <w:rStyle w:val="Hyperlink"/>
                    <w:noProof/>
                    <w:lang w:val="sr-Cyrl-RS"/>
                  </w:rPr>
                </w:rPrChange>
              </w:rPr>
              <w:delText>Drools апликација</w:delText>
            </w:r>
            <w:r w:rsidDel="008C5940">
              <w:rPr>
                <w:noProof/>
                <w:webHidden/>
              </w:rPr>
              <w:tab/>
              <w:delText>24</w:delText>
            </w:r>
          </w:del>
        </w:p>
        <w:p w14:paraId="447286F7" w14:textId="5A6215B0" w:rsidR="00673FD9" w:rsidDel="008C5940" w:rsidRDefault="00673FD9">
          <w:pPr>
            <w:pStyle w:val="TOC1"/>
            <w:tabs>
              <w:tab w:val="left" w:pos="440"/>
              <w:tab w:val="right" w:leader="dot" w:pos="9350"/>
            </w:tabs>
            <w:rPr>
              <w:del w:id="219" w:author="SW 46/2019 - Petrović Milica" w:date="2023-08-17T21:27:00Z"/>
              <w:rFonts w:eastAsiaTheme="minorEastAsia"/>
              <w:noProof/>
            </w:rPr>
          </w:pPr>
          <w:del w:id="220" w:author="SW 46/2019 - Petrović Milica" w:date="2023-08-17T21:27:00Z">
            <w:r w:rsidRPr="008C5940" w:rsidDel="008C5940">
              <w:rPr>
                <w:noProof/>
                <w:lang w:val="sr-Cyrl-RS"/>
                <w:rPrChange w:id="221" w:author="SW 46/2019 - Petrović Milica" w:date="2023-08-17T21:27:00Z">
                  <w:rPr>
                    <w:rStyle w:val="Hyperlink"/>
                    <w:noProof/>
                    <w:lang w:val="sr-Cyrl-RS"/>
                  </w:rPr>
                </w:rPrChange>
              </w:rPr>
              <w:delText>6.</w:delText>
            </w:r>
            <w:r w:rsidDel="008C5940">
              <w:rPr>
                <w:rFonts w:eastAsiaTheme="minorEastAsia"/>
                <w:noProof/>
              </w:rPr>
              <w:tab/>
            </w:r>
            <w:r w:rsidRPr="008C5940" w:rsidDel="008C5940">
              <w:rPr>
                <w:noProof/>
                <w:lang w:val="sr-Cyrl-RS"/>
                <w:rPrChange w:id="222" w:author="SW 46/2019 - Petrović Milica" w:date="2023-08-17T21:27:00Z">
                  <w:rPr>
                    <w:rStyle w:val="Hyperlink"/>
                    <w:noProof/>
                    <w:lang w:val="sr-Cyrl-RS"/>
                  </w:rPr>
                </w:rPrChange>
              </w:rPr>
              <w:delText>Приказ имплементираног система</w:delText>
            </w:r>
            <w:r w:rsidDel="008C5940">
              <w:rPr>
                <w:noProof/>
                <w:webHidden/>
              </w:rPr>
              <w:tab/>
              <w:delText>31</w:delText>
            </w:r>
          </w:del>
        </w:p>
        <w:p w14:paraId="78B09695" w14:textId="6062B1C5" w:rsidR="00673FD9" w:rsidDel="008C5940" w:rsidRDefault="00673FD9">
          <w:pPr>
            <w:pStyle w:val="TOC1"/>
            <w:tabs>
              <w:tab w:val="left" w:pos="440"/>
              <w:tab w:val="right" w:leader="dot" w:pos="9350"/>
            </w:tabs>
            <w:rPr>
              <w:del w:id="223" w:author="SW 46/2019 - Petrović Milica" w:date="2023-08-17T21:27:00Z"/>
              <w:rFonts w:eastAsiaTheme="minorEastAsia"/>
              <w:noProof/>
            </w:rPr>
          </w:pPr>
          <w:del w:id="224" w:author="SW 46/2019 - Petrović Milica" w:date="2023-08-17T21:27:00Z">
            <w:r w:rsidRPr="008C5940" w:rsidDel="008C5940">
              <w:rPr>
                <w:noProof/>
                <w:lang w:val="sr-Cyrl-RS"/>
                <w:rPrChange w:id="225" w:author="SW 46/2019 - Petrović Milica" w:date="2023-08-17T21:27:00Z">
                  <w:rPr>
                    <w:rStyle w:val="Hyperlink"/>
                    <w:noProof/>
                    <w:lang w:val="sr-Cyrl-RS"/>
                  </w:rPr>
                </w:rPrChange>
              </w:rPr>
              <w:delText>7.</w:delText>
            </w:r>
            <w:r w:rsidDel="008C5940">
              <w:rPr>
                <w:rFonts w:eastAsiaTheme="minorEastAsia"/>
                <w:noProof/>
              </w:rPr>
              <w:tab/>
            </w:r>
            <w:r w:rsidRPr="008C5940" w:rsidDel="008C5940">
              <w:rPr>
                <w:noProof/>
                <w:lang w:val="sr-Cyrl-RS"/>
                <w:rPrChange w:id="226" w:author="SW 46/2019 - Petrović Milica" w:date="2023-08-17T21:27:00Z">
                  <w:rPr>
                    <w:rStyle w:val="Hyperlink"/>
                    <w:noProof/>
                    <w:lang w:val="sr-Cyrl-RS"/>
                  </w:rPr>
                </w:rPrChange>
              </w:rPr>
              <w:delText>Закључак</w:delText>
            </w:r>
            <w:r w:rsidDel="008C5940">
              <w:rPr>
                <w:noProof/>
                <w:webHidden/>
              </w:rPr>
              <w:tab/>
              <w:delText>39</w:delText>
            </w:r>
          </w:del>
        </w:p>
        <w:p w14:paraId="298DBEB4" w14:textId="60134C46" w:rsidR="00673FD9" w:rsidDel="008C5940" w:rsidRDefault="00673FD9">
          <w:pPr>
            <w:pStyle w:val="TOC1"/>
            <w:tabs>
              <w:tab w:val="right" w:leader="dot" w:pos="9350"/>
            </w:tabs>
            <w:rPr>
              <w:del w:id="227" w:author="SW 46/2019 - Petrović Milica" w:date="2023-08-17T21:27:00Z"/>
              <w:rFonts w:eastAsiaTheme="minorEastAsia"/>
              <w:noProof/>
            </w:rPr>
          </w:pPr>
          <w:del w:id="228" w:author="SW 46/2019 - Petrović Milica" w:date="2023-08-17T21:27:00Z">
            <w:r w:rsidRPr="008C5940" w:rsidDel="008C5940">
              <w:rPr>
                <w:noProof/>
                <w:lang w:val="sr-Cyrl-RS"/>
                <w:rPrChange w:id="229" w:author="SW 46/2019 - Petrović Milica" w:date="2023-08-17T21:27:00Z">
                  <w:rPr>
                    <w:rStyle w:val="Hyperlink"/>
                    <w:noProof/>
                    <w:lang w:val="sr-Cyrl-RS"/>
                  </w:rPr>
                </w:rPrChange>
              </w:rPr>
              <w:delText>Литература</w:delText>
            </w:r>
            <w:r w:rsidDel="008C5940">
              <w:rPr>
                <w:noProof/>
                <w:webHidden/>
              </w:rPr>
              <w:tab/>
              <w:delText>41</w:delText>
            </w:r>
          </w:del>
        </w:p>
        <w:p w14:paraId="3DD9BA82" w14:textId="2F0C1AE3" w:rsidR="00673FD9" w:rsidDel="008C5940" w:rsidRDefault="00673FD9">
          <w:pPr>
            <w:pStyle w:val="TOC1"/>
            <w:tabs>
              <w:tab w:val="right" w:leader="dot" w:pos="9350"/>
            </w:tabs>
            <w:rPr>
              <w:del w:id="230" w:author="SW 46/2019 - Petrović Milica" w:date="2023-08-17T21:27:00Z"/>
              <w:rFonts w:eastAsiaTheme="minorEastAsia"/>
              <w:noProof/>
            </w:rPr>
          </w:pPr>
          <w:del w:id="231" w:author="SW 46/2019 - Petrović Milica" w:date="2023-08-17T21:27:00Z">
            <w:r w:rsidRPr="008C5940" w:rsidDel="008C5940">
              <w:rPr>
                <w:noProof/>
                <w:lang w:val="sr-Cyrl-RS"/>
                <w:rPrChange w:id="232" w:author="SW 46/2019 - Petrović Milica" w:date="2023-08-17T21:27:00Z">
                  <w:rPr>
                    <w:rStyle w:val="Hyperlink"/>
                    <w:noProof/>
                    <w:lang w:val="sr-Cyrl-RS"/>
                  </w:rPr>
                </w:rPrChange>
              </w:rPr>
              <w:delText>Биографија</w:delText>
            </w:r>
            <w:r w:rsidDel="008C5940">
              <w:rPr>
                <w:noProof/>
                <w:webHidden/>
              </w:rPr>
              <w:tab/>
              <w:delText>43</w:delText>
            </w:r>
          </w:del>
        </w:p>
        <w:p w14:paraId="64D4F321" w14:textId="77777777" w:rsidR="0009552C" w:rsidRPr="00D97B2C" w:rsidRDefault="009422DD" w:rsidP="0009552C">
          <w:pPr>
            <w:rPr>
              <w:lang w:val="sr-Cyrl-RS"/>
            </w:rPr>
            <w:sectPr w:rsidR="0009552C" w:rsidRPr="00D97B2C">
              <w:footerReference w:type="default" r:id="rId11"/>
              <w:pgSz w:w="12240" w:h="15840"/>
              <w:pgMar w:top="1440" w:right="1440" w:bottom="1440" w:left="1440" w:header="720" w:footer="720" w:gutter="0"/>
              <w:cols w:space="720"/>
              <w:docGrid w:linePitch="360"/>
            </w:sectPr>
          </w:pPr>
          <w:r w:rsidRPr="00D97B2C">
            <w:rPr>
              <w:b/>
              <w:bCs/>
              <w:noProof/>
              <w:lang w:val="sr-Cyrl-RS"/>
            </w:rPr>
            <w:fldChar w:fldCharType="end"/>
          </w:r>
        </w:p>
      </w:sdtContent>
    </w:sdt>
    <w:p w14:paraId="58801406" w14:textId="77777777" w:rsidR="00054198" w:rsidRPr="00D97B2C" w:rsidRDefault="0009552C">
      <w:pPr>
        <w:pStyle w:val="Heading1"/>
        <w:numPr>
          <w:ilvl w:val="0"/>
          <w:numId w:val="31"/>
        </w:numPr>
        <w:rPr>
          <w:lang w:val="sr-Cyrl-RS"/>
        </w:rPr>
        <w:pPrChange w:id="233" w:author="SW 46/2019 - Petrović Milica" w:date="2023-08-14T20:21:00Z">
          <w:pPr>
            <w:pStyle w:val="Heading1"/>
            <w:ind w:left="720"/>
          </w:pPr>
        </w:pPrChange>
      </w:pPr>
      <w:bookmarkStart w:id="234" w:name="_Toc143200053"/>
      <w:commentRangeStart w:id="235"/>
      <w:commentRangeStart w:id="236"/>
      <w:r w:rsidRPr="00D97B2C">
        <w:rPr>
          <w:lang w:val="sr-Cyrl-RS"/>
        </w:rPr>
        <w:lastRenderedPageBreak/>
        <w:t>Увод</w:t>
      </w:r>
      <w:commentRangeEnd w:id="235"/>
      <w:r w:rsidR="00401B6E">
        <w:rPr>
          <w:rStyle w:val="CommentReference"/>
          <w:rFonts w:asciiTheme="minorHAnsi" w:eastAsiaTheme="minorHAnsi" w:hAnsiTheme="minorHAnsi" w:cstheme="minorBidi"/>
          <w:color w:val="auto"/>
        </w:rPr>
        <w:commentReference w:id="235"/>
      </w:r>
      <w:commentRangeEnd w:id="236"/>
      <w:r w:rsidR="003F18BC">
        <w:rPr>
          <w:rStyle w:val="CommentReference"/>
          <w:rFonts w:asciiTheme="minorHAnsi" w:eastAsiaTheme="minorHAnsi" w:hAnsiTheme="minorHAnsi" w:cstheme="minorBidi"/>
          <w:color w:val="auto"/>
        </w:rPr>
        <w:commentReference w:id="236"/>
      </w:r>
      <w:bookmarkEnd w:id="234"/>
    </w:p>
    <w:p w14:paraId="2AD327E8" w14:textId="3E260BF6" w:rsidR="00303AFC" w:rsidRDefault="00616A8E" w:rsidP="00AB45C0">
      <w:pPr>
        <w:pStyle w:val="osnovnitekst"/>
        <w:rPr>
          <w:lang w:val="sr-Cyrl-RS"/>
        </w:rPr>
      </w:pPr>
      <w:commentRangeStart w:id="237"/>
      <w:commentRangeStart w:id="238"/>
      <w:r w:rsidRPr="00D97B2C">
        <w:rPr>
          <w:lang w:val="sr-Cyrl-RS"/>
        </w:rPr>
        <w:t xml:space="preserve">Модеран начин живота намеће </w:t>
      </w:r>
      <w:r w:rsidR="00085C89">
        <w:rPr>
          <w:lang w:val="sr-Cyrl-RS"/>
        </w:rPr>
        <w:t xml:space="preserve">људима </w:t>
      </w:r>
      <w:r w:rsidRPr="00D97B2C">
        <w:rPr>
          <w:lang w:val="sr-Cyrl-RS"/>
        </w:rPr>
        <w:t xml:space="preserve">све више обавеза и захтева. Стрес, нервоза, временски рокови и јурњава су </w:t>
      </w:r>
      <w:r w:rsidR="00085C89">
        <w:rPr>
          <w:lang w:val="sr-Cyrl-RS"/>
        </w:rPr>
        <w:t>присутни код</w:t>
      </w:r>
      <w:r w:rsidR="00085C89" w:rsidRPr="00D97B2C">
        <w:rPr>
          <w:lang w:val="sr-Cyrl-RS"/>
        </w:rPr>
        <w:t xml:space="preserve"> већин</w:t>
      </w:r>
      <w:r w:rsidR="00085C89">
        <w:rPr>
          <w:lang w:val="sr-Cyrl-RS"/>
        </w:rPr>
        <w:t>е</w:t>
      </w:r>
      <w:r w:rsidR="00085C89" w:rsidRPr="00D97B2C">
        <w:rPr>
          <w:lang w:val="sr-Cyrl-RS"/>
        </w:rPr>
        <w:t xml:space="preserve"> </w:t>
      </w:r>
      <w:r w:rsidRPr="00D97B2C">
        <w:rPr>
          <w:lang w:val="sr-Cyrl-RS"/>
        </w:rPr>
        <w:t xml:space="preserve">данашњих занимања. </w:t>
      </w:r>
      <w:r w:rsidR="00085C89">
        <w:rPr>
          <w:lang w:val="sr-Cyrl-RS"/>
        </w:rPr>
        <w:t>Такво радно</w:t>
      </w:r>
      <w:r w:rsidR="00085C89" w:rsidRPr="00D97B2C">
        <w:rPr>
          <w:lang w:val="sr-Cyrl-RS"/>
        </w:rPr>
        <w:t xml:space="preserve"> </w:t>
      </w:r>
      <w:r w:rsidRPr="00D97B2C">
        <w:rPr>
          <w:lang w:val="sr-Cyrl-RS"/>
        </w:rPr>
        <w:t xml:space="preserve">окружење и брз начин живота </w:t>
      </w:r>
      <w:r w:rsidR="00085C89">
        <w:rPr>
          <w:lang w:val="sr-Cyrl-RS"/>
        </w:rPr>
        <w:t xml:space="preserve">значајно неповољно </w:t>
      </w:r>
      <w:r w:rsidRPr="00D97B2C">
        <w:rPr>
          <w:lang w:val="sr-Cyrl-RS"/>
        </w:rPr>
        <w:t>утичу на физичко и ментално здравље</w:t>
      </w:r>
      <w:r w:rsidR="00085C89">
        <w:rPr>
          <w:lang w:val="sr-Cyrl-RS"/>
        </w:rPr>
        <w:t xml:space="preserve"> људи</w:t>
      </w:r>
      <w:r w:rsidRPr="00D97B2C">
        <w:rPr>
          <w:lang w:val="sr-Cyrl-RS"/>
        </w:rPr>
        <w:t xml:space="preserve">. </w:t>
      </w:r>
      <w:r w:rsidR="00085C89">
        <w:rPr>
          <w:lang w:val="sr-Cyrl-RS"/>
        </w:rPr>
        <w:t>Као један од начина да се спре</w:t>
      </w:r>
      <w:r w:rsidR="00DA3944">
        <w:rPr>
          <w:lang w:val="sr-Cyrl-RS"/>
        </w:rPr>
        <w:t xml:space="preserve">че поменути неповољни утицаји било би буђење свести заједнице </w:t>
      </w:r>
      <w:r w:rsidRPr="00D97B2C">
        <w:rPr>
          <w:lang w:val="sr-Cyrl-RS"/>
        </w:rPr>
        <w:t>о важности менталног здрављ</w:t>
      </w:r>
      <w:r w:rsidR="00400281" w:rsidRPr="00D97B2C">
        <w:rPr>
          <w:lang w:val="sr-Cyrl-RS"/>
        </w:rPr>
        <w:t xml:space="preserve">а и популаризације истог. </w:t>
      </w:r>
      <w:r w:rsidR="00DA3944">
        <w:rPr>
          <w:lang w:val="sr-Cyrl-RS"/>
        </w:rPr>
        <w:t xml:space="preserve">Доступност разних </w:t>
      </w:r>
      <w:r w:rsidR="00DA3944" w:rsidRPr="00CF0B25">
        <w:rPr>
          <w:i/>
          <w:iCs/>
        </w:rPr>
        <w:t>online</w:t>
      </w:r>
      <w:r w:rsidR="00DA3944">
        <w:rPr>
          <w:lang w:val="sr-Cyrl-RS"/>
        </w:rPr>
        <w:t xml:space="preserve"> материјала кој</w:t>
      </w:r>
      <w:ins w:id="239" w:author="SW 46/2019 - Petrović Milica" w:date="2023-08-14T20:46:00Z">
        <w:r w:rsidR="00A93844">
          <w:rPr>
            <w:lang w:val="sr-Cyrl-RS"/>
          </w:rPr>
          <w:t>и</w:t>
        </w:r>
      </w:ins>
      <w:del w:id="240" w:author="SW 46/2019 - Petrović Milica" w:date="2023-08-14T20:46:00Z">
        <w:r w:rsidR="00DA3944" w:rsidDel="00A93844">
          <w:rPr>
            <w:lang w:val="sr-Cyrl-RS"/>
          </w:rPr>
          <w:delText>е</w:delText>
        </w:r>
      </w:del>
      <w:r w:rsidR="00DA3944">
        <w:rPr>
          <w:lang w:val="sr-Cyrl-RS"/>
        </w:rPr>
        <w:t xml:space="preserve"> едукују људе о </w:t>
      </w:r>
      <w:r w:rsidR="00DA3944" w:rsidRPr="00D97B2C">
        <w:rPr>
          <w:lang w:val="sr-Cyrl-RS"/>
        </w:rPr>
        <w:t>психологиј</w:t>
      </w:r>
      <w:r w:rsidR="00DA3944">
        <w:rPr>
          <w:lang w:val="sr-Cyrl-RS"/>
        </w:rPr>
        <w:t>и</w:t>
      </w:r>
      <w:r w:rsidR="00400281" w:rsidRPr="00D97B2C">
        <w:rPr>
          <w:lang w:val="sr-Cyrl-RS"/>
        </w:rPr>
        <w:t>, међуљудским односима</w:t>
      </w:r>
      <w:r w:rsidR="00DA3944">
        <w:rPr>
          <w:lang w:val="sr-Cyrl-RS"/>
        </w:rPr>
        <w:t xml:space="preserve"> и</w:t>
      </w:r>
      <w:r w:rsidR="00DA3944" w:rsidRPr="00D97B2C">
        <w:rPr>
          <w:lang w:val="sr-Cyrl-RS"/>
        </w:rPr>
        <w:t xml:space="preserve"> </w:t>
      </w:r>
      <w:r w:rsidR="00400281" w:rsidRPr="00D97B2C">
        <w:rPr>
          <w:lang w:val="sr-Cyrl-RS"/>
        </w:rPr>
        <w:t>комуникациј</w:t>
      </w:r>
      <w:r w:rsidR="00DA3944">
        <w:rPr>
          <w:lang w:val="sr-Cyrl-RS"/>
        </w:rPr>
        <w:t xml:space="preserve">и, представљају битан искорак у </w:t>
      </w:r>
      <w:r w:rsidR="00303AFC">
        <w:rPr>
          <w:lang w:val="sr-Cyrl-RS"/>
        </w:rPr>
        <w:t>покушају умањивањ</w:t>
      </w:r>
      <w:ins w:id="241" w:author="SW 46/2019 - Petrović Milica" w:date="2023-08-14T20:46:00Z">
        <w:r w:rsidR="00A93844">
          <w:rPr>
            <w:lang w:val="sr-Cyrl-RS"/>
          </w:rPr>
          <w:t>а</w:t>
        </w:r>
      </w:ins>
      <w:del w:id="242" w:author="SW 46/2019 - Petrović Milica" w:date="2023-08-14T20:46:00Z">
        <w:r w:rsidR="00303AFC" w:rsidDel="00A93844">
          <w:rPr>
            <w:lang w:val="sr-Cyrl-RS"/>
          </w:rPr>
          <w:delText>у</w:delText>
        </w:r>
      </w:del>
      <w:r w:rsidR="00DA3944">
        <w:rPr>
          <w:lang w:val="sr-Cyrl-RS"/>
        </w:rPr>
        <w:t xml:space="preserve"> узрока неповољних утицаја</w:t>
      </w:r>
      <w:r w:rsidR="00400281" w:rsidRPr="00D97B2C">
        <w:rPr>
          <w:lang w:val="sr-Cyrl-RS"/>
        </w:rPr>
        <w:t xml:space="preserve">. Међутим, и поред експанзије садржаја многима је одлазак на психотерапију </w:t>
      </w:r>
      <w:r w:rsidR="00303AFC">
        <w:rPr>
          <w:lang w:val="sr-Cyrl-RS"/>
        </w:rPr>
        <w:t>неопходан, што неретко</w:t>
      </w:r>
      <w:r w:rsidR="00400281" w:rsidRPr="00D97B2C">
        <w:rPr>
          <w:lang w:val="sr-Cyrl-RS"/>
        </w:rPr>
        <w:t xml:space="preserve"> </w:t>
      </w:r>
      <w:r w:rsidR="00303AFC">
        <w:rPr>
          <w:lang w:val="sr-Cyrl-RS"/>
        </w:rPr>
        <w:t xml:space="preserve">представља </w:t>
      </w:r>
      <w:r w:rsidR="00400281" w:rsidRPr="00D97B2C">
        <w:rPr>
          <w:lang w:val="sr-Cyrl-RS"/>
        </w:rPr>
        <w:t xml:space="preserve">табу </w:t>
      </w:r>
      <w:r w:rsidR="00303AFC" w:rsidRPr="00D97B2C">
        <w:rPr>
          <w:lang w:val="sr-Cyrl-RS"/>
        </w:rPr>
        <w:t>тем</w:t>
      </w:r>
      <w:r w:rsidR="00303AFC">
        <w:rPr>
          <w:lang w:val="sr-Cyrl-RS"/>
        </w:rPr>
        <w:t>у</w:t>
      </w:r>
      <w:r w:rsidR="00400281" w:rsidRPr="00D97B2C">
        <w:rPr>
          <w:lang w:val="sr-Cyrl-RS"/>
        </w:rPr>
        <w:t xml:space="preserve">, </w:t>
      </w:r>
      <w:r w:rsidR="00303AFC">
        <w:rPr>
          <w:lang w:val="sr-Cyrl-RS"/>
        </w:rPr>
        <w:t xml:space="preserve">те због тога </w:t>
      </w:r>
      <w:del w:id="243" w:author="SW 46/2019 - Petrović Milica" w:date="2023-08-14T20:46:00Z">
        <w:r w:rsidR="00303AFC" w:rsidDel="00A93844">
          <w:rPr>
            <w:lang w:val="sr-Cyrl-RS"/>
          </w:rPr>
          <w:delText>У</w:delText>
        </w:r>
      </w:del>
      <w:del w:id="244" w:author="SW 46/2019 - Petrović Milica" w:date="2023-08-14T20:48:00Z">
        <w:r w:rsidR="00303AFC" w:rsidDel="00A93844">
          <w:rPr>
            <w:lang w:val="sr-Cyrl-RS"/>
          </w:rPr>
          <w:delText xml:space="preserve"> дана</w:delText>
        </w:r>
      </w:del>
      <w:del w:id="245" w:author="SW 46/2019 - Petrović Milica" w:date="2023-08-14T20:46:00Z">
        <w:r w:rsidR="00303AFC" w:rsidDel="00A93844">
          <w:rPr>
            <w:lang w:val="sr-Cyrl-RS"/>
          </w:rPr>
          <w:delText>љ</w:delText>
        </w:r>
      </w:del>
      <w:del w:id="246" w:author="SW 46/2019 - Petrović Milica" w:date="2023-08-14T20:48:00Z">
        <w:r w:rsidR="00303AFC" w:rsidDel="00A93844">
          <w:rPr>
            <w:lang w:val="sr-Cyrl-RS"/>
          </w:rPr>
          <w:delText>ње време са развој</w:delText>
        </w:r>
      </w:del>
      <w:del w:id="247" w:author="SW 46/2019 - Petrović Milica" w:date="2023-08-14T20:47:00Z">
        <w:r w:rsidR="00303AFC" w:rsidDel="00A93844">
          <w:rPr>
            <w:lang w:val="sr-Cyrl-RS"/>
          </w:rPr>
          <w:delText>о</w:delText>
        </w:r>
      </w:del>
      <w:del w:id="248" w:author="SW 46/2019 - Petrović Milica" w:date="2023-08-14T20:48:00Z">
        <w:r w:rsidR="00303AFC" w:rsidDel="00A93844">
          <w:rPr>
            <w:lang w:val="sr-Cyrl-RS"/>
          </w:rPr>
          <w:delText>м нових технологија</w:delText>
        </w:r>
      </w:del>
      <w:r w:rsidR="00303AFC">
        <w:rPr>
          <w:lang w:val="sr-Cyrl-RS"/>
        </w:rPr>
        <w:t>изостаје</w:t>
      </w:r>
      <w:r w:rsidR="00400281" w:rsidRPr="00D97B2C">
        <w:rPr>
          <w:lang w:val="sr-Cyrl-RS"/>
        </w:rPr>
        <w:t xml:space="preserve"> подршке околине </w:t>
      </w:r>
      <w:r w:rsidR="00303AFC">
        <w:rPr>
          <w:lang w:val="sr-Cyrl-RS"/>
        </w:rPr>
        <w:t xml:space="preserve">да се људи определе </w:t>
      </w:r>
      <w:r w:rsidR="00985DD8" w:rsidRPr="00D97B2C">
        <w:rPr>
          <w:lang w:val="sr-Cyrl-RS"/>
        </w:rPr>
        <w:t xml:space="preserve">за </w:t>
      </w:r>
      <w:r w:rsidR="00303AFC">
        <w:rPr>
          <w:lang w:val="sr-Cyrl-RS"/>
        </w:rPr>
        <w:t xml:space="preserve">једну </w:t>
      </w:r>
      <w:r w:rsidR="00985DD8" w:rsidRPr="00D97B2C">
        <w:rPr>
          <w:lang w:val="sr-Cyrl-RS"/>
        </w:rPr>
        <w:t>такву одлуку.</w:t>
      </w:r>
      <w:r w:rsidR="00BE3F20" w:rsidRPr="00D97B2C">
        <w:rPr>
          <w:lang w:val="sr-Cyrl-RS"/>
        </w:rPr>
        <w:t xml:space="preserve"> </w:t>
      </w:r>
      <w:commentRangeEnd w:id="237"/>
      <w:r w:rsidR="00303AFC">
        <w:rPr>
          <w:rStyle w:val="CommentReference"/>
        </w:rPr>
        <w:commentReference w:id="237"/>
      </w:r>
      <w:commentRangeEnd w:id="238"/>
      <w:r w:rsidR="003F18BC">
        <w:rPr>
          <w:rStyle w:val="CommentReference"/>
        </w:rPr>
        <w:commentReference w:id="238"/>
      </w:r>
      <w:del w:id="249" w:author="SW 46/2019 - Petrović Milica" w:date="2023-08-14T20:47:00Z">
        <w:r w:rsidR="00BE3F20" w:rsidRPr="00D97B2C" w:rsidDel="00A93844">
          <w:rPr>
            <w:lang w:val="sr-Cyrl-RS"/>
          </w:rPr>
          <w:delText>,</w:delText>
        </w:r>
      </w:del>
      <w:r w:rsidR="00BE3F20" w:rsidRPr="00D97B2C">
        <w:rPr>
          <w:lang w:val="sr-Cyrl-RS"/>
        </w:rPr>
        <w:t xml:space="preserve"> </w:t>
      </w:r>
      <w:r w:rsidR="00303AFC">
        <w:rPr>
          <w:lang w:val="sr-Cyrl-RS"/>
        </w:rPr>
        <w:t>М</w:t>
      </w:r>
      <w:r w:rsidR="00303AFC" w:rsidRPr="00D97B2C">
        <w:rPr>
          <w:lang w:val="sr-Cyrl-RS"/>
        </w:rPr>
        <w:t xml:space="preserve">ного </w:t>
      </w:r>
      <w:r w:rsidR="00BE3F20" w:rsidRPr="00D97B2C">
        <w:rPr>
          <w:lang w:val="sr-Cyrl-RS"/>
        </w:rPr>
        <w:t>људи се суочава са анксиозности, социјалном анксиозности и паничним нападима</w:t>
      </w:r>
      <w:r w:rsidR="00303AFC">
        <w:rPr>
          <w:lang w:val="sr-Cyrl-RS"/>
        </w:rPr>
        <w:t xml:space="preserve">, те би таквим људима итекако била неопходна </w:t>
      </w:r>
      <w:del w:id="250" w:author="SW 46/2019 - Petrović Milica" w:date="2023-08-14T20:48:00Z">
        <w:r w:rsidR="00303AFC" w:rsidDel="00A93844">
          <w:rPr>
            <w:lang w:val="sr-Cyrl-RS"/>
          </w:rPr>
          <w:delText xml:space="preserve">била која </w:delText>
        </w:r>
      </w:del>
      <w:r w:rsidR="00303AFC">
        <w:rPr>
          <w:lang w:val="sr-Cyrl-RS"/>
        </w:rPr>
        <w:t>психотерапеутска помоћ</w:t>
      </w:r>
      <w:r w:rsidR="00BE3F20" w:rsidRPr="00D97B2C">
        <w:rPr>
          <w:lang w:val="sr-Cyrl-RS"/>
        </w:rPr>
        <w:t xml:space="preserve">. </w:t>
      </w:r>
    </w:p>
    <w:p w14:paraId="448D1E9E" w14:textId="6FF94438" w:rsidR="00FE6475" w:rsidRPr="00D97B2C" w:rsidRDefault="00303AFC" w:rsidP="00AB45C0">
      <w:pPr>
        <w:pStyle w:val="osnovnitekst"/>
        <w:rPr>
          <w:lang w:val="sr-Cyrl-RS"/>
        </w:rPr>
      </w:pPr>
      <w:r>
        <w:rPr>
          <w:lang w:val="sr-Cyrl-RS"/>
        </w:rPr>
        <w:t>У данашње време са развој</w:t>
      </w:r>
      <w:ins w:id="251" w:author="SW 46/2019 - Petrović Milica" w:date="2023-08-14T20:48:00Z">
        <w:r w:rsidR="00A93844">
          <w:rPr>
            <w:lang w:val="sr-Cyrl-RS"/>
          </w:rPr>
          <w:t>е</w:t>
        </w:r>
      </w:ins>
      <w:del w:id="252" w:author="SW 46/2019 - Petrović Milica" w:date="2023-08-14T20:48:00Z">
        <w:r w:rsidDel="00A93844">
          <w:rPr>
            <w:lang w:val="sr-Cyrl-RS"/>
          </w:rPr>
          <w:delText>о</w:delText>
        </w:r>
      </w:del>
      <w:r>
        <w:rPr>
          <w:lang w:val="sr-Cyrl-RS"/>
        </w:rPr>
        <w:t xml:space="preserve">м нових ИТ технологија </w:t>
      </w:r>
      <w:r w:rsidR="00867322">
        <w:rPr>
          <w:lang w:val="sr-Cyrl-RS"/>
        </w:rPr>
        <w:t>сасвим је реално</w:t>
      </w:r>
      <w:r>
        <w:rPr>
          <w:lang w:val="sr-Cyrl-RS"/>
        </w:rPr>
        <w:t xml:space="preserve"> </w:t>
      </w:r>
      <w:r w:rsidR="00867322">
        <w:rPr>
          <w:lang w:val="sr-Cyrl-RS"/>
        </w:rPr>
        <w:t xml:space="preserve">за очекивати да је могуће изградити паметне </w:t>
      </w:r>
      <w:r w:rsidR="00867322" w:rsidRPr="00CF0B25">
        <w:rPr>
          <w:i/>
          <w:iCs/>
        </w:rPr>
        <w:t xml:space="preserve">online </w:t>
      </w:r>
      <w:r w:rsidR="00867322">
        <w:rPr>
          <w:lang w:val="sr-Cyrl-RS"/>
        </w:rPr>
        <w:t>сервисе који би</w:t>
      </w:r>
      <w:r w:rsidR="00867322">
        <w:t xml:space="preserve"> </w:t>
      </w:r>
      <w:r w:rsidR="00867322">
        <w:rPr>
          <w:lang w:val="sr-Cyrl-RS"/>
        </w:rPr>
        <w:t xml:space="preserve">представљали иницијални корак у дијагностици и лечењу пацијената у домену психотерапије. Примена система базираних на знању у креирању експертског система био би један од поменутих решења. </w:t>
      </w:r>
      <w:commentRangeStart w:id="253"/>
      <w:commentRangeStart w:id="254"/>
      <w:r w:rsidR="00BE3F20" w:rsidRPr="00D97B2C">
        <w:rPr>
          <w:lang w:val="sr-Cyrl-RS"/>
        </w:rPr>
        <w:t>Постојање</w:t>
      </w:r>
      <w:commentRangeEnd w:id="253"/>
      <w:r>
        <w:rPr>
          <w:rStyle w:val="CommentReference"/>
        </w:rPr>
        <w:commentReference w:id="253"/>
      </w:r>
      <w:commentRangeEnd w:id="254"/>
      <w:r w:rsidR="0003146D">
        <w:rPr>
          <w:rStyle w:val="CommentReference"/>
        </w:rPr>
        <w:commentReference w:id="254"/>
      </w:r>
      <w:r w:rsidR="00BE3F20" w:rsidRPr="00D97B2C">
        <w:rPr>
          <w:lang w:val="sr-Cyrl-RS"/>
        </w:rPr>
        <w:t xml:space="preserve"> експертског система који помаже при дијагностици наведених менталних стања би </w:t>
      </w:r>
      <w:r w:rsidR="00D22D7A" w:rsidRPr="00D97B2C">
        <w:rPr>
          <w:lang w:val="sr-Cyrl-RS"/>
        </w:rPr>
        <w:t>пруж</w:t>
      </w:r>
      <w:r w:rsidR="00BE3F20" w:rsidRPr="00D97B2C">
        <w:rPr>
          <w:lang w:val="sr-Cyrl-RS"/>
        </w:rPr>
        <w:t>ио</w:t>
      </w:r>
      <w:r w:rsidR="00D22D7A" w:rsidRPr="00D97B2C">
        <w:rPr>
          <w:lang w:val="sr-Cyrl-RS"/>
        </w:rPr>
        <w:t xml:space="preserve"> корисницима први сусрет са психотерапијом и притом омогући</w:t>
      </w:r>
      <w:r w:rsidR="009C340C" w:rsidRPr="00D97B2C">
        <w:rPr>
          <w:lang w:val="sr-Cyrl-RS"/>
        </w:rPr>
        <w:t>о</w:t>
      </w:r>
      <w:r w:rsidR="00D22D7A" w:rsidRPr="00D97B2C">
        <w:rPr>
          <w:lang w:val="sr-Cyrl-RS"/>
        </w:rPr>
        <w:t xml:space="preserve"> да попуњавањем упитника добију резултат о свом менталном стању и на тај начин започну рад на себи.</w:t>
      </w:r>
    </w:p>
    <w:p w14:paraId="74DC7793" w14:textId="1BBD292E" w:rsidR="000305E8" w:rsidRPr="00D97B2C" w:rsidRDefault="00BE3F20" w:rsidP="00AB45C0">
      <w:pPr>
        <w:pStyle w:val="osnovnitekst"/>
        <w:rPr>
          <w:lang w:val="sr-Cyrl-RS"/>
        </w:rPr>
      </w:pPr>
      <w:r w:rsidRPr="00D97B2C">
        <w:rPr>
          <w:lang w:val="sr-Cyrl-RS"/>
        </w:rPr>
        <w:t xml:space="preserve">Тема рада је </w:t>
      </w:r>
      <w:r w:rsidR="003B63A6" w:rsidRPr="00D97B2C">
        <w:rPr>
          <w:lang w:val="sr-Cyrl-RS"/>
        </w:rPr>
        <w:t>систем базиран на правилима који омогућава корисницима дијагностику</w:t>
      </w:r>
      <w:r w:rsidR="00F239B6">
        <w:rPr>
          <w:lang w:val="sr-Cyrl-RS"/>
        </w:rPr>
        <w:t xml:space="preserve"> одређених </w:t>
      </w:r>
      <w:r w:rsidR="009425A8">
        <w:rPr>
          <w:lang w:val="sr-Cyrl-RS"/>
        </w:rPr>
        <w:t>психичких</w:t>
      </w:r>
      <w:r w:rsidR="00F239B6">
        <w:rPr>
          <w:lang w:val="sr-Cyrl-RS"/>
        </w:rPr>
        <w:t xml:space="preserve"> болести и поремећаја, као </w:t>
      </w:r>
      <w:r w:rsidR="009425A8">
        <w:rPr>
          <w:lang w:val="sr-Cyrl-RS"/>
        </w:rPr>
        <w:t>што су</w:t>
      </w:r>
      <w:r w:rsidR="003B63A6" w:rsidRPr="00D97B2C">
        <w:rPr>
          <w:lang w:val="sr-Cyrl-RS"/>
        </w:rPr>
        <w:t xml:space="preserve"> </w:t>
      </w:r>
      <w:r w:rsidR="001511AF" w:rsidRPr="00D97B2C">
        <w:rPr>
          <w:lang w:val="sr-Cyrl-RS"/>
        </w:rPr>
        <w:t>анксиозности, генералног анксиозног поремећаја, паничног напада, паничног поремећаја, социјалне анксиозности и социјалне фобије.</w:t>
      </w:r>
      <w:r w:rsidR="00EE4B98" w:rsidRPr="00D97B2C">
        <w:rPr>
          <w:lang w:val="sr-Cyrl-RS"/>
        </w:rPr>
        <w:t xml:space="preserve"> </w:t>
      </w:r>
      <w:r w:rsidR="00354BC4" w:rsidRPr="00D97B2C">
        <w:rPr>
          <w:lang w:val="sr-Cyrl-RS"/>
        </w:rPr>
        <w:t xml:space="preserve">Анксиозни поремећаји су група поремећаја чији је централна карактеристика немогућност </w:t>
      </w:r>
      <w:r w:rsidR="005B7668">
        <w:rPr>
          <w:lang w:val="sr-Cyrl-RS"/>
        </w:rPr>
        <w:t>контролисања</w:t>
      </w:r>
      <w:r w:rsidR="00354BC4" w:rsidRPr="00D97B2C">
        <w:rPr>
          <w:lang w:val="sr-Cyrl-RS"/>
        </w:rPr>
        <w:t xml:space="preserve"> страха или бриге</w:t>
      </w:r>
      <w:r w:rsidR="00F23404" w:rsidRPr="00D97B2C">
        <w:rPr>
          <w:lang w:val="sr-Cyrl-RS"/>
        </w:rPr>
        <w:t xml:space="preserve">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354BC4" w:rsidRPr="00D97B2C">
        <w:rPr>
          <w:lang w:val="sr-Cyrl-RS"/>
        </w:rPr>
        <w:t>.</w:t>
      </w:r>
      <w:r w:rsidR="006570A2" w:rsidRPr="00D97B2C">
        <w:rPr>
          <w:lang w:val="sr-Cyrl-RS"/>
        </w:rPr>
        <w:t xml:space="preserve"> </w:t>
      </w:r>
      <w:r w:rsidR="00126FF8" w:rsidRPr="00D97B2C">
        <w:rPr>
          <w:lang w:val="sr-Cyrl-RS"/>
        </w:rPr>
        <w:t xml:space="preserve">Страх је </w:t>
      </w:r>
      <w:r w:rsidR="004E57FA" w:rsidRPr="00D97B2C">
        <w:rPr>
          <w:lang w:val="sr-Cyrl-RS"/>
        </w:rPr>
        <w:t>окарактерисан</w:t>
      </w:r>
      <w:r w:rsidR="00126FF8" w:rsidRPr="00D97B2C">
        <w:rPr>
          <w:lang w:val="sr-Cyrl-RS"/>
        </w:rPr>
        <w:t xml:space="preserve"> као реакција на специфичну, видљиву опасност, док је анксиозност </w:t>
      </w:r>
      <w:r w:rsidR="004E57FA" w:rsidRPr="00D97B2C">
        <w:rPr>
          <w:lang w:val="sr-Cyrl-RS"/>
        </w:rPr>
        <w:t>окарактерисана</w:t>
      </w:r>
      <w:r w:rsidR="00126FF8" w:rsidRPr="00D97B2C">
        <w:rPr>
          <w:lang w:val="sr-Cyrl-RS"/>
        </w:rPr>
        <w:t xml:space="preserve"> као беспредметна стрепња </w:t>
      </w:r>
      <w:r w:rsidR="005C1DD1">
        <w:rPr>
          <w:lang w:val="sr-Cyrl-RS"/>
        </w:rPr>
        <w:fldChar w:fldCharType="begin"/>
      </w:r>
      <w:r w:rsidR="005C1DD1">
        <w:rPr>
          <w:lang w:val="sr-Cyrl-RS"/>
        </w:rPr>
        <w:instrText xml:space="preserve"> REF _Ref142326965 \r \h </w:instrText>
      </w:r>
      <w:r w:rsidR="005C1DD1">
        <w:rPr>
          <w:lang w:val="sr-Cyrl-RS"/>
        </w:rPr>
      </w:r>
      <w:r w:rsidR="005C1DD1">
        <w:rPr>
          <w:lang w:val="sr-Cyrl-RS"/>
        </w:rPr>
        <w:fldChar w:fldCharType="separate"/>
      </w:r>
      <w:r w:rsidR="005C1DD1">
        <w:rPr>
          <w:lang w:val="sr-Cyrl-RS"/>
        </w:rPr>
        <w:t>[14]</w:t>
      </w:r>
      <w:r w:rsidR="005C1DD1">
        <w:rPr>
          <w:lang w:val="sr-Cyrl-RS"/>
        </w:rPr>
        <w:fldChar w:fldCharType="end"/>
      </w:r>
      <w:r w:rsidR="004E57FA" w:rsidRPr="00D97B2C">
        <w:rPr>
          <w:lang w:val="sr-Cyrl-RS"/>
        </w:rPr>
        <w:t>.</w:t>
      </w:r>
      <w:r w:rsidR="00C8427F" w:rsidRPr="00D97B2C">
        <w:rPr>
          <w:lang w:val="sr-Cyrl-RS"/>
        </w:rPr>
        <w:t xml:space="preserve"> Анксиозност је стање расположења оријентисано на будућност повезано са припремом за могуће, предстојеће негативне догађаје; а страх је алармни одговор на садашњу или непосредну опасност </w:t>
      </w:r>
      <w:r w:rsidR="005C1DD1">
        <w:rPr>
          <w:lang w:val="sr-Cyrl-RS"/>
        </w:rPr>
        <w:fldChar w:fldCharType="begin"/>
      </w:r>
      <w:r w:rsidR="005C1DD1">
        <w:rPr>
          <w:lang w:val="sr-Cyrl-RS"/>
        </w:rPr>
        <w:instrText xml:space="preserve"> REF _Ref142326980 \r \h </w:instrText>
      </w:r>
      <w:r w:rsidR="005C1DD1">
        <w:rPr>
          <w:lang w:val="sr-Cyrl-RS"/>
        </w:rPr>
      </w:r>
      <w:r w:rsidR="005C1DD1">
        <w:rPr>
          <w:lang w:val="sr-Cyrl-RS"/>
        </w:rPr>
        <w:fldChar w:fldCharType="separate"/>
      </w:r>
      <w:r w:rsidR="005C1DD1">
        <w:rPr>
          <w:lang w:val="sr-Cyrl-RS"/>
        </w:rPr>
        <w:t>[15]</w:t>
      </w:r>
      <w:r w:rsidR="005C1DD1">
        <w:rPr>
          <w:lang w:val="sr-Cyrl-RS"/>
        </w:rPr>
        <w:fldChar w:fldCharType="end"/>
      </w:r>
      <w:r w:rsidR="00C8427F" w:rsidRPr="00D97B2C">
        <w:rPr>
          <w:lang w:val="sr-Cyrl-RS"/>
        </w:rPr>
        <w:t>.</w:t>
      </w:r>
      <w:r w:rsidR="00F23404" w:rsidRPr="00D97B2C">
        <w:rPr>
          <w:lang w:val="sr-Cyrl-RS"/>
        </w:rPr>
        <w:t xml:space="preserve"> </w:t>
      </w:r>
      <w:r w:rsidR="00E317E8" w:rsidRPr="00D97B2C">
        <w:rPr>
          <w:lang w:val="sr-Cyrl-RS"/>
        </w:rPr>
        <w:t xml:space="preserve">Централна карактеристика паничног поремећаја је неочекивани напад панике, </w:t>
      </w:r>
      <w:r w:rsidR="005B7668">
        <w:rPr>
          <w:lang w:val="sr-Cyrl-RS"/>
        </w:rPr>
        <w:t>односно</w:t>
      </w:r>
      <w:r w:rsidR="00E317E8" w:rsidRPr="00D97B2C">
        <w:rPr>
          <w:lang w:val="sr-Cyrl-RS"/>
        </w:rPr>
        <w:t xml:space="preserve"> дискретни период интензивног страха праћен физиолошким симптомима као што су убрзање срца, кратак дах, знојење или вртоглавица.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E317E8" w:rsidRPr="00D97B2C">
        <w:rPr>
          <w:lang w:val="sr-Cyrl-RS"/>
        </w:rPr>
        <w:t xml:space="preserve">. </w:t>
      </w:r>
      <w:r w:rsidR="00A2019F" w:rsidRPr="00D97B2C">
        <w:rPr>
          <w:lang w:val="sr-Cyrl-RS"/>
        </w:rPr>
        <w:t>Социјалн</w:t>
      </w:r>
      <w:r w:rsidR="00B417BB">
        <w:rPr>
          <w:lang w:val="sr-Cyrl-RS"/>
        </w:rPr>
        <w:t>у</w:t>
      </w:r>
      <w:r w:rsidR="00A2019F" w:rsidRPr="00D97B2C">
        <w:rPr>
          <w:lang w:val="sr-Cyrl-RS"/>
        </w:rPr>
        <w:t xml:space="preserve"> фобиј</w:t>
      </w:r>
      <w:r w:rsidR="00B417BB">
        <w:rPr>
          <w:lang w:val="sr-Cyrl-RS"/>
        </w:rPr>
        <w:t>у</w:t>
      </w:r>
      <w:r w:rsidR="00A2019F" w:rsidRPr="00D97B2C">
        <w:rPr>
          <w:lang w:val="sr-Cyrl-RS"/>
        </w:rPr>
        <w:t xml:space="preserve"> карактерише упорни страх од друштвених ситуација или ситуација које особу излажу потенцијалној критици</w:t>
      </w:r>
      <w:r w:rsidR="00B417BB">
        <w:rPr>
          <w:lang w:val="sr-Cyrl-RS"/>
        </w:rPr>
        <w:t xml:space="preserve"> и пажњи</w:t>
      </w:r>
      <w:r w:rsidR="00A2019F" w:rsidRPr="00D97B2C">
        <w:rPr>
          <w:lang w:val="sr-Cyrl-RS"/>
        </w:rPr>
        <w:t xml:space="preserve"> од стране других </w:t>
      </w:r>
      <w:r w:rsidR="00B417BB">
        <w:rPr>
          <w:lang w:val="sr-Cyrl-RS"/>
        </w:rPr>
        <w:t xml:space="preserve">људи </w:t>
      </w:r>
      <w:r w:rsidR="005C1DD1">
        <w:rPr>
          <w:lang w:val="sr-Cyrl-RS"/>
        </w:rPr>
        <w:fldChar w:fldCharType="begin"/>
      </w:r>
      <w:r w:rsidR="005C1DD1">
        <w:rPr>
          <w:lang w:val="sr-Cyrl-RS"/>
        </w:rPr>
        <w:instrText xml:space="preserve"> REF _Ref142326955 \r \h </w:instrText>
      </w:r>
      <w:r w:rsidR="005C1DD1">
        <w:rPr>
          <w:lang w:val="sr-Cyrl-RS"/>
        </w:rPr>
      </w:r>
      <w:r w:rsidR="005C1DD1">
        <w:rPr>
          <w:lang w:val="sr-Cyrl-RS"/>
        </w:rPr>
        <w:fldChar w:fldCharType="separate"/>
      </w:r>
      <w:r w:rsidR="005C1DD1">
        <w:rPr>
          <w:lang w:val="sr-Cyrl-RS"/>
        </w:rPr>
        <w:t>[13]</w:t>
      </w:r>
      <w:r w:rsidR="005C1DD1">
        <w:rPr>
          <w:lang w:val="sr-Cyrl-RS"/>
        </w:rPr>
        <w:fldChar w:fldCharType="end"/>
      </w:r>
      <w:r w:rsidR="00A2019F" w:rsidRPr="00D97B2C">
        <w:rPr>
          <w:lang w:val="sr-Cyrl-RS"/>
        </w:rPr>
        <w:t xml:space="preserve">. </w:t>
      </w:r>
    </w:p>
    <w:p w14:paraId="48E43CFC" w14:textId="036FEA1B" w:rsidR="00BE3F20" w:rsidRPr="00D97B2C" w:rsidRDefault="00BE3F20" w:rsidP="00AB45C0">
      <w:pPr>
        <w:pStyle w:val="osnovnitekst"/>
        <w:rPr>
          <w:lang w:val="sr-Cyrl-RS"/>
        </w:rPr>
      </w:pPr>
      <w:r w:rsidRPr="00D97B2C">
        <w:rPr>
          <w:lang w:val="sr-Cyrl-RS"/>
        </w:rPr>
        <w:t>Циљ рада је</w:t>
      </w:r>
      <w:r w:rsidR="000305E8" w:rsidRPr="00D97B2C">
        <w:rPr>
          <w:lang w:val="sr-Cyrl-RS"/>
        </w:rPr>
        <w:t xml:space="preserve"> </w:t>
      </w:r>
      <w:r w:rsidR="009425A8">
        <w:rPr>
          <w:lang w:val="sr-Cyrl-RS"/>
        </w:rPr>
        <w:t>изградња апликације чијом употребом би се психологија приближила својим корисницима и омогућио „</w:t>
      </w:r>
      <w:r w:rsidR="000305E8" w:rsidRPr="00CF0B25">
        <w:rPr>
          <w:i/>
          <w:iCs/>
          <w:lang w:val="sr-Cyrl-RS"/>
        </w:rPr>
        <w:t>рад на себи</w:t>
      </w:r>
      <w:r w:rsidR="009425A8">
        <w:rPr>
          <w:lang w:val="sr-Cyrl-RS"/>
        </w:rPr>
        <w:t>“</w:t>
      </w:r>
      <w:r w:rsidR="000305E8" w:rsidRPr="00D97B2C">
        <w:rPr>
          <w:lang w:val="sr-Cyrl-RS"/>
        </w:rPr>
        <w:t xml:space="preserve"> кроз психолошку подршку.</w:t>
      </w:r>
      <w:r w:rsidR="00366BB3" w:rsidRPr="00D97B2C">
        <w:rPr>
          <w:lang w:val="sr-Cyrl-RS"/>
        </w:rPr>
        <w:t xml:space="preserve"> </w:t>
      </w:r>
      <w:r w:rsidR="001D1C5B" w:rsidRPr="00D97B2C">
        <w:rPr>
          <w:lang w:val="sr-Cyrl-RS"/>
        </w:rPr>
        <w:t xml:space="preserve">Апликација </w:t>
      </w:r>
      <w:r w:rsidR="009425A8">
        <w:rPr>
          <w:lang w:val="sr-Cyrl-RS"/>
        </w:rPr>
        <w:t>би о</w:t>
      </w:r>
      <w:r w:rsidR="009425A8" w:rsidRPr="00D97B2C">
        <w:rPr>
          <w:lang w:val="sr-Cyrl-RS"/>
        </w:rPr>
        <w:t>могућ</w:t>
      </w:r>
      <w:r w:rsidR="009425A8">
        <w:rPr>
          <w:lang w:val="sr-Cyrl-RS"/>
        </w:rPr>
        <w:t>ила</w:t>
      </w:r>
      <w:r w:rsidR="009425A8" w:rsidRPr="00D97B2C">
        <w:rPr>
          <w:lang w:val="sr-Cyrl-RS"/>
        </w:rPr>
        <w:t xml:space="preserve"> </w:t>
      </w:r>
      <w:r w:rsidR="001D1C5B" w:rsidRPr="00D97B2C">
        <w:rPr>
          <w:lang w:val="sr-Cyrl-RS"/>
        </w:rPr>
        <w:t>к</w:t>
      </w:r>
      <w:r w:rsidR="00366BB3" w:rsidRPr="00D97B2C">
        <w:rPr>
          <w:lang w:val="sr-Cyrl-RS"/>
        </w:rPr>
        <w:t>орисници</w:t>
      </w:r>
      <w:r w:rsidR="009425A8">
        <w:rPr>
          <w:lang w:val="sr-Cyrl-RS"/>
        </w:rPr>
        <w:t>ма</w:t>
      </w:r>
      <w:r w:rsidR="00366BB3" w:rsidRPr="00D97B2C">
        <w:rPr>
          <w:lang w:val="sr-Cyrl-RS"/>
        </w:rPr>
        <w:t xml:space="preserve"> који немају доменско </w:t>
      </w:r>
      <w:commentRangeStart w:id="255"/>
      <w:commentRangeStart w:id="256"/>
      <w:r w:rsidR="00366BB3" w:rsidRPr="00D97B2C">
        <w:rPr>
          <w:lang w:val="sr-Cyrl-RS"/>
        </w:rPr>
        <w:t>знање</w:t>
      </w:r>
      <w:commentRangeEnd w:id="255"/>
      <w:r w:rsidR="009425A8">
        <w:rPr>
          <w:rStyle w:val="CommentReference"/>
        </w:rPr>
        <w:commentReference w:id="255"/>
      </w:r>
      <w:commentRangeEnd w:id="256"/>
      <w:r w:rsidR="00FC2F7F">
        <w:rPr>
          <w:rStyle w:val="CommentReference"/>
        </w:rPr>
        <w:commentReference w:id="256"/>
      </w:r>
      <w:r w:rsidR="00366BB3" w:rsidRPr="00D97B2C">
        <w:rPr>
          <w:lang w:val="sr-Cyrl-RS"/>
        </w:rPr>
        <w:t xml:space="preserve"> </w:t>
      </w:r>
      <w:r w:rsidR="0033605F" w:rsidRPr="00D97B2C">
        <w:rPr>
          <w:lang w:val="sr-Cyrl-RS"/>
        </w:rPr>
        <w:t xml:space="preserve">и подршку </w:t>
      </w:r>
      <w:r w:rsidR="001D1C5B" w:rsidRPr="00D97B2C">
        <w:rPr>
          <w:lang w:val="sr-Cyrl-RS"/>
        </w:rPr>
        <w:t xml:space="preserve">за бављење собом да </w:t>
      </w:r>
      <w:r w:rsidR="008B0AAB">
        <w:rPr>
          <w:lang w:val="sr-Cyrl-RS"/>
        </w:rPr>
        <w:t>јој на</w:t>
      </w:r>
      <w:r w:rsidR="00D507B3" w:rsidRPr="00D97B2C">
        <w:rPr>
          <w:lang w:val="sr-Cyrl-RS"/>
        </w:rPr>
        <w:t xml:space="preserve"> једноставан начин приступе, провере своје ментално стање и повежу се са психологом.</w:t>
      </w:r>
      <w:r w:rsidR="005B07AA">
        <w:rPr>
          <w:lang w:val="sr-Cyrl-RS"/>
        </w:rPr>
        <w:t xml:space="preserve"> </w:t>
      </w:r>
      <w:r w:rsidR="009425A8">
        <w:rPr>
          <w:lang w:val="sr-Cyrl-RS"/>
        </w:rPr>
        <w:t xml:space="preserve">Такође, апликација би потенцијално могла да се користи од стране психолога </w:t>
      </w:r>
      <w:r w:rsidR="005B07AA">
        <w:rPr>
          <w:lang w:val="sr-Cyrl-RS"/>
        </w:rPr>
        <w:t xml:space="preserve"> као </w:t>
      </w:r>
      <w:proofErr w:type="spellStart"/>
      <w:r w:rsidR="009425A8">
        <w:rPr>
          <w:lang w:val="sr-Cyrl-RS"/>
        </w:rPr>
        <w:t>ис</w:t>
      </w:r>
      <w:r w:rsidR="005B07AA">
        <w:rPr>
          <w:lang w:val="sr-Cyrl-RS"/>
        </w:rPr>
        <w:t>помоћно</w:t>
      </w:r>
      <w:proofErr w:type="spellEnd"/>
      <w:r w:rsidR="005B07AA">
        <w:rPr>
          <w:lang w:val="sr-Cyrl-RS"/>
        </w:rPr>
        <w:t xml:space="preserve"> средство у раду са </w:t>
      </w:r>
      <w:r w:rsidR="009425A8">
        <w:rPr>
          <w:lang w:val="sr-Cyrl-RS"/>
        </w:rPr>
        <w:t xml:space="preserve">њиховим </w:t>
      </w:r>
      <w:r w:rsidR="005B07AA">
        <w:rPr>
          <w:lang w:val="sr-Cyrl-RS"/>
        </w:rPr>
        <w:t>клијентима.</w:t>
      </w:r>
    </w:p>
    <w:p w14:paraId="77046FAD" w14:textId="189263CE" w:rsidR="0030518A" w:rsidRPr="00D97B2C" w:rsidRDefault="009425A8" w:rsidP="00400281">
      <w:pPr>
        <w:pStyle w:val="osnovnitekst"/>
        <w:rPr>
          <w:lang w:val="sr-Cyrl-RS"/>
        </w:rPr>
      </w:pPr>
      <w:del w:id="257" w:author="SW 46/2019 - Petrović Milica" w:date="2023-08-15T22:46:00Z">
        <w:r w:rsidDel="00A46D16">
          <w:rPr>
            <w:lang w:val="sr-Cyrl-RS"/>
          </w:rPr>
          <w:tab/>
        </w:r>
      </w:del>
      <w:commentRangeStart w:id="258"/>
      <w:commentRangeStart w:id="259"/>
      <w:r w:rsidR="0030518A" w:rsidRPr="00D97B2C">
        <w:rPr>
          <w:lang w:val="sr-Cyrl-RS"/>
        </w:rPr>
        <w:t xml:space="preserve">Решење </w:t>
      </w:r>
      <w:ins w:id="260" w:author="SW 46/2019 - Petrović Milica" w:date="2023-08-17T18:53:00Z">
        <w:r w:rsidR="0038193E">
          <w:rPr>
            <w:lang w:val="sr-Cyrl-RS"/>
          </w:rPr>
          <w:t>ће бити</w:t>
        </w:r>
      </w:ins>
      <w:del w:id="261" w:author="SW 46/2019 - Petrović Milica" w:date="2023-08-17T18:50:00Z">
        <w:r w:rsidR="0030518A" w:rsidRPr="00D97B2C" w:rsidDel="00220BDF">
          <w:rPr>
            <w:lang w:val="sr-Cyrl-RS"/>
          </w:rPr>
          <w:delText>је</w:delText>
        </w:r>
      </w:del>
      <w:r w:rsidR="0030518A" w:rsidRPr="00D97B2C">
        <w:rPr>
          <w:lang w:val="sr-Cyrl-RS"/>
        </w:rPr>
        <w:t xml:space="preserve"> имплементирано као веб апликација </w:t>
      </w:r>
      <w:r w:rsidR="00585239" w:rsidRPr="00D97B2C">
        <w:rPr>
          <w:lang w:val="sr-Cyrl-RS"/>
        </w:rPr>
        <w:t>с циљем да</w:t>
      </w:r>
      <w:r w:rsidR="0030518A" w:rsidRPr="00D97B2C">
        <w:rPr>
          <w:lang w:val="sr-Cyrl-RS"/>
        </w:rPr>
        <w:t xml:space="preserve"> апликација </w:t>
      </w:r>
      <w:r w:rsidR="00585239" w:rsidRPr="00D97B2C">
        <w:rPr>
          <w:lang w:val="sr-Cyrl-RS"/>
        </w:rPr>
        <w:t>буде</w:t>
      </w:r>
      <w:r w:rsidR="0030518A" w:rsidRPr="00D97B2C">
        <w:rPr>
          <w:lang w:val="sr-Cyrl-RS"/>
        </w:rPr>
        <w:t xml:space="preserve"> лако доступна корисницима и </w:t>
      </w:r>
      <w:r w:rsidR="00585239" w:rsidRPr="00D97B2C">
        <w:rPr>
          <w:lang w:val="sr-Cyrl-RS"/>
        </w:rPr>
        <w:t>да може</w:t>
      </w:r>
      <w:r w:rsidR="0030518A" w:rsidRPr="00D97B2C">
        <w:rPr>
          <w:lang w:val="sr-Cyrl-RS"/>
        </w:rPr>
        <w:t xml:space="preserve"> да се користи на свим уређајима који </w:t>
      </w:r>
      <w:r w:rsidR="00585239" w:rsidRPr="00D97B2C">
        <w:rPr>
          <w:lang w:val="sr-Cyrl-RS"/>
        </w:rPr>
        <w:t>поседују</w:t>
      </w:r>
      <w:r w:rsidR="0030518A" w:rsidRPr="00D97B2C">
        <w:rPr>
          <w:lang w:val="sr-Cyrl-RS"/>
        </w:rPr>
        <w:t xml:space="preserve"> веб претраживач.</w:t>
      </w:r>
      <w:r w:rsidR="00585239" w:rsidRPr="00D97B2C">
        <w:rPr>
          <w:lang w:val="sr-Cyrl-RS"/>
        </w:rPr>
        <w:t xml:space="preserve"> </w:t>
      </w:r>
      <w:r w:rsidR="00E04259" w:rsidRPr="00D97B2C">
        <w:rPr>
          <w:lang w:val="sr-Cyrl-RS"/>
        </w:rPr>
        <w:lastRenderedPageBreak/>
        <w:t>Доменско знање</w:t>
      </w:r>
      <w:r w:rsidR="0088629F" w:rsidRPr="00D97B2C">
        <w:rPr>
          <w:lang w:val="sr-Cyrl-RS"/>
        </w:rPr>
        <w:t xml:space="preserve"> о анализи упитника који попуњава корисник и дијагностиковању менталних стања</w:t>
      </w:r>
      <w:r w:rsidR="00F63848" w:rsidRPr="00D97B2C">
        <w:rPr>
          <w:lang w:val="sr-Cyrl-RS"/>
        </w:rPr>
        <w:t xml:space="preserve"> </w:t>
      </w:r>
      <w:ins w:id="262" w:author="SW 46/2019 - Petrović Milica" w:date="2023-08-17T18:54:00Z">
        <w:r w:rsidR="0038193E">
          <w:rPr>
            <w:lang w:val="sr-Cyrl-RS"/>
          </w:rPr>
          <w:t>биће</w:t>
        </w:r>
      </w:ins>
      <w:ins w:id="263" w:author="SW 46/2019 - Petrović Milica" w:date="2023-08-17T18:52:00Z">
        <w:r w:rsidR="0038193E">
          <w:rPr>
            <w:lang w:val="sr-Cyrl-RS"/>
          </w:rPr>
          <w:t xml:space="preserve"> </w:t>
        </w:r>
      </w:ins>
      <w:r w:rsidR="00F63848" w:rsidRPr="00D97B2C">
        <w:rPr>
          <w:lang w:val="sr-Cyrl-RS"/>
        </w:rPr>
        <w:t>имплементирано</w:t>
      </w:r>
      <w:del w:id="264" w:author="SW 46/2019 - Petrović Milica" w:date="2023-08-17T18:52:00Z">
        <w:r w:rsidR="00F63848" w:rsidRPr="00D97B2C" w:rsidDel="0038193E">
          <w:rPr>
            <w:lang w:val="sr-Cyrl-RS"/>
          </w:rPr>
          <w:delText xml:space="preserve"> је</w:delText>
        </w:r>
      </w:del>
      <w:r w:rsidR="00F63848" w:rsidRPr="00D97B2C">
        <w:rPr>
          <w:lang w:val="sr-Cyrl-RS"/>
        </w:rPr>
        <w:t xml:space="preserve"> дефинисањем правила у </w:t>
      </w:r>
      <w:proofErr w:type="spellStart"/>
      <w:r w:rsidR="00F63848" w:rsidRPr="00ED444E">
        <w:rPr>
          <w:i/>
          <w:lang w:val="sr-Cyrl-RS"/>
        </w:rPr>
        <w:t>Drools</w:t>
      </w:r>
      <w:proofErr w:type="spellEnd"/>
      <w:r w:rsidR="00DE14AD">
        <w:rPr>
          <w:i/>
        </w:rPr>
        <w:t xml:space="preserve"> </w:t>
      </w:r>
      <w:r w:rsidR="005C0D22" w:rsidRPr="00D97B2C">
        <w:rPr>
          <w:lang w:val="sr-Cyrl-RS"/>
        </w:rPr>
        <w:fldChar w:fldCharType="begin"/>
      </w:r>
      <w:r w:rsidR="005C0D22" w:rsidRPr="00D97B2C">
        <w:rPr>
          <w:lang w:val="sr-Cyrl-RS"/>
        </w:rPr>
        <w:instrText xml:space="preserve"> REF _Ref141139076 \r \h </w:instrText>
      </w:r>
      <w:r w:rsidR="005C0D22" w:rsidRPr="00D97B2C">
        <w:rPr>
          <w:lang w:val="sr-Cyrl-RS"/>
        </w:rPr>
      </w:r>
      <w:r w:rsidR="005C0D22" w:rsidRPr="00D97B2C">
        <w:rPr>
          <w:lang w:val="sr-Cyrl-RS"/>
        </w:rPr>
        <w:fldChar w:fldCharType="separate"/>
      </w:r>
      <w:r w:rsidR="005C0D22" w:rsidRPr="00D97B2C">
        <w:rPr>
          <w:lang w:val="sr-Cyrl-RS"/>
        </w:rPr>
        <w:t>[7]</w:t>
      </w:r>
      <w:r w:rsidR="005C0D22" w:rsidRPr="00D97B2C">
        <w:rPr>
          <w:lang w:val="sr-Cyrl-RS"/>
        </w:rPr>
        <w:fldChar w:fldCharType="end"/>
      </w:r>
      <w:r w:rsidR="005C0D22" w:rsidRPr="00D97B2C">
        <w:rPr>
          <w:lang w:val="sr-Cyrl-RS"/>
        </w:rPr>
        <w:t xml:space="preserve"> алату.</w:t>
      </w:r>
      <w:commentRangeEnd w:id="258"/>
      <w:r w:rsidR="00401B6E">
        <w:rPr>
          <w:rStyle w:val="CommentReference"/>
        </w:rPr>
        <w:commentReference w:id="258"/>
      </w:r>
      <w:commentRangeEnd w:id="259"/>
      <w:r w:rsidR="0038193E">
        <w:rPr>
          <w:rStyle w:val="CommentReference"/>
        </w:rPr>
        <w:commentReference w:id="259"/>
      </w:r>
    </w:p>
    <w:p w14:paraId="003D41C7" w14:textId="6BBF139A" w:rsidR="00957CC9" w:rsidRPr="00D97B2C" w:rsidRDefault="00401B6E" w:rsidP="00400281">
      <w:pPr>
        <w:pStyle w:val="osnovnitekst"/>
        <w:rPr>
          <w:lang w:val="sr-Cyrl-RS"/>
        </w:rPr>
      </w:pPr>
      <w:del w:id="265" w:author="SW 46/2019 - Petrović Milica" w:date="2023-08-15T22:46:00Z">
        <w:r w:rsidDel="00A46D16">
          <w:rPr>
            <w:lang w:val="sr-Cyrl-RS"/>
          </w:rPr>
          <w:tab/>
        </w:r>
      </w:del>
      <w:r w:rsidR="005D0BE3" w:rsidRPr="00D97B2C">
        <w:rPr>
          <w:lang w:val="sr-Cyrl-RS"/>
        </w:rPr>
        <w:t xml:space="preserve">У </w:t>
      </w:r>
      <w:r w:rsidR="00AD63BB" w:rsidRPr="00D97B2C">
        <w:rPr>
          <w:lang w:val="sr-Cyrl-RS"/>
        </w:rPr>
        <w:t>другом поглављу</w:t>
      </w:r>
      <w:r w:rsidR="005D0BE3" w:rsidRPr="00D97B2C">
        <w:rPr>
          <w:lang w:val="sr-Cyrl-RS"/>
        </w:rPr>
        <w:t xml:space="preserve"> је приказано стање у области где су анализиране</w:t>
      </w:r>
      <w:r w:rsidR="00AD63BB" w:rsidRPr="00D97B2C">
        <w:rPr>
          <w:lang w:val="sr-Cyrl-RS"/>
        </w:rPr>
        <w:t xml:space="preserve"> тренутно најпопуларније</w:t>
      </w:r>
      <w:r w:rsidR="005D0BE3" w:rsidRPr="00D97B2C">
        <w:rPr>
          <w:lang w:val="sr-Cyrl-RS"/>
        </w:rPr>
        <w:t xml:space="preserve"> апликације које се баве менталним здрав</w:t>
      </w:r>
      <w:r w:rsidR="00AD63BB" w:rsidRPr="00D97B2C">
        <w:rPr>
          <w:lang w:val="sr-Cyrl-RS"/>
        </w:rPr>
        <w:t>љ</w:t>
      </w:r>
      <w:r w:rsidR="005D0BE3" w:rsidRPr="00D97B2C">
        <w:rPr>
          <w:lang w:val="sr-Cyrl-RS"/>
        </w:rPr>
        <w:t>ем</w:t>
      </w:r>
      <w:r w:rsidR="00AD63BB" w:rsidRPr="00D97B2C">
        <w:rPr>
          <w:lang w:val="sr-Cyrl-RS"/>
        </w:rPr>
        <w:t>. Треће поглавље описује технике и технологије које су коришћене при изради решења. Спецификација решења са одговарајућим дијаграмима приказана је у четвртом</w:t>
      </w:r>
      <w:r w:rsidR="000B766D" w:rsidRPr="00D97B2C">
        <w:rPr>
          <w:lang w:val="sr-Cyrl-RS"/>
        </w:rPr>
        <w:t xml:space="preserve"> поглављу. Пето поглавље описује детаље имплементације решења, а у шестом поглављу је дат приказ имплементираног решења.</w:t>
      </w:r>
      <w:r>
        <w:rPr>
          <w:lang w:val="sr-Cyrl-RS"/>
        </w:rPr>
        <w:t xml:space="preserve"> У последњем поглављу наведене су закључне одреднице и наведени потенцијални правци будућег рада.</w:t>
      </w:r>
    </w:p>
    <w:p w14:paraId="49112192" w14:textId="77777777" w:rsidR="00900A16" w:rsidRPr="00D97B2C" w:rsidRDefault="00957CC9">
      <w:pPr>
        <w:rPr>
          <w:lang w:val="sr-Cyrl-RS"/>
        </w:rPr>
      </w:pPr>
      <w:r w:rsidRPr="00D97B2C">
        <w:rPr>
          <w:lang w:val="sr-Cyrl-RS"/>
        </w:rPr>
        <w:br w:type="page"/>
      </w:r>
    </w:p>
    <w:p w14:paraId="4088BAAF" w14:textId="2624D4EF" w:rsidR="00957CC9" w:rsidRPr="00D97B2C" w:rsidRDefault="00957CC9">
      <w:pPr>
        <w:pStyle w:val="Heading1"/>
        <w:numPr>
          <w:ilvl w:val="0"/>
          <w:numId w:val="31"/>
        </w:numPr>
        <w:rPr>
          <w:lang w:val="sr-Cyrl-RS"/>
        </w:rPr>
        <w:pPrChange w:id="266" w:author="SW 46/2019 - Petrović Milica" w:date="2023-08-14T20:21:00Z">
          <w:pPr>
            <w:pStyle w:val="Heading1"/>
            <w:numPr>
              <w:numId w:val="4"/>
            </w:numPr>
            <w:ind w:left="785" w:hanging="360"/>
          </w:pPr>
        </w:pPrChange>
      </w:pPr>
      <w:bookmarkStart w:id="267" w:name="_Ref142265266"/>
      <w:bookmarkStart w:id="268" w:name="_Toc143200054"/>
      <w:r w:rsidRPr="00D97B2C">
        <w:rPr>
          <w:lang w:val="sr-Cyrl-RS"/>
        </w:rPr>
        <w:lastRenderedPageBreak/>
        <w:t>Стање у области</w:t>
      </w:r>
      <w:bookmarkEnd w:id="267"/>
      <w:bookmarkEnd w:id="268"/>
    </w:p>
    <w:p w14:paraId="586EB55F" w14:textId="26507888" w:rsidR="00957CC9" w:rsidRPr="00D97B2C" w:rsidRDefault="00401B6E" w:rsidP="00400281">
      <w:pPr>
        <w:pStyle w:val="osnovnitekst"/>
        <w:rPr>
          <w:rFonts w:cstheme="minorHAnsi"/>
          <w:lang w:val="sr-Cyrl-RS"/>
        </w:rPr>
      </w:pPr>
      <w:del w:id="269" w:author="SW 46/2019 - Petrović Milica" w:date="2023-08-15T22:46:00Z">
        <w:r w:rsidDel="00A46D16">
          <w:rPr>
            <w:lang w:val="sr-Cyrl-RS"/>
          </w:rPr>
          <w:tab/>
        </w:r>
      </w:del>
      <w:r w:rsidR="00133C1E" w:rsidRPr="00D97B2C">
        <w:rPr>
          <w:lang w:val="sr-Cyrl-RS"/>
        </w:rPr>
        <w:t>Дефиниција здравља према Светској здравственој организацији (</w:t>
      </w:r>
      <w:proofErr w:type="spellStart"/>
      <w:r w:rsidR="008F7080" w:rsidRPr="00D97B2C">
        <w:rPr>
          <w:i/>
          <w:lang w:val="sr-Cyrl-RS"/>
        </w:rPr>
        <w:t>World</w:t>
      </w:r>
      <w:proofErr w:type="spellEnd"/>
      <w:r w:rsidR="008F7080" w:rsidRPr="00D97B2C">
        <w:rPr>
          <w:i/>
          <w:lang w:val="sr-Cyrl-RS"/>
        </w:rPr>
        <w:t xml:space="preserve"> </w:t>
      </w:r>
      <w:proofErr w:type="spellStart"/>
      <w:r w:rsidR="008F7080" w:rsidRPr="00D97B2C">
        <w:rPr>
          <w:i/>
          <w:lang w:val="sr-Cyrl-RS"/>
        </w:rPr>
        <w:t>Health</w:t>
      </w:r>
      <w:proofErr w:type="spellEnd"/>
      <w:r w:rsidR="008F7080" w:rsidRPr="00D97B2C">
        <w:rPr>
          <w:i/>
          <w:lang w:val="sr-Cyrl-RS"/>
        </w:rPr>
        <w:t xml:space="preserve"> </w:t>
      </w:r>
      <w:proofErr w:type="spellStart"/>
      <w:r w:rsidR="008F7080" w:rsidRPr="00D97B2C">
        <w:rPr>
          <w:i/>
          <w:lang w:val="sr-Cyrl-RS"/>
        </w:rPr>
        <w:t>Organization</w:t>
      </w:r>
      <w:proofErr w:type="spellEnd"/>
      <w:r w:rsidR="008F7080" w:rsidRPr="00D97B2C">
        <w:rPr>
          <w:i/>
          <w:lang w:val="sr-Cyrl-RS"/>
        </w:rPr>
        <w:t xml:space="preserve"> - WHO</w:t>
      </w:r>
      <w:r w:rsidR="00133C1E" w:rsidRPr="00D97B2C">
        <w:rPr>
          <w:lang w:val="sr-Cyrl-RS"/>
        </w:rPr>
        <w:t xml:space="preserve">) гласи </w:t>
      </w:r>
      <w:r w:rsidR="00133C1E" w:rsidRPr="00D97B2C">
        <w:rPr>
          <w:i/>
          <w:lang w:val="sr-Cyrl-RS"/>
        </w:rPr>
        <w:t xml:space="preserve">Здравље </w:t>
      </w:r>
      <w:r w:rsidR="00133C1E" w:rsidRPr="00D97B2C">
        <w:rPr>
          <w:rFonts w:cstheme="minorHAnsi"/>
          <w:i/>
          <w:lang w:val="sr-Cyrl-RS"/>
        </w:rPr>
        <w:t xml:space="preserve">представља комплексно физичко, ментално и социјално благостање, а не само одсуство болести и </w:t>
      </w:r>
      <w:proofErr w:type="spellStart"/>
      <w:r w:rsidR="00133C1E" w:rsidRPr="00D97B2C">
        <w:rPr>
          <w:rFonts w:cstheme="minorHAnsi"/>
          <w:i/>
          <w:lang w:val="sr-Cyrl-RS"/>
        </w:rPr>
        <w:t>онеспособљености</w:t>
      </w:r>
      <w:proofErr w:type="spellEnd"/>
      <w:r w:rsidR="00133C1E" w:rsidRPr="00D97B2C">
        <w:rPr>
          <w:rFonts w:cstheme="minorHAnsi"/>
          <w:lang w:val="sr-Cyrl-RS"/>
        </w:rPr>
        <w:t>. Наведена дефиниција јасно истиче важност менталног здравља као неизоставни део општег здравља.</w:t>
      </w:r>
    </w:p>
    <w:p w14:paraId="2A30E9A3" w14:textId="7E9B8C4D" w:rsidR="003C6103" w:rsidRPr="00D97B2C" w:rsidRDefault="00401B6E" w:rsidP="00400281">
      <w:pPr>
        <w:pStyle w:val="osnovnitekst"/>
        <w:rPr>
          <w:rFonts w:cstheme="minorHAnsi"/>
          <w:lang w:val="sr-Cyrl-RS"/>
        </w:rPr>
      </w:pPr>
      <w:del w:id="270" w:author="SW 46/2019 - Petrović Milica" w:date="2023-08-15T22:46:00Z">
        <w:r w:rsidDel="00A46D16">
          <w:rPr>
            <w:rFonts w:cstheme="minorHAnsi"/>
            <w:lang w:val="sr-Cyrl-RS"/>
          </w:rPr>
          <w:tab/>
        </w:r>
      </w:del>
      <w:r w:rsidR="00133C1E" w:rsidRPr="00D97B2C">
        <w:rPr>
          <w:rFonts w:cstheme="minorHAnsi"/>
          <w:lang w:val="sr-Cyrl-RS"/>
        </w:rPr>
        <w:t>На основу системске анализе опште популације у већини европских земаља показано је да ће 27% одрасле популације старости 18-65 година некада током свог живота имати ментални поремећај (то укључује поремећаје у вези са злоупотребом супстанци, психозе, депресије, анксиозност и поремећаје исхране)</w:t>
      </w:r>
      <w:r>
        <w:rPr>
          <w:rFonts w:cstheme="minorHAnsi"/>
          <w:lang w:val="sr-Cyrl-RS"/>
        </w:rPr>
        <w:t>.</w:t>
      </w:r>
      <w:r w:rsidR="00133C1E" w:rsidRPr="00D97B2C">
        <w:rPr>
          <w:rFonts w:cstheme="minorHAnsi"/>
          <w:lang w:val="sr-Cyrl-RS"/>
        </w:rPr>
        <w:t xml:space="preserve"> </w:t>
      </w:r>
      <w:r>
        <w:rPr>
          <w:rFonts w:cstheme="minorHAnsi"/>
          <w:lang w:val="sr-Cyrl-RS"/>
        </w:rPr>
        <w:t>З</w:t>
      </w:r>
      <w:r w:rsidRPr="00D97B2C">
        <w:rPr>
          <w:rFonts w:cstheme="minorHAnsi"/>
          <w:lang w:val="sr-Cyrl-RS"/>
        </w:rPr>
        <w:t xml:space="preserve">а </w:t>
      </w:r>
      <w:r w:rsidR="00133C1E" w:rsidRPr="00D97B2C">
        <w:rPr>
          <w:rFonts w:cstheme="minorHAnsi"/>
          <w:lang w:val="sr-Cyrl-RS"/>
        </w:rPr>
        <w:t xml:space="preserve">жене </w:t>
      </w:r>
      <w:r>
        <w:rPr>
          <w:rFonts w:cstheme="minorHAnsi"/>
          <w:lang w:val="sr-Cyrl-RS"/>
        </w:rPr>
        <w:t xml:space="preserve">поменути </w:t>
      </w:r>
      <w:r w:rsidR="00133C1E" w:rsidRPr="00D97B2C">
        <w:rPr>
          <w:rFonts w:cstheme="minorHAnsi"/>
          <w:lang w:val="sr-Cyrl-RS"/>
        </w:rPr>
        <w:t>ризик од оболевања износи око 33,2%, а за мушкарце 21,7%. Код 32% опште популације се очекује да ће имати један ментални поремећај, код 18% се могу очекивати два, а код 14% и три ментална поремећаја током живота</w:t>
      </w:r>
      <w:r w:rsidR="0023592E" w:rsidRPr="00D97B2C">
        <w:rPr>
          <w:rFonts w:cstheme="minorHAnsi"/>
          <w:lang w:val="sr-Cyrl-RS"/>
        </w:rPr>
        <w:t xml:space="preserve"> </w:t>
      </w:r>
      <w:r w:rsidR="003C6103" w:rsidRPr="00D97B2C">
        <w:rPr>
          <w:rFonts w:cstheme="minorHAnsi"/>
          <w:lang w:val="sr-Cyrl-RS"/>
        </w:rPr>
        <w:fldChar w:fldCharType="begin"/>
      </w:r>
      <w:r w:rsidR="003C6103" w:rsidRPr="00D97B2C">
        <w:rPr>
          <w:rFonts w:cstheme="minorHAnsi"/>
          <w:lang w:val="sr-Cyrl-RS"/>
        </w:rPr>
        <w:instrText xml:space="preserve"> REF _Ref141128101 \r \h </w:instrText>
      </w:r>
      <w:r w:rsidR="003C6103" w:rsidRPr="00D97B2C">
        <w:rPr>
          <w:rFonts w:cstheme="minorHAnsi"/>
          <w:lang w:val="sr-Cyrl-RS"/>
        </w:rPr>
      </w:r>
      <w:r w:rsidR="003C6103" w:rsidRPr="00D97B2C">
        <w:rPr>
          <w:rFonts w:cstheme="minorHAnsi"/>
          <w:lang w:val="sr-Cyrl-RS"/>
        </w:rPr>
        <w:fldChar w:fldCharType="separate"/>
      </w:r>
      <w:r w:rsidR="003C6103" w:rsidRPr="00D97B2C">
        <w:rPr>
          <w:rFonts w:cstheme="minorHAnsi"/>
          <w:lang w:val="sr-Cyrl-RS"/>
        </w:rPr>
        <w:t>[1]</w:t>
      </w:r>
      <w:r w:rsidR="003C6103" w:rsidRPr="00D97B2C">
        <w:rPr>
          <w:rFonts w:cstheme="minorHAnsi"/>
          <w:lang w:val="sr-Cyrl-RS"/>
        </w:rPr>
        <w:fldChar w:fldCharType="end"/>
      </w:r>
      <w:r w:rsidR="00133C1E" w:rsidRPr="00D97B2C">
        <w:rPr>
          <w:rFonts w:cstheme="minorHAnsi"/>
          <w:lang w:val="sr-Cyrl-RS"/>
        </w:rPr>
        <w:t xml:space="preserve">. </w:t>
      </w:r>
    </w:p>
    <w:p w14:paraId="317FC9D0" w14:textId="65505610" w:rsidR="00133C1E" w:rsidRPr="00D97B2C" w:rsidRDefault="0059267D" w:rsidP="00400281">
      <w:pPr>
        <w:pStyle w:val="osnovnitekst"/>
        <w:rPr>
          <w:rFonts w:cstheme="minorHAnsi"/>
          <w:lang w:val="sr-Cyrl-RS"/>
        </w:rPr>
      </w:pPr>
      <w:del w:id="271" w:author="SW 46/2019 - Petrović Milica" w:date="2023-08-15T22:46:00Z">
        <w:r w:rsidDel="00A46D16">
          <w:rPr>
            <w:rFonts w:cstheme="minorHAnsi"/>
            <w:lang w:val="sr-Cyrl-RS"/>
          </w:rPr>
          <w:tab/>
        </w:r>
      </w:del>
      <w:r>
        <w:rPr>
          <w:rFonts w:cstheme="minorHAnsi"/>
          <w:lang w:val="sr-Cyrl-RS"/>
        </w:rPr>
        <w:t>Превенција и ментална хигијена би били неки од начина којим би се могла умањити наведена негативна статистика.</w:t>
      </w:r>
      <w:r w:rsidR="00004C27" w:rsidRPr="00D97B2C">
        <w:rPr>
          <w:rFonts w:cstheme="minorHAnsi"/>
          <w:lang w:val="sr-Cyrl-RS"/>
        </w:rPr>
        <w:t xml:space="preserve"> Данас постоје апликације које могу пружити подршку</w:t>
      </w:r>
      <w:r>
        <w:rPr>
          <w:rFonts w:cstheme="minorHAnsi"/>
          <w:lang w:val="sr-Cyrl-RS"/>
        </w:rPr>
        <w:t xml:space="preserve"> људима у поменутом</w:t>
      </w:r>
      <w:r w:rsidR="00004C27" w:rsidRPr="00D97B2C">
        <w:rPr>
          <w:rFonts w:cstheme="minorHAnsi"/>
          <w:lang w:val="sr-Cyrl-RS"/>
        </w:rPr>
        <w:t xml:space="preserve">. У наставку су анализиране апликација </w:t>
      </w:r>
      <w:r w:rsidR="00004C27" w:rsidRPr="002401D1">
        <w:rPr>
          <w:rFonts w:cstheme="minorHAnsi"/>
          <w:i/>
          <w:iCs/>
          <w:lang w:val="sr-Cyrl-RS"/>
        </w:rPr>
        <w:t>Центар срце</w:t>
      </w:r>
      <w:r w:rsidR="00687081" w:rsidRPr="00D97B2C">
        <w:rPr>
          <w:rFonts w:cstheme="minorHAnsi"/>
          <w:lang w:val="sr-Cyrl-RS"/>
        </w:rPr>
        <w:t xml:space="preserve">, </w:t>
      </w:r>
      <w:proofErr w:type="spellStart"/>
      <w:r w:rsidR="00687081" w:rsidRPr="00D97B2C">
        <w:rPr>
          <w:rFonts w:cstheme="minorHAnsi"/>
          <w:i/>
          <w:lang w:val="sr-Cyrl-RS"/>
        </w:rPr>
        <w:t>BetterHelp</w:t>
      </w:r>
      <w:proofErr w:type="spellEnd"/>
      <w:r w:rsidR="00004C27" w:rsidRPr="00D97B2C">
        <w:rPr>
          <w:rFonts w:cstheme="minorHAnsi"/>
          <w:lang w:val="sr-Cyrl-RS"/>
        </w:rPr>
        <w:t xml:space="preserve"> и </w:t>
      </w:r>
      <w:proofErr w:type="spellStart"/>
      <w:r w:rsidR="00687081" w:rsidRPr="00D97B2C">
        <w:rPr>
          <w:rFonts w:cstheme="minorHAnsi"/>
          <w:i/>
          <w:lang w:val="sr-Cyrl-RS"/>
        </w:rPr>
        <w:t>Wysa</w:t>
      </w:r>
      <w:proofErr w:type="spellEnd"/>
      <w:r w:rsidR="00004C27" w:rsidRPr="00D97B2C">
        <w:rPr>
          <w:rFonts w:cstheme="minorHAnsi"/>
          <w:lang w:val="sr-Cyrl-RS"/>
        </w:rPr>
        <w:t>.</w:t>
      </w:r>
    </w:p>
    <w:p w14:paraId="0E6E01DD" w14:textId="77777777" w:rsidR="00B046ED" w:rsidRPr="00D97B2C" w:rsidRDefault="00B046ED" w:rsidP="00E8483A">
      <w:pPr>
        <w:pStyle w:val="Heading2"/>
        <w:numPr>
          <w:ilvl w:val="0"/>
          <w:numId w:val="5"/>
        </w:numPr>
        <w:rPr>
          <w:lang w:val="sr-Cyrl-RS"/>
        </w:rPr>
      </w:pPr>
      <w:bookmarkStart w:id="272" w:name="_Toc143200055"/>
      <w:proofErr w:type="spellStart"/>
      <w:r w:rsidRPr="00D97B2C">
        <w:rPr>
          <w:lang w:val="sr-Cyrl-RS"/>
        </w:rPr>
        <w:t>BetterHelp</w:t>
      </w:r>
      <w:bookmarkEnd w:id="272"/>
      <w:proofErr w:type="spellEnd"/>
    </w:p>
    <w:p w14:paraId="2D4A31D6" w14:textId="570F0314" w:rsidR="00B046ED" w:rsidRPr="00D97B2C" w:rsidRDefault="0059267D" w:rsidP="00400281">
      <w:pPr>
        <w:pStyle w:val="osnovnitekst"/>
        <w:rPr>
          <w:rFonts w:cstheme="minorHAnsi"/>
          <w:lang w:val="sr-Cyrl-RS"/>
        </w:rPr>
      </w:pPr>
      <w:del w:id="273" w:author="SW 46/2019 - Petrović Milica" w:date="2023-08-15T22:46:00Z">
        <w:r w:rsidDel="00A46D16">
          <w:rPr>
            <w:rFonts w:cstheme="minorHAnsi"/>
            <w:i/>
            <w:lang w:val="sr-Cyrl-RS"/>
          </w:rPr>
          <w:tab/>
        </w:r>
      </w:del>
      <w:proofErr w:type="spellStart"/>
      <w:r w:rsidR="00B046ED" w:rsidRPr="009817BE">
        <w:rPr>
          <w:rFonts w:cstheme="minorHAnsi"/>
          <w:i/>
          <w:lang w:val="sr-Cyrl-RS"/>
        </w:rPr>
        <w:t>BetterHelp</w:t>
      </w:r>
      <w:proofErr w:type="spellEnd"/>
      <w:r w:rsidR="00B046ED" w:rsidRPr="00D97B2C">
        <w:rPr>
          <w:rFonts w:cstheme="minorHAnsi"/>
          <w:lang w:val="sr-Cyrl-RS"/>
        </w:rPr>
        <w:t xml:space="preserve"> је данас најпопуларнија апликација која пружа </w:t>
      </w:r>
      <w:r w:rsidR="00042C3D">
        <w:rPr>
          <w:rFonts w:cstheme="minorHAnsi"/>
          <w:lang w:val="sr-Cyrl-RS"/>
        </w:rPr>
        <w:t xml:space="preserve">лако </w:t>
      </w:r>
      <w:r w:rsidR="00B046ED" w:rsidRPr="00D97B2C">
        <w:rPr>
          <w:rFonts w:cstheme="minorHAnsi"/>
          <w:lang w:val="sr-Cyrl-RS"/>
        </w:rPr>
        <w:t>повезива</w:t>
      </w:r>
      <w:r w:rsidR="001D05F9" w:rsidRPr="00D97B2C">
        <w:rPr>
          <w:rFonts w:cstheme="minorHAnsi"/>
          <w:lang w:val="sr-Cyrl-RS"/>
        </w:rPr>
        <w:t>њ</w:t>
      </w:r>
      <w:r w:rsidR="00B046ED" w:rsidRPr="00D97B2C">
        <w:rPr>
          <w:rFonts w:cstheme="minorHAnsi"/>
          <w:lang w:val="sr-Cyrl-RS"/>
        </w:rPr>
        <w:t xml:space="preserve">е корисника са психолозима широм света. Приликом инсталације апликације попуњава </w:t>
      </w:r>
      <w:r w:rsidR="00FB22F9">
        <w:rPr>
          <w:rFonts w:cstheme="minorHAnsi"/>
          <w:lang w:val="sr-Cyrl-RS"/>
        </w:rPr>
        <w:t xml:space="preserve">се </w:t>
      </w:r>
      <w:r w:rsidR="00B046ED" w:rsidRPr="00D97B2C">
        <w:rPr>
          <w:rFonts w:cstheme="minorHAnsi"/>
          <w:lang w:val="sr-Cyrl-RS"/>
        </w:rPr>
        <w:t xml:space="preserve">упитник који покрива питања о жељеној терапији (индивидуална, партнерска или </w:t>
      </w:r>
      <w:r w:rsidR="00FB22F9">
        <w:rPr>
          <w:rFonts w:cstheme="minorHAnsi"/>
          <w:lang w:val="sr-Cyrl-RS"/>
        </w:rPr>
        <w:t xml:space="preserve">терапија </w:t>
      </w:r>
      <w:r w:rsidR="00B046ED" w:rsidRPr="00D97B2C">
        <w:rPr>
          <w:rFonts w:cstheme="minorHAnsi"/>
          <w:lang w:val="sr-Cyrl-RS"/>
        </w:rPr>
        <w:t>за децу), личним подацима, љубавном статусу, религији, религијским навикама, духовности, разлозима за терапију, очекивањима од терапеута, претходне терапије, коришћењу лекова, тренутном стању по питању неких болова или тренутној анксиозности, депресији, финансијском статусу, навикама за спавање, преференције везане за терапеута</w:t>
      </w:r>
      <w:r>
        <w:rPr>
          <w:rFonts w:cstheme="minorHAnsi"/>
          <w:lang w:val="sr-Cyrl-RS"/>
        </w:rPr>
        <w:t xml:space="preserve"> и слично</w:t>
      </w:r>
      <w:r w:rsidR="00B046ED" w:rsidRPr="00D97B2C">
        <w:rPr>
          <w:rFonts w:cstheme="minorHAnsi"/>
          <w:lang w:val="sr-Cyrl-RS"/>
        </w:rPr>
        <w:t xml:space="preserve">. </w:t>
      </w:r>
      <w:ins w:id="274" w:author="SW 46/2019 - Petrović Milica" w:date="2023-08-17T18:57:00Z">
        <w:r w:rsidR="00FF00D2">
          <w:rPr>
            <w:rFonts w:cstheme="minorHAnsi"/>
            <w:lang w:val="sr-Cyrl-RS"/>
          </w:rPr>
          <w:t>Св</w:t>
        </w:r>
      </w:ins>
      <w:ins w:id="275" w:author="SW 46/2019 - Petrović Milica" w:date="2023-08-17T18:58:00Z">
        <w:r w:rsidR="00FF00D2">
          <w:rPr>
            <w:rFonts w:cstheme="minorHAnsi"/>
            <w:lang w:val="sr-Cyrl-RS"/>
          </w:rPr>
          <w:t>акодневна к</w:t>
        </w:r>
      </w:ins>
      <w:commentRangeStart w:id="276"/>
      <w:commentRangeStart w:id="277"/>
      <w:del w:id="278" w:author="SW 46/2019 - Petrović Milica" w:date="2023-08-17T18:58:00Z">
        <w:r w:rsidR="00B046ED" w:rsidRPr="00D97B2C" w:rsidDel="00FF00D2">
          <w:rPr>
            <w:rFonts w:cstheme="minorHAnsi"/>
            <w:lang w:val="sr-Cyrl-RS"/>
          </w:rPr>
          <w:delText>К</w:delText>
        </w:r>
      </w:del>
      <w:r w:rsidR="00B046ED" w:rsidRPr="00D97B2C">
        <w:rPr>
          <w:rFonts w:cstheme="minorHAnsi"/>
          <w:lang w:val="sr-Cyrl-RS"/>
        </w:rPr>
        <w:t xml:space="preserve">омуникација са терапеутом се одвија путем аудио, видео и текстуалних порука унутар чета </w:t>
      </w:r>
      <w:ins w:id="279" w:author="SW 46/2019 - Petrović Milica" w:date="2023-08-17T18:58:00Z">
        <w:r w:rsidR="00FF00D2">
          <w:rPr>
            <w:rFonts w:cstheme="minorHAnsi"/>
            <w:lang w:val="sr-Cyrl-RS"/>
          </w:rPr>
          <w:t>.</w:t>
        </w:r>
      </w:ins>
      <w:del w:id="280" w:author="SW 46/2019 - Petrović Milica" w:date="2023-08-17T18:58:00Z">
        <w:r w:rsidR="00B046ED" w:rsidRPr="00D97B2C" w:rsidDel="00FF00D2">
          <w:rPr>
            <w:rFonts w:cstheme="minorHAnsi"/>
            <w:lang w:val="sr-Cyrl-RS"/>
          </w:rPr>
          <w:delText>док се</w:delText>
        </w:r>
      </w:del>
      <w:r w:rsidR="00B046ED" w:rsidRPr="00D97B2C">
        <w:rPr>
          <w:rFonts w:cstheme="minorHAnsi"/>
          <w:lang w:val="sr-Cyrl-RS"/>
        </w:rPr>
        <w:t xml:space="preserve"> </w:t>
      </w:r>
      <w:ins w:id="281" w:author="SW 46/2019 - Petrović Milica" w:date="2023-08-17T18:58:00Z">
        <w:r w:rsidR="00FF00D2">
          <w:rPr>
            <w:rFonts w:cstheme="minorHAnsi"/>
            <w:lang w:val="sr-Cyrl-RS"/>
          </w:rPr>
          <w:t>У</w:t>
        </w:r>
      </w:ins>
      <w:del w:id="282" w:author="SW 46/2019 - Petrović Milica" w:date="2023-08-17T18:58:00Z">
        <w:r w:rsidR="00B046ED" w:rsidRPr="00D97B2C" w:rsidDel="00FF00D2">
          <w:rPr>
            <w:rFonts w:cstheme="minorHAnsi"/>
            <w:lang w:val="sr-Cyrl-RS"/>
          </w:rPr>
          <w:delText>у</w:delText>
        </w:r>
      </w:del>
      <w:r w:rsidR="00B046ED" w:rsidRPr="00D97B2C">
        <w:rPr>
          <w:rFonts w:cstheme="minorHAnsi"/>
          <w:lang w:val="sr-Cyrl-RS"/>
        </w:rPr>
        <w:t>живо сесиј</w:t>
      </w:r>
      <w:ins w:id="283" w:author="SW 46/2019 - Petrović Milica" w:date="2023-08-17T18:58:00Z">
        <w:r w:rsidR="00FF00D2">
          <w:rPr>
            <w:rFonts w:cstheme="minorHAnsi"/>
            <w:lang w:val="sr-Cyrl-RS"/>
          </w:rPr>
          <w:t>е</w:t>
        </w:r>
      </w:ins>
      <w:del w:id="284" w:author="SW 46/2019 - Petrović Milica" w:date="2023-08-17T18:58:00Z">
        <w:r w:rsidR="00B046ED" w:rsidRPr="00D97B2C" w:rsidDel="00FF00D2">
          <w:rPr>
            <w:rFonts w:cstheme="minorHAnsi"/>
            <w:lang w:val="sr-Cyrl-RS"/>
          </w:rPr>
          <w:delText>а</w:delText>
        </w:r>
      </w:del>
      <w:r w:rsidR="00B046ED" w:rsidRPr="00D97B2C">
        <w:rPr>
          <w:rFonts w:cstheme="minorHAnsi"/>
          <w:lang w:val="sr-Cyrl-RS"/>
        </w:rPr>
        <w:t xml:space="preserve"> у трајању од 30-45 минута мо</w:t>
      </w:r>
      <w:ins w:id="285" w:author="SW 46/2019 - Petrović Milica" w:date="2023-08-17T18:58:00Z">
        <w:r w:rsidR="00FF00D2">
          <w:rPr>
            <w:rFonts w:cstheme="minorHAnsi"/>
            <w:lang w:val="sr-Cyrl-RS"/>
          </w:rPr>
          <w:t>гу се</w:t>
        </w:r>
      </w:ins>
      <w:del w:id="286" w:author="SW 46/2019 - Petrović Milica" w:date="2023-08-17T18:58:00Z">
        <w:r w:rsidR="00B046ED" w:rsidRPr="00D97B2C" w:rsidDel="00FF00D2">
          <w:rPr>
            <w:rFonts w:cstheme="minorHAnsi"/>
            <w:lang w:val="sr-Cyrl-RS"/>
          </w:rPr>
          <w:delText>же</w:delText>
        </w:r>
      </w:del>
      <w:r w:rsidR="00B046ED" w:rsidRPr="00D97B2C">
        <w:rPr>
          <w:rFonts w:cstheme="minorHAnsi"/>
          <w:lang w:val="sr-Cyrl-RS"/>
        </w:rPr>
        <w:t xml:space="preserve"> одвијате путем телефонског и видео по</w:t>
      </w:r>
      <w:r w:rsidR="001D05F9" w:rsidRPr="00D97B2C">
        <w:rPr>
          <w:rFonts w:cstheme="minorHAnsi"/>
          <w:lang w:val="sr-Cyrl-RS"/>
        </w:rPr>
        <w:t>з</w:t>
      </w:r>
      <w:r w:rsidR="00B046ED" w:rsidRPr="00D97B2C">
        <w:rPr>
          <w:rFonts w:cstheme="minorHAnsi"/>
          <w:lang w:val="sr-Cyrl-RS"/>
        </w:rPr>
        <w:t xml:space="preserve">ива или чета. </w:t>
      </w:r>
      <w:commentRangeEnd w:id="276"/>
      <w:r>
        <w:rPr>
          <w:rStyle w:val="CommentReference"/>
        </w:rPr>
        <w:commentReference w:id="276"/>
      </w:r>
      <w:commentRangeEnd w:id="277"/>
      <w:r w:rsidR="00FF00D2">
        <w:rPr>
          <w:rStyle w:val="CommentReference"/>
        </w:rPr>
        <w:commentReference w:id="277"/>
      </w:r>
      <w:r w:rsidR="00B046ED" w:rsidRPr="00D97B2C">
        <w:rPr>
          <w:rFonts w:cstheme="minorHAnsi"/>
          <w:lang w:val="sr-Cyrl-RS"/>
        </w:rPr>
        <w:t>Коришћење апликације се плаћа 65 долара недељно односно 260 долара месечно. У ову цену су укључене 4 сесије и подршка унутар чета. Ово је значајно повољније за америчке стандарде где је цена једне сесије 150-180 долара. У случају да корисник није у могућности да плати сесију има могућност да се обрати за финансијску помоћ.</w:t>
      </w:r>
    </w:p>
    <w:p w14:paraId="12669B36" w14:textId="77777777" w:rsidR="00004C27" w:rsidRPr="00D97B2C" w:rsidRDefault="00004C27" w:rsidP="00E8483A">
      <w:pPr>
        <w:pStyle w:val="Heading2"/>
        <w:numPr>
          <w:ilvl w:val="0"/>
          <w:numId w:val="5"/>
        </w:numPr>
        <w:rPr>
          <w:lang w:val="sr-Cyrl-RS"/>
        </w:rPr>
      </w:pPr>
      <w:bookmarkStart w:id="287" w:name="_Toc143200056"/>
      <w:r w:rsidRPr="00D97B2C">
        <w:rPr>
          <w:lang w:val="sr-Cyrl-RS"/>
        </w:rPr>
        <w:t xml:space="preserve">Апликација </w:t>
      </w:r>
      <w:r w:rsidR="000D72F4" w:rsidRPr="00D97B2C">
        <w:rPr>
          <w:lang w:val="sr-Cyrl-RS"/>
        </w:rPr>
        <w:t>Ц</w:t>
      </w:r>
      <w:r w:rsidRPr="00D97B2C">
        <w:rPr>
          <w:lang w:val="sr-Cyrl-RS"/>
        </w:rPr>
        <w:t>ентар с</w:t>
      </w:r>
      <w:r w:rsidR="0077002A" w:rsidRPr="00D97B2C">
        <w:rPr>
          <w:lang w:val="sr-Cyrl-RS"/>
        </w:rPr>
        <w:t>р</w:t>
      </w:r>
      <w:r w:rsidRPr="00D97B2C">
        <w:rPr>
          <w:lang w:val="sr-Cyrl-RS"/>
        </w:rPr>
        <w:t>ц</w:t>
      </w:r>
      <w:r w:rsidR="0077002A" w:rsidRPr="00D97B2C">
        <w:rPr>
          <w:lang w:val="sr-Cyrl-RS"/>
        </w:rPr>
        <w:t>е</w:t>
      </w:r>
      <w:bookmarkEnd w:id="287"/>
    </w:p>
    <w:p w14:paraId="055D3080" w14:textId="34A2EE93" w:rsidR="00B82CC9" w:rsidRPr="00D97B2C" w:rsidRDefault="0059267D" w:rsidP="00400281">
      <w:pPr>
        <w:pStyle w:val="osnovnitekst"/>
        <w:rPr>
          <w:rFonts w:cstheme="minorHAnsi"/>
          <w:lang w:val="sr-Cyrl-RS"/>
        </w:rPr>
      </w:pPr>
      <w:del w:id="288" w:author="SW 46/2019 - Petrović Milica" w:date="2023-08-15T22:47:00Z">
        <w:r w:rsidDel="00A46D16">
          <w:rPr>
            <w:rFonts w:cstheme="minorHAnsi"/>
            <w:lang w:val="sr-Cyrl-RS"/>
          </w:rPr>
          <w:tab/>
        </w:r>
      </w:del>
      <w:r w:rsidR="0077002A" w:rsidRPr="00D97B2C">
        <w:rPr>
          <w:rFonts w:cstheme="minorHAnsi"/>
          <w:lang w:val="sr-Cyrl-RS"/>
        </w:rPr>
        <w:t>Апликација Центар</w:t>
      </w:r>
      <w:r w:rsidR="00073A1A" w:rsidRPr="00D97B2C">
        <w:rPr>
          <w:rFonts w:cstheme="minorHAnsi"/>
          <w:lang w:val="sr-Cyrl-RS"/>
        </w:rPr>
        <w:t xml:space="preserve"> срце</w:t>
      </w:r>
      <w:r w:rsidR="0077002A" w:rsidRPr="00D97B2C">
        <w:rPr>
          <w:rFonts w:cstheme="minorHAnsi"/>
          <w:lang w:val="sr-Cyrl-RS"/>
        </w:rPr>
        <w:t xml:space="preserve"> </w:t>
      </w:r>
      <w:r w:rsidR="00C722DC" w:rsidRPr="00D97B2C">
        <w:rPr>
          <w:rFonts w:cstheme="minorHAnsi"/>
          <w:lang w:val="sr-Cyrl-RS"/>
        </w:rPr>
        <w:t>је мобилна апликација за подршку људима у тренуцима када им је јако тешко и када се чини да нема излаза.</w:t>
      </w:r>
      <w:r w:rsidR="000A3645" w:rsidRPr="00D97B2C">
        <w:rPr>
          <w:rFonts w:cstheme="minorHAnsi"/>
          <w:lang w:val="sr-Cyrl-RS"/>
        </w:rPr>
        <w:t xml:space="preserve"> Подршка је упућена свима који имају </w:t>
      </w:r>
      <w:proofErr w:type="spellStart"/>
      <w:r w:rsidR="000A3645" w:rsidRPr="00D97B2C">
        <w:rPr>
          <w:rFonts w:cstheme="minorHAnsi"/>
          <w:lang w:val="sr-Cyrl-RS"/>
        </w:rPr>
        <w:t>суицидне</w:t>
      </w:r>
      <w:proofErr w:type="spellEnd"/>
      <w:r w:rsidR="000A3645" w:rsidRPr="00D97B2C">
        <w:rPr>
          <w:rFonts w:cstheme="minorHAnsi"/>
          <w:lang w:val="sr-Cyrl-RS"/>
        </w:rPr>
        <w:t xml:space="preserve"> мисли и намере</w:t>
      </w:r>
      <w:r w:rsidR="00AD14B3" w:rsidRPr="00D97B2C">
        <w:rPr>
          <w:rFonts w:cstheme="minorHAnsi"/>
          <w:lang w:val="sr-Cyrl-RS"/>
        </w:rPr>
        <w:t>.</w:t>
      </w:r>
    </w:p>
    <w:p w14:paraId="631A55B8" w14:textId="0352FDBF" w:rsidR="00A4588D" w:rsidRPr="00D97B2C" w:rsidRDefault="0059267D" w:rsidP="00A4588D">
      <w:pPr>
        <w:pStyle w:val="osnovnitekst"/>
        <w:rPr>
          <w:rFonts w:cstheme="minorHAnsi"/>
          <w:lang w:val="sr-Cyrl-RS"/>
        </w:rPr>
      </w:pPr>
      <w:del w:id="289" w:author="SW 46/2019 - Petrović Milica" w:date="2023-08-15T22:47:00Z">
        <w:r w:rsidDel="00A46D16">
          <w:rPr>
            <w:rFonts w:cstheme="minorHAnsi"/>
            <w:lang w:val="sr-Cyrl-RS"/>
          </w:rPr>
          <w:tab/>
        </w:r>
      </w:del>
      <w:r w:rsidR="000A3645" w:rsidRPr="00D97B2C">
        <w:rPr>
          <w:rFonts w:cstheme="minorHAnsi"/>
          <w:lang w:val="sr-Cyrl-RS"/>
        </w:rPr>
        <w:t>Након инсталације, апликација се може одмах користити без остављања података. Регистрација није потребна тако да је анонимност загарантована.</w:t>
      </w:r>
      <w:r w:rsidR="000D72F4" w:rsidRPr="00D97B2C">
        <w:rPr>
          <w:rFonts w:cstheme="minorHAnsi"/>
          <w:lang w:val="sr-Cyrl-RS"/>
        </w:rPr>
        <w:t xml:space="preserve"> На почетној страници се налази мени којим је омогућена навигација кроз апликацију.</w:t>
      </w:r>
      <w:r w:rsidR="00C722DC" w:rsidRPr="00D97B2C">
        <w:rPr>
          <w:rFonts w:cstheme="minorHAnsi"/>
          <w:lang w:val="sr-Cyrl-RS"/>
        </w:rPr>
        <w:t xml:space="preserve"> У апликацији се налазе текстови и опште информације о суициду као и текстуални водич</w:t>
      </w:r>
      <w:r>
        <w:rPr>
          <w:rFonts w:cstheme="minorHAnsi"/>
          <w:lang w:val="sr-Cyrl-RS"/>
        </w:rPr>
        <w:t xml:space="preserve"> под називом</w:t>
      </w:r>
      <w:r w:rsidR="00C722DC" w:rsidRPr="00D97B2C">
        <w:rPr>
          <w:rFonts w:cstheme="minorHAnsi"/>
          <w:lang w:val="sr-Cyrl-RS"/>
        </w:rPr>
        <w:t xml:space="preserve"> </w:t>
      </w:r>
      <w:r w:rsidR="00C722DC" w:rsidRPr="0083642A">
        <w:rPr>
          <w:rFonts w:cstheme="minorHAnsi"/>
          <w:i/>
          <w:lang w:val="sr-Cyrl-RS"/>
        </w:rPr>
        <w:t>Како да помогнем себи сада?</w:t>
      </w:r>
      <w:r w:rsidR="00C722DC" w:rsidRPr="00D97B2C">
        <w:rPr>
          <w:rFonts w:cstheme="minorHAnsi"/>
          <w:lang w:val="sr-Cyrl-RS"/>
        </w:rPr>
        <w:t xml:space="preserve"> </w:t>
      </w:r>
      <w:ins w:id="290" w:author="SW 46/2019 - Petrović Milica" w:date="2023-08-17T19:05:00Z">
        <w:r w:rsidR="00BA579F">
          <w:rPr>
            <w:rFonts w:cstheme="minorHAnsi"/>
            <w:lang w:val="sr-Cyrl-RS"/>
          </w:rPr>
          <w:t>(</w:t>
        </w:r>
      </w:ins>
      <w:ins w:id="291" w:author="SW 46/2019 - Petrović Milica" w:date="2023-08-17T19:11:00Z">
        <w:r w:rsidR="00B77626">
          <w:rPr>
            <w:rFonts w:cstheme="minorHAnsi"/>
            <w:lang w:val="sr-Cyrl-RS"/>
          </w:rPr>
          <w:fldChar w:fldCharType="begin"/>
        </w:r>
        <w:r w:rsidR="00B77626">
          <w:rPr>
            <w:rFonts w:cstheme="minorHAnsi"/>
            <w:lang w:val="sr-Cyrl-RS"/>
          </w:rPr>
          <w:instrText xml:space="preserve"> REF _Ref143191904 \h </w:instrText>
        </w:r>
      </w:ins>
      <w:r w:rsidR="00B77626">
        <w:rPr>
          <w:rFonts w:cstheme="minorHAnsi"/>
          <w:lang w:val="sr-Cyrl-RS"/>
        </w:rPr>
      </w:r>
      <w:r w:rsidR="00B77626">
        <w:rPr>
          <w:rFonts w:cstheme="minorHAnsi"/>
          <w:lang w:val="sr-Cyrl-RS"/>
        </w:rPr>
        <w:fldChar w:fldCharType="separate"/>
      </w:r>
      <w:proofErr w:type="spellStart"/>
      <w:ins w:id="292" w:author="SW 46/2019 - Petrović Milica" w:date="2023-08-17T19:11:00Z">
        <w:r w:rsidR="00B77626">
          <w:t>Слика</w:t>
        </w:r>
        <w:proofErr w:type="spellEnd"/>
        <w:r w:rsidR="00B77626">
          <w:t xml:space="preserve"> </w:t>
        </w:r>
        <w:r w:rsidR="00B77626">
          <w:rPr>
            <w:noProof/>
          </w:rPr>
          <w:t>2</w:t>
        </w:r>
        <w:r w:rsidR="00B77626">
          <w:t>.</w:t>
        </w:r>
        <w:r w:rsidR="00B77626">
          <w:rPr>
            <w:noProof/>
          </w:rPr>
          <w:t>1</w:t>
        </w:r>
        <w:r w:rsidR="00B77626">
          <w:rPr>
            <w:rFonts w:cstheme="minorHAnsi"/>
            <w:lang w:val="sr-Cyrl-RS"/>
          </w:rPr>
          <w:fldChar w:fldCharType="end"/>
        </w:r>
      </w:ins>
      <w:del w:id="293" w:author="SW 46/2019 - Petrović Milica" w:date="2023-08-17T19:05:00Z">
        <w:r w:rsidR="006C4BF1" w:rsidRPr="00D97B2C" w:rsidDel="00BA579F">
          <w:rPr>
            <w:rFonts w:cstheme="minorHAnsi"/>
            <w:lang w:val="sr-Cyrl-RS"/>
          </w:rPr>
          <w:delText>(</w:delText>
        </w:r>
      </w:del>
      <w:ins w:id="294" w:author="SW 46/2019 - Petrović Milica" w:date="2023-08-17T19:04:00Z">
        <w:r w:rsidR="00860225">
          <w:rPr>
            <w:rFonts w:cstheme="minorHAnsi"/>
            <w:lang w:val="sr-Cyrl-RS"/>
          </w:rPr>
          <w:t>)</w:t>
        </w:r>
      </w:ins>
      <w:commentRangeStart w:id="295"/>
      <w:del w:id="296" w:author="SW 46/2019 - Petrović Milica" w:date="2023-08-17T19:03:00Z">
        <w:r w:rsidR="005B5CC1" w:rsidRPr="00D97B2C" w:rsidDel="00860225">
          <w:rPr>
            <w:rFonts w:cstheme="minorHAnsi"/>
            <w:lang w:val="sr-Cyrl-RS"/>
          </w:rPr>
          <w:fldChar w:fldCharType="begin"/>
        </w:r>
        <w:r w:rsidR="005B5CC1" w:rsidRPr="00D97B2C" w:rsidDel="00860225">
          <w:rPr>
            <w:rFonts w:cstheme="minorHAnsi"/>
            <w:lang w:val="sr-Cyrl-RS"/>
          </w:rPr>
          <w:delInstrText xml:space="preserve"> REF _Ref141129748 \h </w:delInstrText>
        </w:r>
        <w:r w:rsidR="005B5CC1" w:rsidRPr="00D97B2C" w:rsidDel="00860225">
          <w:rPr>
            <w:rFonts w:cstheme="minorHAnsi"/>
            <w:lang w:val="sr-Cyrl-RS"/>
          </w:rPr>
        </w:r>
        <w:r w:rsidR="005B5CC1" w:rsidRPr="00D97B2C" w:rsidDel="00860225">
          <w:rPr>
            <w:rFonts w:cstheme="minorHAnsi"/>
            <w:lang w:val="sr-Cyrl-RS"/>
          </w:rPr>
          <w:fldChar w:fldCharType="separate"/>
        </w:r>
        <w:r w:rsidR="005B5CC1" w:rsidRPr="00D97B2C" w:rsidDel="00860225">
          <w:rPr>
            <w:lang w:val="sr-Cyrl-RS"/>
          </w:rPr>
          <w:delText xml:space="preserve">Слика </w:delText>
        </w:r>
        <w:r w:rsidR="005B5CC1" w:rsidRPr="00D97B2C" w:rsidDel="00860225">
          <w:rPr>
            <w:noProof/>
            <w:lang w:val="sr-Cyrl-RS"/>
          </w:rPr>
          <w:delText>2</w:delText>
        </w:r>
        <w:r w:rsidR="005B5CC1" w:rsidRPr="00D97B2C" w:rsidDel="00860225">
          <w:rPr>
            <w:rFonts w:cstheme="minorHAnsi"/>
            <w:lang w:val="sr-Cyrl-RS"/>
          </w:rPr>
          <w:fldChar w:fldCharType="end"/>
        </w:r>
        <w:commentRangeEnd w:id="295"/>
        <w:r w:rsidDel="00860225">
          <w:rPr>
            <w:rStyle w:val="CommentReference"/>
          </w:rPr>
          <w:commentReference w:id="295"/>
        </w:r>
        <w:r w:rsidR="006C4BF1" w:rsidRPr="00D97B2C" w:rsidDel="00860225">
          <w:rPr>
            <w:rFonts w:cstheme="minorHAnsi"/>
            <w:lang w:val="sr-Cyrl-RS"/>
          </w:rPr>
          <w:fldChar w:fldCharType="begin"/>
        </w:r>
        <w:r w:rsidR="006C4BF1" w:rsidRPr="00D97B2C" w:rsidDel="00860225">
          <w:rPr>
            <w:rFonts w:cstheme="minorHAnsi"/>
            <w:lang w:val="sr-Cyrl-RS"/>
          </w:rPr>
          <w:delInstrText xml:space="preserve"> REF _Ref141129052 \h </w:delInstrText>
        </w:r>
        <w:r w:rsidR="006C4BF1" w:rsidRPr="00D97B2C" w:rsidDel="00860225">
          <w:rPr>
            <w:rFonts w:cstheme="minorHAnsi"/>
            <w:lang w:val="sr-Cyrl-RS"/>
          </w:rPr>
        </w:r>
        <w:r w:rsidR="006C4BF1" w:rsidRPr="00D97B2C" w:rsidDel="00860225">
          <w:rPr>
            <w:rFonts w:cstheme="minorHAnsi"/>
            <w:lang w:val="sr-Cyrl-RS"/>
          </w:rPr>
          <w:fldChar w:fldCharType="end"/>
        </w:r>
        <w:r w:rsidR="00C722DC" w:rsidRPr="00D97B2C" w:rsidDel="00860225">
          <w:rPr>
            <w:rFonts w:cstheme="minorHAnsi"/>
            <w:lang w:val="sr-Cyrl-RS"/>
          </w:rPr>
          <w:delText xml:space="preserve">) </w:delText>
        </w:r>
      </w:del>
      <w:r w:rsidR="00C722DC" w:rsidRPr="00D97B2C">
        <w:rPr>
          <w:rFonts w:cstheme="minorHAnsi"/>
          <w:lang w:val="sr-Cyrl-RS"/>
        </w:rPr>
        <w:t xml:space="preserve">који кроз </w:t>
      </w:r>
      <w:r w:rsidR="000D72F4" w:rsidRPr="00D97B2C">
        <w:rPr>
          <w:rFonts w:cstheme="minorHAnsi"/>
          <w:lang w:val="sr-Cyrl-RS"/>
        </w:rPr>
        <w:t xml:space="preserve">текстуални опис </w:t>
      </w:r>
      <w:r w:rsidR="00C722DC" w:rsidRPr="00D97B2C">
        <w:rPr>
          <w:rFonts w:cstheme="minorHAnsi"/>
          <w:lang w:val="sr-Cyrl-RS"/>
        </w:rPr>
        <w:t>корак</w:t>
      </w:r>
      <w:r w:rsidR="000D72F4" w:rsidRPr="00D97B2C">
        <w:rPr>
          <w:rFonts w:cstheme="minorHAnsi"/>
          <w:lang w:val="sr-Cyrl-RS"/>
        </w:rPr>
        <w:t>а</w:t>
      </w:r>
      <w:r w:rsidR="00C722DC" w:rsidRPr="00D97B2C">
        <w:rPr>
          <w:rFonts w:cstheme="minorHAnsi"/>
          <w:lang w:val="sr-Cyrl-RS"/>
        </w:rPr>
        <w:t xml:space="preserve"> пружа прву помоћ у безизлазним тренуцима. Одељак </w:t>
      </w:r>
      <w:r w:rsidR="00C722DC" w:rsidRPr="00C47E33">
        <w:rPr>
          <w:rFonts w:cstheme="minorHAnsi"/>
          <w:i/>
          <w:lang w:val="sr-Cyrl-RS"/>
        </w:rPr>
        <w:t>Мој сигурносни план</w:t>
      </w:r>
      <w:r w:rsidR="00C722DC" w:rsidRPr="00D97B2C">
        <w:rPr>
          <w:rFonts w:cstheme="minorHAnsi"/>
          <w:lang w:val="sr-Cyrl-RS"/>
        </w:rPr>
        <w:t xml:space="preserve"> је упитник који наводи корисника да одговорима на питања направи свој план </w:t>
      </w:r>
      <w:r w:rsidR="00073A1A" w:rsidRPr="00D97B2C">
        <w:rPr>
          <w:rFonts w:cstheme="minorHAnsi"/>
          <w:lang w:val="sr-Cyrl-RS"/>
        </w:rPr>
        <w:t>са акцијама које може предузети (</w:t>
      </w:r>
      <w:ins w:id="297" w:author="SW 46/2019 - Petrović Milica" w:date="2023-08-17T19:11:00Z">
        <w:r w:rsidR="00B77626">
          <w:rPr>
            <w:rFonts w:cstheme="minorHAnsi"/>
            <w:lang w:val="sr-Cyrl-RS"/>
          </w:rPr>
          <w:fldChar w:fldCharType="begin"/>
        </w:r>
        <w:r w:rsidR="00B77626">
          <w:rPr>
            <w:rFonts w:cstheme="minorHAnsi"/>
            <w:lang w:val="sr-Cyrl-RS"/>
          </w:rPr>
          <w:instrText xml:space="preserve"> REF _Ref143191568 \h </w:instrText>
        </w:r>
      </w:ins>
      <w:r w:rsidR="00B77626">
        <w:rPr>
          <w:rFonts w:cstheme="minorHAnsi"/>
          <w:lang w:val="sr-Cyrl-RS"/>
        </w:rPr>
      </w:r>
      <w:r w:rsidR="00B77626">
        <w:rPr>
          <w:rFonts w:cstheme="minorHAnsi"/>
          <w:lang w:val="sr-Cyrl-RS"/>
        </w:rPr>
        <w:fldChar w:fldCharType="separate"/>
      </w:r>
      <w:proofErr w:type="spellStart"/>
      <w:ins w:id="298" w:author="SW 46/2019 - Petrović Milica" w:date="2023-08-17T19:11:00Z">
        <w:r w:rsidR="00B77626">
          <w:t>Слика</w:t>
        </w:r>
        <w:proofErr w:type="spellEnd"/>
        <w:r w:rsidR="00B77626">
          <w:t xml:space="preserve"> </w:t>
        </w:r>
        <w:r w:rsidR="00B77626">
          <w:rPr>
            <w:noProof/>
          </w:rPr>
          <w:t>2</w:t>
        </w:r>
        <w:r w:rsidR="00B77626">
          <w:t>.</w:t>
        </w:r>
        <w:r w:rsidR="00B77626">
          <w:rPr>
            <w:noProof/>
          </w:rPr>
          <w:t>2</w:t>
        </w:r>
        <w:r w:rsidR="00B77626">
          <w:rPr>
            <w:rFonts w:cstheme="minorHAnsi"/>
            <w:lang w:val="sr-Cyrl-RS"/>
          </w:rPr>
          <w:fldChar w:fldCharType="end"/>
        </w:r>
      </w:ins>
      <w:del w:id="299" w:author="SW 46/2019 - Petrović Milica" w:date="2023-08-17T19:05:00Z">
        <w:r w:rsidR="005B5CC1" w:rsidRPr="00D97B2C" w:rsidDel="00BA579F">
          <w:rPr>
            <w:rFonts w:cstheme="minorHAnsi"/>
            <w:lang w:val="sr-Cyrl-RS"/>
          </w:rPr>
          <w:fldChar w:fldCharType="begin"/>
        </w:r>
        <w:r w:rsidR="005B5CC1" w:rsidRPr="00D97B2C" w:rsidDel="00BA579F">
          <w:rPr>
            <w:rFonts w:cstheme="minorHAnsi"/>
            <w:lang w:val="sr-Cyrl-RS"/>
          </w:rPr>
          <w:delInstrText xml:space="preserve"> REF _Ref141129800 \h </w:delInstrText>
        </w:r>
        <w:r w:rsidR="005B5CC1" w:rsidRPr="00D97B2C" w:rsidDel="00BA579F">
          <w:rPr>
            <w:rFonts w:cstheme="minorHAnsi"/>
            <w:lang w:val="sr-Cyrl-RS"/>
          </w:rPr>
        </w:r>
        <w:r w:rsidR="005B5CC1" w:rsidRPr="00D97B2C" w:rsidDel="00BA579F">
          <w:rPr>
            <w:rFonts w:cstheme="minorHAnsi"/>
            <w:lang w:val="sr-Cyrl-RS"/>
          </w:rPr>
          <w:fldChar w:fldCharType="separate"/>
        </w:r>
        <w:r w:rsidR="005B5CC1" w:rsidRPr="00D97B2C" w:rsidDel="00BA579F">
          <w:rPr>
            <w:lang w:val="sr-Cyrl-RS"/>
          </w:rPr>
          <w:delText xml:space="preserve">Слика </w:delText>
        </w:r>
        <w:r w:rsidR="005B5CC1" w:rsidRPr="00D97B2C" w:rsidDel="00BA579F">
          <w:rPr>
            <w:noProof/>
            <w:lang w:val="sr-Cyrl-RS"/>
          </w:rPr>
          <w:delText>1</w:delText>
        </w:r>
        <w:r w:rsidR="005B5CC1" w:rsidRPr="00D97B2C" w:rsidDel="00BA579F">
          <w:rPr>
            <w:rFonts w:cstheme="minorHAnsi"/>
            <w:lang w:val="sr-Cyrl-RS"/>
          </w:rPr>
          <w:fldChar w:fldCharType="end"/>
        </w:r>
      </w:del>
      <w:r w:rsidR="00073A1A" w:rsidRPr="00D97B2C">
        <w:rPr>
          <w:rFonts w:cstheme="minorHAnsi"/>
          <w:lang w:val="sr-Cyrl-RS"/>
        </w:rPr>
        <w:t>). Доступан је и дневник за евидентирање осећања и стања (</w:t>
      </w:r>
      <w:ins w:id="300" w:author="SW 46/2019 - Petrović Milica" w:date="2023-08-17T19:12:00Z">
        <w:r w:rsidR="00C83CFB">
          <w:rPr>
            <w:rFonts w:cstheme="minorHAnsi"/>
            <w:lang w:val="sr-Cyrl-RS"/>
          </w:rPr>
          <w:fldChar w:fldCharType="begin"/>
        </w:r>
        <w:r w:rsidR="00C83CFB">
          <w:rPr>
            <w:rFonts w:cstheme="minorHAnsi"/>
            <w:lang w:val="sr-Cyrl-RS"/>
          </w:rPr>
          <w:instrText xml:space="preserve"> REF _Ref143191944 \h </w:instrText>
        </w:r>
      </w:ins>
      <w:r w:rsidR="00C83CFB">
        <w:rPr>
          <w:rFonts w:cstheme="minorHAnsi"/>
          <w:lang w:val="sr-Cyrl-RS"/>
        </w:rPr>
      </w:r>
      <w:r w:rsidR="00C83CFB">
        <w:rPr>
          <w:rFonts w:cstheme="minorHAnsi"/>
          <w:lang w:val="sr-Cyrl-RS"/>
        </w:rPr>
        <w:fldChar w:fldCharType="separate"/>
      </w:r>
      <w:proofErr w:type="spellStart"/>
      <w:ins w:id="301" w:author="SW 46/2019 - Petrović Milica" w:date="2023-08-17T19:12:00Z">
        <w:r w:rsidR="00C83CFB">
          <w:t>Слика</w:t>
        </w:r>
        <w:proofErr w:type="spellEnd"/>
        <w:r w:rsidR="00C83CFB">
          <w:t xml:space="preserve"> </w:t>
        </w:r>
        <w:r w:rsidR="00C83CFB">
          <w:rPr>
            <w:noProof/>
          </w:rPr>
          <w:t>2</w:t>
        </w:r>
        <w:r w:rsidR="00C83CFB">
          <w:t>.</w:t>
        </w:r>
        <w:r w:rsidR="00C83CFB">
          <w:rPr>
            <w:noProof/>
          </w:rPr>
          <w:t>3</w:t>
        </w:r>
        <w:r w:rsidR="00C83CFB">
          <w:rPr>
            <w:rFonts w:cstheme="minorHAnsi"/>
            <w:lang w:val="sr-Cyrl-RS"/>
          </w:rPr>
          <w:fldChar w:fldCharType="end"/>
        </w:r>
      </w:ins>
      <w:del w:id="302" w:author="SW 46/2019 - Petrović Milica" w:date="2023-08-17T19:12:00Z">
        <w:r w:rsidR="005B5CC1" w:rsidRPr="00D97B2C" w:rsidDel="00C83CFB">
          <w:rPr>
            <w:rFonts w:cstheme="minorHAnsi"/>
            <w:lang w:val="sr-Cyrl-RS"/>
          </w:rPr>
          <w:fldChar w:fldCharType="begin"/>
        </w:r>
        <w:r w:rsidR="005B5CC1" w:rsidRPr="00D97B2C" w:rsidDel="00C83CFB">
          <w:rPr>
            <w:rFonts w:cstheme="minorHAnsi"/>
            <w:lang w:val="sr-Cyrl-RS"/>
          </w:rPr>
          <w:delInstrText xml:space="preserve"> REF _Ref141129841 \h </w:delInstrText>
        </w:r>
        <w:r w:rsidR="005B5CC1" w:rsidRPr="00D97B2C" w:rsidDel="00C83CFB">
          <w:rPr>
            <w:rFonts w:cstheme="minorHAnsi"/>
            <w:lang w:val="sr-Cyrl-RS"/>
          </w:rPr>
        </w:r>
        <w:r w:rsidR="005B5CC1" w:rsidRPr="00D97B2C" w:rsidDel="00C83CFB">
          <w:rPr>
            <w:rFonts w:cstheme="minorHAnsi"/>
            <w:lang w:val="sr-Cyrl-RS"/>
          </w:rPr>
          <w:fldChar w:fldCharType="separate"/>
        </w:r>
        <w:r w:rsidR="005B5CC1" w:rsidRPr="00D97B2C" w:rsidDel="00C83CFB">
          <w:rPr>
            <w:lang w:val="sr-Cyrl-RS"/>
          </w:rPr>
          <w:delText xml:space="preserve">Слика </w:delText>
        </w:r>
        <w:r w:rsidR="005B5CC1" w:rsidRPr="00D97B2C" w:rsidDel="00C83CFB">
          <w:rPr>
            <w:noProof/>
            <w:lang w:val="sr-Cyrl-RS"/>
          </w:rPr>
          <w:delText>3</w:delText>
        </w:r>
        <w:r w:rsidR="005B5CC1" w:rsidRPr="00D97B2C" w:rsidDel="00C83CFB">
          <w:rPr>
            <w:rFonts w:cstheme="minorHAnsi"/>
            <w:lang w:val="sr-Cyrl-RS"/>
          </w:rPr>
          <w:fldChar w:fldCharType="end"/>
        </w:r>
      </w:del>
      <w:r w:rsidR="00073A1A" w:rsidRPr="00D97B2C">
        <w:rPr>
          <w:rFonts w:cstheme="minorHAnsi"/>
          <w:lang w:val="sr-Cyrl-RS"/>
        </w:rPr>
        <w:t>). Корисник има могућност да ступи у контакт са волонтерима преко позива, мејла или чета (</w:t>
      </w:r>
      <w:ins w:id="303" w:author="SW 46/2019 - Petrović Milica" w:date="2023-08-17T19:14:00Z">
        <w:r w:rsidR="00C83CFB">
          <w:rPr>
            <w:rFonts w:cstheme="minorHAnsi"/>
            <w:lang w:val="sr-Cyrl-RS"/>
          </w:rPr>
          <w:fldChar w:fldCharType="begin"/>
        </w:r>
        <w:r w:rsidR="00C83CFB">
          <w:rPr>
            <w:rFonts w:cstheme="minorHAnsi"/>
            <w:lang w:val="sr-Cyrl-RS"/>
          </w:rPr>
          <w:instrText xml:space="preserve"> REF _Ref143192097 \h </w:instrText>
        </w:r>
      </w:ins>
      <w:r w:rsidR="00C83CFB">
        <w:rPr>
          <w:rFonts w:cstheme="minorHAnsi"/>
          <w:lang w:val="sr-Cyrl-RS"/>
        </w:rPr>
      </w:r>
      <w:r w:rsidR="00C83CFB">
        <w:rPr>
          <w:rFonts w:cstheme="minorHAnsi"/>
          <w:lang w:val="sr-Cyrl-RS"/>
        </w:rPr>
        <w:fldChar w:fldCharType="separate"/>
      </w:r>
      <w:proofErr w:type="spellStart"/>
      <w:ins w:id="304" w:author="SW 46/2019 - Petrović Milica" w:date="2023-08-17T19:14:00Z">
        <w:r w:rsidR="00C83CFB">
          <w:t>Слика</w:t>
        </w:r>
        <w:proofErr w:type="spellEnd"/>
        <w:r w:rsidR="00C83CFB">
          <w:t xml:space="preserve"> </w:t>
        </w:r>
        <w:r w:rsidR="00C83CFB">
          <w:rPr>
            <w:noProof/>
          </w:rPr>
          <w:t>2</w:t>
        </w:r>
        <w:r w:rsidR="00C83CFB">
          <w:t>.</w:t>
        </w:r>
        <w:r w:rsidR="00C83CFB">
          <w:rPr>
            <w:noProof/>
          </w:rPr>
          <w:t>4</w:t>
        </w:r>
        <w:r w:rsidR="00C83CFB">
          <w:rPr>
            <w:rFonts w:cstheme="minorHAnsi"/>
            <w:lang w:val="sr-Cyrl-RS"/>
          </w:rPr>
          <w:fldChar w:fldCharType="end"/>
        </w:r>
      </w:ins>
      <w:del w:id="305" w:author="SW 46/2019 - Petrović Milica" w:date="2023-08-17T19:12:00Z">
        <w:r w:rsidR="005B5CC1" w:rsidRPr="00D97B2C" w:rsidDel="00C83CFB">
          <w:rPr>
            <w:rFonts w:cstheme="minorHAnsi"/>
            <w:lang w:val="sr-Cyrl-RS"/>
          </w:rPr>
          <w:fldChar w:fldCharType="begin"/>
        </w:r>
        <w:r w:rsidR="005B5CC1" w:rsidRPr="00D97B2C" w:rsidDel="00C83CFB">
          <w:rPr>
            <w:rFonts w:cstheme="minorHAnsi"/>
            <w:lang w:val="sr-Cyrl-RS"/>
          </w:rPr>
          <w:delInstrText xml:space="preserve"> REF _Ref141129852 \h </w:delInstrText>
        </w:r>
        <w:r w:rsidR="005B5CC1" w:rsidRPr="00D97B2C" w:rsidDel="00C83CFB">
          <w:rPr>
            <w:rFonts w:cstheme="minorHAnsi"/>
            <w:lang w:val="sr-Cyrl-RS"/>
          </w:rPr>
        </w:r>
        <w:r w:rsidR="005B5CC1" w:rsidRPr="00D97B2C" w:rsidDel="00C83CFB">
          <w:rPr>
            <w:rFonts w:cstheme="minorHAnsi"/>
            <w:lang w:val="sr-Cyrl-RS"/>
          </w:rPr>
          <w:fldChar w:fldCharType="separate"/>
        </w:r>
        <w:r w:rsidR="005B5CC1" w:rsidRPr="00D97B2C" w:rsidDel="00C83CFB">
          <w:rPr>
            <w:lang w:val="sr-Cyrl-RS"/>
          </w:rPr>
          <w:delText xml:space="preserve">Слика </w:delText>
        </w:r>
        <w:r w:rsidR="005B5CC1" w:rsidRPr="00D97B2C" w:rsidDel="00C83CFB">
          <w:rPr>
            <w:noProof/>
            <w:lang w:val="sr-Cyrl-RS"/>
          </w:rPr>
          <w:delText>4</w:delText>
        </w:r>
        <w:r w:rsidR="005B5CC1" w:rsidRPr="00D97B2C" w:rsidDel="00C83CFB">
          <w:rPr>
            <w:rFonts w:cstheme="minorHAnsi"/>
            <w:lang w:val="sr-Cyrl-RS"/>
          </w:rPr>
          <w:fldChar w:fldCharType="end"/>
        </w:r>
      </w:del>
      <w:r w:rsidR="00073A1A" w:rsidRPr="00D97B2C">
        <w:rPr>
          <w:rFonts w:cstheme="minorHAnsi"/>
          <w:lang w:val="sr-Cyrl-RS"/>
        </w:rPr>
        <w:t>)</w:t>
      </w:r>
      <w:r w:rsidR="00A4588D" w:rsidRPr="00D97B2C">
        <w:rPr>
          <w:rFonts w:cstheme="minorHAnsi"/>
          <w:lang w:val="sr-Cyrl-RS"/>
        </w:rPr>
        <w:t>.</w:t>
      </w:r>
      <w:r w:rsidR="00A4588D" w:rsidRPr="00D97B2C">
        <w:rPr>
          <w:rFonts w:cstheme="minorHAnsi"/>
          <w:lang w:val="sr-Cyrl-RS"/>
        </w:rPr>
        <w:br w:type="page"/>
      </w:r>
    </w:p>
    <w:p w14:paraId="04576F08" w14:textId="6384027A" w:rsidR="00A036C0" w:rsidRPr="00D97B2C" w:rsidRDefault="00BA579F" w:rsidP="000A3645">
      <w:pPr>
        <w:pStyle w:val="osnovnitekst"/>
        <w:rPr>
          <w:rFonts w:cstheme="minorHAnsi"/>
          <w:noProof/>
          <w:lang w:val="sr-Cyrl-RS"/>
        </w:rPr>
      </w:pPr>
      <w:ins w:id="306" w:author="SW 46/2019 - Petrović Milica" w:date="2023-08-17T19:08:00Z">
        <w:r>
          <w:rPr>
            <w:noProof/>
          </w:rPr>
          <w:lastRenderedPageBreak/>
          <mc:AlternateContent>
            <mc:Choice Requires="wps">
              <w:drawing>
                <wp:anchor distT="0" distB="0" distL="114300" distR="114300" simplePos="0" relativeHeight="251833344" behindDoc="0" locked="0" layoutInCell="1" allowOverlap="1" wp14:anchorId="5A5FF123" wp14:editId="2BB71A7E">
                  <wp:simplePos x="0" y="0"/>
                  <wp:positionH relativeFrom="column">
                    <wp:posOffset>471170</wp:posOffset>
                  </wp:positionH>
                  <wp:positionV relativeFrom="paragraph">
                    <wp:posOffset>3694430</wp:posOffset>
                  </wp:positionV>
                  <wp:extent cx="1907540"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70C8D443" w14:textId="6518903A" w:rsidR="0003146D" w:rsidRPr="00BA579F" w:rsidRDefault="0003146D">
                              <w:pPr>
                                <w:pStyle w:val="Caption"/>
                                <w:jc w:val="center"/>
                                <w:rPr>
                                  <w:rFonts w:cstheme="minorHAnsi"/>
                                  <w:noProof/>
                                  <w:lang w:val="sr-Cyrl-RS"/>
                                  <w:rPrChange w:id="307" w:author="SW 46/2019 - Petrović Milica" w:date="2023-08-17T19:08:00Z">
                                    <w:rPr>
                                      <w:rFonts w:cstheme="minorHAnsi"/>
                                      <w:noProof/>
                                      <w:lang w:val="sr-Cyrl-RS"/>
                                    </w:rPr>
                                  </w:rPrChange>
                                </w:rPr>
                                <w:pPrChange w:id="308" w:author="SW 46/2019 - Petrović Milica" w:date="2023-08-17T19:11:00Z">
                                  <w:pPr>
                                    <w:pStyle w:val="osnovnitekst"/>
                                  </w:pPr>
                                </w:pPrChange>
                              </w:pPr>
                              <w:bookmarkStart w:id="309" w:name="_Ref143191904"/>
                              <w:proofErr w:type="spellStart"/>
                              <w:ins w:id="310" w:author="SW 46/2019 - Petrović Milica" w:date="2023-08-17T19:08:00Z">
                                <w:r>
                                  <w:t>Слика</w:t>
                                </w:r>
                                <w:proofErr w:type="spellEnd"/>
                                <w:r>
                                  <w:t xml:space="preserve"> </w:t>
                                </w:r>
                              </w:ins>
                              <w:ins w:id="311" w:author="SW 46/2019 - Petrović Milica" w:date="2023-08-17T20:44:00Z">
                                <w:r>
                                  <w:fldChar w:fldCharType="begin"/>
                                </w:r>
                                <w:r>
                                  <w:instrText xml:space="preserve"> STYLEREF 1 \s </w:instrText>
                                </w:r>
                              </w:ins>
                              <w:r>
                                <w:fldChar w:fldCharType="separate"/>
                              </w:r>
                              <w:r>
                                <w:rPr>
                                  <w:noProof/>
                                </w:rPr>
                                <w:t>2</w:t>
                              </w:r>
                              <w:ins w:id="312" w:author="SW 46/2019 - Petrović Milica" w:date="2023-08-17T20:44:00Z">
                                <w:r>
                                  <w:fldChar w:fldCharType="end"/>
                                </w:r>
                                <w:r>
                                  <w:t>.</w:t>
                                </w:r>
                                <w:r>
                                  <w:fldChar w:fldCharType="begin"/>
                                </w:r>
                                <w:r>
                                  <w:instrText xml:space="preserve"> SEQ Слика \* ARABIC \s 1 </w:instrText>
                                </w:r>
                              </w:ins>
                              <w:r>
                                <w:fldChar w:fldCharType="separate"/>
                              </w:r>
                              <w:ins w:id="313" w:author="SW 46/2019 - Petrović Milica" w:date="2023-08-17T20:44:00Z">
                                <w:r>
                                  <w:rPr>
                                    <w:noProof/>
                                  </w:rPr>
                                  <w:t>1</w:t>
                                </w:r>
                                <w:r>
                                  <w:fldChar w:fldCharType="end"/>
                                </w:r>
                              </w:ins>
                              <w:bookmarkEnd w:id="309"/>
                              <w:ins w:id="314" w:author="SW 46/2019 - Petrović Milica" w:date="2023-08-17T19:08:00Z">
                                <w:r>
                                  <w:rPr>
                                    <w:lang w:val="sr-Cyrl-RS"/>
                                  </w:rPr>
                                  <w:t xml:space="preserve"> Водич за помоћ</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FF123" id="_x0000_t202" coordsize="21600,21600" o:spt="202" path="m,l,21600r21600,l21600,xe">
                  <v:stroke joinstyle="miter"/>
                  <v:path gradientshapeok="t" o:connecttype="rect"/>
                </v:shapetype>
                <v:shape id="Text Box 230" o:spid="_x0000_s1026" type="#_x0000_t202" style="position:absolute;left:0;text-align:left;margin-left:37.1pt;margin-top:290.9pt;width:150.2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gLILAIAAGE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" stroked="f">
                  <v:textbox style="mso-fit-shape-to-text:t" inset="0,0,0,0">
                    <w:txbxContent>
                      <w:p w14:paraId="70C8D443" w14:textId="6518903A" w:rsidR="0003146D" w:rsidRPr="00BA579F" w:rsidRDefault="0003146D">
                        <w:pPr>
                          <w:pStyle w:val="Caption"/>
                          <w:jc w:val="center"/>
                          <w:rPr>
                            <w:rFonts w:cstheme="minorHAnsi"/>
                            <w:noProof/>
                            <w:lang w:val="sr-Cyrl-RS"/>
                            <w:rPrChange w:id="315" w:author="SW 46/2019 - Petrović Milica" w:date="2023-08-17T19:08:00Z">
                              <w:rPr>
                                <w:rFonts w:cstheme="minorHAnsi"/>
                                <w:noProof/>
                                <w:lang w:val="sr-Cyrl-RS"/>
                              </w:rPr>
                            </w:rPrChange>
                          </w:rPr>
                          <w:pPrChange w:id="316" w:author="SW 46/2019 - Petrović Milica" w:date="2023-08-17T19:11:00Z">
                            <w:pPr>
                              <w:pStyle w:val="osnovnitekst"/>
                            </w:pPr>
                          </w:pPrChange>
                        </w:pPr>
                        <w:bookmarkStart w:id="317" w:name="_Ref143191904"/>
                        <w:proofErr w:type="spellStart"/>
                        <w:ins w:id="318" w:author="SW 46/2019 - Petrović Milica" w:date="2023-08-17T19:08:00Z">
                          <w:r>
                            <w:t>Слика</w:t>
                          </w:r>
                          <w:proofErr w:type="spellEnd"/>
                          <w:r>
                            <w:t xml:space="preserve"> </w:t>
                          </w:r>
                        </w:ins>
                        <w:ins w:id="319" w:author="SW 46/2019 - Petrović Milica" w:date="2023-08-17T20:44:00Z">
                          <w:r>
                            <w:fldChar w:fldCharType="begin"/>
                          </w:r>
                          <w:r>
                            <w:instrText xml:space="preserve"> STYLEREF 1 \s </w:instrText>
                          </w:r>
                        </w:ins>
                        <w:r>
                          <w:fldChar w:fldCharType="separate"/>
                        </w:r>
                        <w:r>
                          <w:rPr>
                            <w:noProof/>
                          </w:rPr>
                          <w:t>2</w:t>
                        </w:r>
                        <w:ins w:id="320" w:author="SW 46/2019 - Petrović Milica" w:date="2023-08-17T20:44:00Z">
                          <w:r>
                            <w:fldChar w:fldCharType="end"/>
                          </w:r>
                          <w:r>
                            <w:t>.</w:t>
                          </w:r>
                          <w:r>
                            <w:fldChar w:fldCharType="begin"/>
                          </w:r>
                          <w:r>
                            <w:instrText xml:space="preserve"> SEQ Слика \* ARABIC \s 1 </w:instrText>
                          </w:r>
                        </w:ins>
                        <w:r>
                          <w:fldChar w:fldCharType="separate"/>
                        </w:r>
                        <w:ins w:id="321" w:author="SW 46/2019 - Petrović Milica" w:date="2023-08-17T20:44:00Z">
                          <w:r>
                            <w:rPr>
                              <w:noProof/>
                            </w:rPr>
                            <w:t>1</w:t>
                          </w:r>
                          <w:r>
                            <w:fldChar w:fldCharType="end"/>
                          </w:r>
                        </w:ins>
                        <w:bookmarkEnd w:id="317"/>
                        <w:ins w:id="322" w:author="SW 46/2019 - Petrović Milica" w:date="2023-08-17T19:08:00Z">
                          <w:r>
                            <w:rPr>
                              <w:lang w:val="sr-Cyrl-RS"/>
                            </w:rPr>
                            <w:t xml:space="preserve"> Водич за помоћ</w:t>
                          </w:r>
                        </w:ins>
                      </w:p>
                    </w:txbxContent>
                  </v:textbox>
                  <w10:wrap type="square"/>
                </v:shape>
              </w:pict>
            </mc:Fallback>
          </mc:AlternateContent>
        </w:r>
      </w:ins>
      <w:r w:rsidR="00EF4D79" w:rsidRPr="00D97B2C">
        <w:rPr>
          <w:rFonts w:cstheme="minorHAnsi"/>
          <w:noProof/>
          <w:lang w:val="sr-Cyrl-RS"/>
        </w:rPr>
        <w:drawing>
          <wp:anchor distT="0" distB="0" distL="114300" distR="114300" simplePos="0" relativeHeight="251658240" behindDoc="0" locked="0" layoutInCell="1" allowOverlap="1" wp14:anchorId="687EEBA7" wp14:editId="19EEB878">
            <wp:simplePos x="0" y="0"/>
            <wp:positionH relativeFrom="margin">
              <wp:posOffset>471747</wp:posOffset>
            </wp:positionH>
            <wp:positionV relativeFrom="paragraph">
              <wp:posOffset>0</wp:posOffset>
            </wp:positionV>
            <wp:extent cx="1907540" cy="3637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ko da pomognem sebi.jpg"/>
                    <pic:cNvPicPr/>
                  </pic:nvPicPr>
                  <pic:blipFill rotWithShape="1">
                    <a:blip r:embed="rId15" cstate="print">
                      <a:extLst>
                        <a:ext uri="{28A0092B-C50C-407E-A947-70E740481C1C}">
                          <a14:useLocalDpi xmlns:a14="http://schemas.microsoft.com/office/drawing/2010/main" val="0"/>
                        </a:ext>
                      </a:extLst>
                    </a:blip>
                    <a:srcRect t="3895" b="5597"/>
                    <a:stretch/>
                  </pic:blipFill>
                  <pic:spPr bwMode="auto">
                    <a:xfrm>
                      <a:off x="0" y="0"/>
                      <a:ext cx="1907540" cy="363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5CC1" w:rsidRPr="00D97B2C">
        <w:rPr>
          <w:rFonts w:cstheme="minorHAnsi"/>
          <w:noProof/>
          <w:lang w:val="sr-Cyrl-RS"/>
        </w:rPr>
        <w:drawing>
          <wp:anchor distT="0" distB="0" distL="114300" distR="114300" simplePos="0" relativeHeight="251659264" behindDoc="0" locked="0" layoutInCell="1" allowOverlap="1" wp14:anchorId="2C1446B8" wp14:editId="7DFC9BC3">
            <wp:simplePos x="0" y="0"/>
            <wp:positionH relativeFrom="margin">
              <wp:posOffset>3713480</wp:posOffset>
            </wp:positionH>
            <wp:positionV relativeFrom="paragraph">
              <wp:posOffset>520</wp:posOffset>
            </wp:positionV>
            <wp:extent cx="1907540" cy="36449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jpg"/>
                    <pic:cNvPicPr/>
                  </pic:nvPicPr>
                  <pic:blipFill rotWithShape="1">
                    <a:blip r:embed="rId16"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4B2AB3" w14:textId="015AB5C9" w:rsidR="00A036C0" w:rsidRPr="00D97B2C" w:rsidRDefault="00A036C0" w:rsidP="000A3645">
      <w:pPr>
        <w:pStyle w:val="osnovnitekst"/>
        <w:rPr>
          <w:rFonts w:cstheme="minorHAnsi"/>
          <w:noProof/>
          <w:lang w:val="sr-Cyrl-RS"/>
        </w:rPr>
      </w:pPr>
    </w:p>
    <w:p w14:paraId="43B1CF9F" w14:textId="01F61836" w:rsidR="00B82CC9" w:rsidRPr="00D97B2C" w:rsidRDefault="00B82CC9" w:rsidP="000A3645">
      <w:pPr>
        <w:pStyle w:val="osnovnitekst"/>
        <w:rPr>
          <w:rFonts w:cstheme="minorHAnsi"/>
          <w:lang w:val="sr-Cyrl-RS"/>
        </w:rPr>
      </w:pPr>
    </w:p>
    <w:p w14:paraId="1776E241" w14:textId="59B18D34" w:rsidR="00A4588D" w:rsidRPr="00D97B2C" w:rsidRDefault="00A4588D" w:rsidP="000A3645">
      <w:pPr>
        <w:pStyle w:val="osnovnitekst"/>
        <w:rPr>
          <w:rFonts w:cstheme="minorHAnsi"/>
          <w:lang w:val="sr-Cyrl-RS"/>
        </w:rPr>
      </w:pPr>
    </w:p>
    <w:p w14:paraId="46D282C6" w14:textId="77777777" w:rsidR="00A4588D" w:rsidRPr="00D97B2C" w:rsidRDefault="00A4588D" w:rsidP="000A3645">
      <w:pPr>
        <w:pStyle w:val="osnovnitekst"/>
        <w:rPr>
          <w:rFonts w:cstheme="minorHAnsi"/>
          <w:lang w:val="sr-Cyrl-RS"/>
        </w:rPr>
      </w:pPr>
    </w:p>
    <w:p w14:paraId="14EFB163" w14:textId="7051EDB5" w:rsidR="00A4588D" w:rsidRPr="00D97B2C" w:rsidRDefault="00A4588D" w:rsidP="000A3645">
      <w:pPr>
        <w:pStyle w:val="osnovnitekst"/>
        <w:rPr>
          <w:rFonts w:cstheme="minorHAnsi"/>
          <w:lang w:val="sr-Cyrl-RS"/>
        </w:rPr>
      </w:pPr>
    </w:p>
    <w:p w14:paraId="4A74D312" w14:textId="0B811FD7" w:rsidR="00A4588D" w:rsidRPr="00D97B2C" w:rsidRDefault="00A4588D" w:rsidP="000A3645">
      <w:pPr>
        <w:pStyle w:val="osnovnitekst"/>
        <w:rPr>
          <w:rFonts w:cstheme="minorHAnsi"/>
          <w:lang w:val="sr-Cyrl-RS"/>
        </w:rPr>
      </w:pPr>
    </w:p>
    <w:p w14:paraId="7ED2248A" w14:textId="4C3F1985" w:rsidR="00A4588D" w:rsidRPr="00D97B2C" w:rsidRDefault="00A4588D" w:rsidP="000A3645">
      <w:pPr>
        <w:pStyle w:val="osnovnitekst"/>
        <w:rPr>
          <w:rFonts w:cstheme="minorHAnsi"/>
          <w:lang w:val="sr-Cyrl-RS"/>
        </w:rPr>
      </w:pPr>
    </w:p>
    <w:p w14:paraId="5ED0BB84" w14:textId="11EC263C" w:rsidR="00A4588D" w:rsidRPr="00D97B2C" w:rsidRDefault="00A4588D" w:rsidP="000A3645">
      <w:pPr>
        <w:pStyle w:val="osnovnitekst"/>
        <w:rPr>
          <w:rFonts w:cstheme="minorHAnsi"/>
          <w:lang w:val="sr-Cyrl-RS"/>
        </w:rPr>
      </w:pPr>
    </w:p>
    <w:p w14:paraId="08B69AB0" w14:textId="1B5F92B7" w:rsidR="00A4588D" w:rsidRPr="00D97B2C" w:rsidRDefault="00A4588D" w:rsidP="000A3645">
      <w:pPr>
        <w:pStyle w:val="osnovnitekst"/>
        <w:rPr>
          <w:rFonts w:cstheme="minorHAnsi"/>
          <w:lang w:val="sr-Cyrl-RS"/>
        </w:rPr>
      </w:pPr>
    </w:p>
    <w:p w14:paraId="6058FC58" w14:textId="06C54DBE" w:rsidR="00A4588D" w:rsidRPr="00D97B2C" w:rsidRDefault="00A4588D" w:rsidP="000A3645">
      <w:pPr>
        <w:pStyle w:val="osnovnitekst"/>
        <w:rPr>
          <w:rFonts w:cstheme="minorHAnsi"/>
          <w:lang w:val="sr-Cyrl-RS"/>
        </w:rPr>
      </w:pPr>
    </w:p>
    <w:p w14:paraId="50D5B4D4" w14:textId="5B5F634B" w:rsidR="00A4588D" w:rsidRPr="00D97B2C" w:rsidRDefault="00A4588D" w:rsidP="000A3645">
      <w:pPr>
        <w:pStyle w:val="osnovnitekst"/>
        <w:rPr>
          <w:rFonts w:cstheme="minorHAnsi"/>
          <w:lang w:val="sr-Cyrl-RS"/>
        </w:rPr>
      </w:pPr>
    </w:p>
    <w:p w14:paraId="31870255" w14:textId="282E9577" w:rsidR="00A4588D" w:rsidRPr="00D97B2C" w:rsidRDefault="00A4588D" w:rsidP="000A3645">
      <w:pPr>
        <w:pStyle w:val="osnovnitekst"/>
        <w:rPr>
          <w:rFonts w:cstheme="minorHAnsi"/>
          <w:lang w:val="sr-Cyrl-RS"/>
        </w:rPr>
      </w:pPr>
    </w:p>
    <w:p w14:paraId="23713E23" w14:textId="75137E94" w:rsidR="00A4588D" w:rsidRPr="00D97B2C" w:rsidRDefault="00EF4D79" w:rsidP="000A3645">
      <w:pPr>
        <w:pStyle w:val="osnovnitekst"/>
        <w:rPr>
          <w:rFonts w:cstheme="minorHAnsi"/>
          <w:lang w:val="sr-Cyrl-RS"/>
        </w:rPr>
      </w:pPr>
      <w:r w:rsidRPr="00D97B2C">
        <w:rPr>
          <w:noProof/>
          <w:lang w:val="sr-Cyrl-RS"/>
        </w:rPr>
        <mc:AlternateContent>
          <mc:Choice Requires="wps">
            <w:drawing>
              <wp:anchor distT="0" distB="0" distL="114300" distR="114300" simplePos="0" relativeHeight="251679744" behindDoc="0" locked="0" layoutInCell="1" allowOverlap="1" wp14:anchorId="42CB4789" wp14:editId="07EBEEE0">
                <wp:simplePos x="0" y="0"/>
                <wp:positionH relativeFrom="column">
                  <wp:posOffset>3701011</wp:posOffset>
                </wp:positionH>
                <wp:positionV relativeFrom="paragraph">
                  <wp:posOffset>7273</wp:posOffset>
                </wp:positionV>
                <wp:extent cx="19075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DDBE8A3" w14:textId="4812FDBC" w:rsidR="0003146D" w:rsidRPr="005B5CC1" w:rsidRDefault="0003146D">
                            <w:pPr>
                              <w:pStyle w:val="Caption"/>
                              <w:jc w:val="center"/>
                              <w:rPr>
                                <w:rFonts w:cstheme="minorHAnsi"/>
                                <w:noProof/>
                                <w:lang w:val="sr-Cyrl-RS"/>
                              </w:rPr>
                              <w:pPrChange w:id="323" w:author="SW 46/2019 - Petrović Milica" w:date="2023-08-17T19:03:00Z">
                                <w:pPr>
                                  <w:pStyle w:val="Caption"/>
                                </w:pPr>
                              </w:pPrChange>
                            </w:pPr>
                            <w:bookmarkStart w:id="324" w:name="_Ref143191568"/>
                            <w:bookmarkStart w:id="325" w:name="_Ref141129800"/>
                            <w:proofErr w:type="spellStart"/>
                            <w:r>
                              <w:t>Слика</w:t>
                            </w:r>
                            <w:proofErr w:type="spellEnd"/>
                            <w:r>
                              <w:t xml:space="preserve"> </w:t>
                            </w:r>
                            <w:ins w:id="326" w:author="SW 46/2019 - Petrović Milica" w:date="2023-08-17T20:44:00Z">
                              <w:r>
                                <w:fldChar w:fldCharType="begin"/>
                              </w:r>
                              <w:r>
                                <w:instrText xml:space="preserve"> STYLEREF 1 \s </w:instrText>
                              </w:r>
                            </w:ins>
                            <w:r>
                              <w:fldChar w:fldCharType="separate"/>
                            </w:r>
                            <w:r>
                              <w:rPr>
                                <w:noProof/>
                              </w:rPr>
                              <w:t>2</w:t>
                            </w:r>
                            <w:ins w:id="327" w:author="SW 46/2019 - Petrović Milica" w:date="2023-08-17T20:44:00Z">
                              <w:r>
                                <w:fldChar w:fldCharType="end"/>
                              </w:r>
                              <w:r>
                                <w:t>.</w:t>
                              </w:r>
                              <w:r>
                                <w:fldChar w:fldCharType="begin"/>
                              </w:r>
                              <w:r>
                                <w:instrText xml:space="preserve"> SEQ Слика \* ARABIC \s 1 </w:instrText>
                              </w:r>
                            </w:ins>
                            <w:r>
                              <w:fldChar w:fldCharType="separate"/>
                            </w:r>
                            <w:ins w:id="328" w:author="SW 46/2019 - Petrović Milica" w:date="2023-08-17T20:44:00Z">
                              <w:r>
                                <w:rPr>
                                  <w:noProof/>
                                </w:rPr>
                                <w:t>2</w:t>
                              </w:r>
                              <w:r>
                                <w:fldChar w:fldCharType="end"/>
                              </w:r>
                            </w:ins>
                            <w:bookmarkEnd w:id="324"/>
                            <w:del w:id="32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w:delText>
                              </w:r>
                              <w:r w:rsidDel="00693600">
                                <w:rPr>
                                  <w:noProof/>
                                </w:rPr>
                                <w:fldChar w:fldCharType="end"/>
                              </w:r>
                            </w:del>
                            <w:bookmarkEnd w:id="325"/>
                            <w:r>
                              <w:t xml:space="preserve"> </w:t>
                            </w:r>
                            <w:r>
                              <w:rPr>
                                <w:lang w:val="sr-Cyrl-RS"/>
                              </w:rPr>
                              <w:t>Сигурносни план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B4789" id="Text Box 20" o:spid="_x0000_s1027" type="#_x0000_t202" style="position:absolute;left:0;text-align:left;margin-left:291.4pt;margin-top:.55pt;width:15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" stroked="f">
                <v:textbox style="mso-fit-shape-to-text:t" inset="0,0,0,0">
                  <w:txbxContent>
                    <w:p w14:paraId="5DDBE8A3" w14:textId="4812FDBC" w:rsidR="0003146D" w:rsidRPr="005B5CC1" w:rsidRDefault="0003146D">
                      <w:pPr>
                        <w:pStyle w:val="Caption"/>
                        <w:jc w:val="center"/>
                        <w:rPr>
                          <w:rFonts w:cstheme="minorHAnsi"/>
                          <w:noProof/>
                          <w:lang w:val="sr-Cyrl-RS"/>
                        </w:rPr>
                        <w:pPrChange w:id="330" w:author="SW 46/2019 - Petrović Milica" w:date="2023-08-17T19:03:00Z">
                          <w:pPr>
                            <w:pStyle w:val="Caption"/>
                          </w:pPr>
                        </w:pPrChange>
                      </w:pPr>
                      <w:bookmarkStart w:id="331" w:name="_Ref143191568"/>
                      <w:bookmarkStart w:id="332" w:name="_Ref141129800"/>
                      <w:proofErr w:type="spellStart"/>
                      <w:r>
                        <w:t>Слика</w:t>
                      </w:r>
                      <w:proofErr w:type="spellEnd"/>
                      <w:r>
                        <w:t xml:space="preserve"> </w:t>
                      </w:r>
                      <w:ins w:id="333" w:author="SW 46/2019 - Petrović Milica" w:date="2023-08-17T20:44:00Z">
                        <w:r>
                          <w:fldChar w:fldCharType="begin"/>
                        </w:r>
                        <w:r>
                          <w:instrText xml:space="preserve"> STYLEREF 1 \s </w:instrText>
                        </w:r>
                      </w:ins>
                      <w:r>
                        <w:fldChar w:fldCharType="separate"/>
                      </w:r>
                      <w:r>
                        <w:rPr>
                          <w:noProof/>
                        </w:rPr>
                        <w:t>2</w:t>
                      </w:r>
                      <w:ins w:id="334" w:author="SW 46/2019 - Petrović Milica" w:date="2023-08-17T20:44:00Z">
                        <w:r>
                          <w:fldChar w:fldCharType="end"/>
                        </w:r>
                        <w:r>
                          <w:t>.</w:t>
                        </w:r>
                        <w:r>
                          <w:fldChar w:fldCharType="begin"/>
                        </w:r>
                        <w:r>
                          <w:instrText xml:space="preserve"> SEQ Слика \* ARABIC \s 1 </w:instrText>
                        </w:r>
                      </w:ins>
                      <w:r>
                        <w:fldChar w:fldCharType="separate"/>
                      </w:r>
                      <w:ins w:id="335" w:author="SW 46/2019 - Petrović Milica" w:date="2023-08-17T20:44:00Z">
                        <w:r>
                          <w:rPr>
                            <w:noProof/>
                          </w:rPr>
                          <w:t>2</w:t>
                        </w:r>
                        <w:r>
                          <w:fldChar w:fldCharType="end"/>
                        </w:r>
                      </w:ins>
                      <w:bookmarkEnd w:id="331"/>
                      <w:del w:id="33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w:delText>
                        </w:r>
                        <w:r w:rsidDel="00693600">
                          <w:rPr>
                            <w:noProof/>
                          </w:rPr>
                          <w:fldChar w:fldCharType="end"/>
                        </w:r>
                      </w:del>
                      <w:bookmarkEnd w:id="332"/>
                      <w:r>
                        <w:t xml:space="preserve"> </w:t>
                      </w:r>
                      <w:r>
                        <w:rPr>
                          <w:lang w:val="sr-Cyrl-RS"/>
                        </w:rPr>
                        <w:t>Сигурносни план</w:t>
                      </w:r>
                    </w:p>
                  </w:txbxContent>
                </v:textbox>
                <w10:wrap type="square"/>
              </v:shape>
            </w:pict>
          </mc:Fallback>
        </mc:AlternateContent>
      </w:r>
      <w:del w:id="337" w:author="SW 46/2019 - Petrović Milica" w:date="2023-08-17T19:00:00Z">
        <w:r w:rsidR="005B5CC1" w:rsidRPr="00D97B2C" w:rsidDel="00FF00D2">
          <w:rPr>
            <w:noProof/>
            <w:lang w:val="sr-Cyrl-RS"/>
          </w:rPr>
          <mc:AlternateContent>
            <mc:Choice Requires="wps">
              <w:drawing>
                <wp:anchor distT="0" distB="0" distL="114300" distR="114300" simplePos="0" relativeHeight="251677696" behindDoc="0" locked="0" layoutInCell="1" allowOverlap="1" wp14:anchorId="6959C6B6" wp14:editId="2277E9A5">
                  <wp:simplePos x="0" y="0"/>
                  <wp:positionH relativeFrom="column">
                    <wp:posOffset>3781425</wp:posOffset>
                  </wp:positionH>
                  <wp:positionV relativeFrom="paragraph">
                    <wp:posOffset>6350</wp:posOffset>
                  </wp:positionV>
                  <wp:extent cx="190754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27DAB24E" w14:textId="411537F9" w:rsidR="0003146D" w:rsidRPr="005B5CC1" w:rsidRDefault="0003146D" w:rsidP="006C4BF1">
                              <w:pPr>
                                <w:pStyle w:val="Caption"/>
                                <w:rPr>
                                  <w:rFonts w:cstheme="minorHAnsi"/>
                                  <w:noProof/>
                                  <w:lang w:val="sr-Cyrl-RS"/>
                                </w:rPr>
                              </w:pPr>
                              <w:bookmarkStart w:id="338" w:name="_Ref143191944"/>
                              <w:bookmarkStart w:id="339" w:name="_Ref141129748"/>
                              <w:proofErr w:type="spellStart"/>
                              <w:r>
                                <w:t>Слика</w:t>
                              </w:r>
                              <w:proofErr w:type="spellEnd"/>
                              <w:r>
                                <w:t xml:space="preserve"> </w:t>
                              </w:r>
                              <w:ins w:id="340" w:author="SW 46/2019 - Petrović Milica" w:date="2023-08-17T20:44:00Z">
                                <w:r>
                                  <w:fldChar w:fldCharType="begin"/>
                                </w:r>
                                <w:r>
                                  <w:instrText xml:space="preserve"> STYLEREF 1 \s </w:instrText>
                                </w:r>
                              </w:ins>
                              <w:r>
                                <w:fldChar w:fldCharType="separate"/>
                              </w:r>
                              <w:r>
                                <w:rPr>
                                  <w:noProof/>
                                </w:rPr>
                                <w:t>2</w:t>
                              </w:r>
                              <w:ins w:id="341" w:author="SW 46/2019 - Petrović Milica" w:date="2023-08-17T20:44:00Z">
                                <w:r>
                                  <w:fldChar w:fldCharType="end"/>
                                </w:r>
                                <w:r>
                                  <w:t>.</w:t>
                                </w:r>
                                <w:r>
                                  <w:fldChar w:fldCharType="begin"/>
                                </w:r>
                                <w:r>
                                  <w:instrText xml:space="preserve"> SEQ Слика \* ARABIC \s 1 </w:instrText>
                                </w:r>
                              </w:ins>
                              <w:r>
                                <w:fldChar w:fldCharType="separate"/>
                              </w:r>
                              <w:ins w:id="342" w:author="SW 46/2019 - Petrović Milica" w:date="2023-08-17T20:44:00Z">
                                <w:r>
                                  <w:rPr>
                                    <w:noProof/>
                                  </w:rPr>
                                  <w:t>3</w:t>
                                </w:r>
                                <w:r>
                                  <w:fldChar w:fldCharType="end"/>
                                </w:r>
                              </w:ins>
                              <w:bookmarkEnd w:id="338"/>
                              <w:del w:id="34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w:delText>
                                </w:r>
                                <w:r w:rsidDel="00693600">
                                  <w:rPr>
                                    <w:noProof/>
                                  </w:rPr>
                                  <w:fldChar w:fldCharType="end"/>
                                </w:r>
                              </w:del>
                              <w:bookmarkEnd w:id="339"/>
                              <w:r>
                                <w:rPr>
                                  <w:lang w:val="sr-Cyrl-RS"/>
                                </w:rPr>
                                <w:t xml:space="preserve"> Водич за помоћ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9C6B6" id="Text Box 19" o:spid="_x0000_s1028" type="#_x0000_t202" style="position:absolute;left:0;text-align:left;margin-left:297.75pt;margin-top:.5pt;width:150.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r5LgIAAGY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" stroked="f">
                  <v:textbox style="mso-fit-shape-to-text:t" inset="0,0,0,0">
                    <w:txbxContent>
                      <w:p w14:paraId="27DAB24E" w14:textId="411537F9" w:rsidR="0003146D" w:rsidRPr="005B5CC1" w:rsidRDefault="0003146D" w:rsidP="006C4BF1">
                        <w:pPr>
                          <w:pStyle w:val="Caption"/>
                          <w:rPr>
                            <w:rFonts w:cstheme="minorHAnsi"/>
                            <w:noProof/>
                            <w:lang w:val="sr-Cyrl-RS"/>
                          </w:rPr>
                        </w:pPr>
                        <w:bookmarkStart w:id="344" w:name="_Ref143191944"/>
                        <w:bookmarkStart w:id="345" w:name="_Ref141129748"/>
                        <w:proofErr w:type="spellStart"/>
                        <w:r>
                          <w:t>Слика</w:t>
                        </w:r>
                        <w:proofErr w:type="spellEnd"/>
                        <w:r>
                          <w:t xml:space="preserve"> </w:t>
                        </w:r>
                        <w:ins w:id="346" w:author="SW 46/2019 - Petrović Milica" w:date="2023-08-17T20:44:00Z">
                          <w:r>
                            <w:fldChar w:fldCharType="begin"/>
                          </w:r>
                          <w:r>
                            <w:instrText xml:space="preserve"> STYLEREF 1 \s </w:instrText>
                          </w:r>
                        </w:ins>
                        <w:r>
                          <w:fldChar w:fldCharType="separate"/>
                        </w:r>
                        <w:r>
                          <w:rPr>
                            <w:noProof/>
                          </w:rPr>
                          <w:t>2</w:t>
                        </w:r>
                        <w:ins w:id="347" w:author="SW 46/2019 - Petrović Milica" w:date="2023-08-17T20:44:00Z">
                          <w:r>
                            <w:fldChar w:fldCharType="end"/>
                          </w:r>
                          <w:r>
                            <w:t>.</w:t>
                          </w:r>
                          <w:r>
                            <w:fldChar w:fldCharType="begin"/>
                          </w:r>
                          <w:r>
                            <w:instrText xml:space="preserve"> SEQ Слика \* ARABIC \s 1 </w:instrText>
                          </w:r>
                        </w:ins>
                        <w:r>
                          <w:fldChar w:fldCharType="separate"/>
                        </w:r>
                        <w:ins w:id="348" w:author="SW 46/2019 - Petrović Milica" w:date="2023-08-17T20:44:00Z">
                          <w:r>
                            <w:rPr>
                              <w:noProof/>
                            </w:rPr>
                            <w:t>3</w:t>
                          </w:r>
                          <w:r>
                            <w:fldChar w:fldCharType="end"/>
                          </w:r>
                        </w:ins>
                        <w:bookmarkEnd w:id="344"/>
                        <w:del w:id="34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w:delText>
                          </w:r>
                          <w:r w:rsidDel="00693600">
                            <w:rPr>
                              <w:noProof/>
                            </w:rPr>
                            <w:fldChar w:fldCharType="end"/>
                          </w:r>
                        </w:del>
                        <w:bookmarkEnd w:id="345"/>
                        <w:r>
                          <w:rPr>
                            <w:lang w:val="sr-Cyrl-RS"/>
                          </w:rPr>
                          <w:t xml:space="preserve"> Водич за помоћ</w:t>
                        </w:r>
                      </w:p>
                    </w:txbxContent>
                  </v:textbox>
                  <w10:wrap type="square"/>
                </v:shape>
              </w:pict>
            </mc:Fallback>
          </mc:AlternateContent>
        </w:r>
      </w:del>
    </w:p>
    <w:p w14:paraId="4A699497" w14:textId="0520F41C" w:rsidR="00A4588D" w:rsidRPr="00D97B2C" w:rsidRDefault="005B5CC1" w:rsidP="000A3645">
      <w:pPr>
        <w:pStyle w:val="osnovnitekst"/>
        <w:rPr>
          <w:rFonts w:cstheme="minorHAnsi"/>
          <w:lang w:val="sr-Cyrl-RS"/>
        </w:rPr>
      </w:pPr>
      <w:r w:rsidRPr="00D97B2C">
        <w:rPr>
          <w:noProof/>
          <w:lang w:val="sr-Cyrl-RS"/>
        </w:rPr>
        <mc:AlternateContent>
          <mc:Choice Requires="wps">
            <w:drawing>
              <wp:anchor distT="0" distB="0" distL="114300" distR="114300" simplePos="0" relativeHeight="251681792" behindDoc="0" locked="0" layoutInCell="1" allowOverlap="1" wp14:anchorId="29C6769D" wp14:editId="31C686E7">
                <wp:simplePos x="0" y="0"/>
                <wp:positionH relativeFrom="column">
                  <wp:posOffset>450215</wp:posOffset>
                </wp:positionH>
                <wp:positionV relativeFrom="paragraph">
                  <wp:posOffset>3708400</wp:posOffset>
                </wp:positionV>
                <wp:extent cx="19075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24FE3B01" w14:textId="49AA14A3" w:rsidR="0003146D" w:rsidRPr="005B5CC1" w:rsidRDefault="0003146D">
                            <w:pPr>
                              <w:pStyle w:val="Caption"/>
                              <w:jc w:val="center"/>
                              <w:rPr>
                                <w:rFonts w:cstheme="minorHAnsi"/>
                                <w:noProof/>
                                <w:lang w:val="sr-Cyrl-RS"/>
                              </w:rPr>
                              <w:pPrChange w:id="350" w:author="SW 46/2019 - Petrović Milica" w:date="2023-08-14T20:29:00Z">
                                <w:pPr>
                                  <w:pStyle w:val="Caption"/>
                                </w:pPr>
                              </w:pPrChange>
                            </w:pPr>
                            <w:bookmarkStart w:id="351" w:name="_Ref141129841"/>
                            <w:proofErr w:type="spellStart"/>
                            <w:r>
                              <w:t>Слика</w:t>
                            </w:r>
                            <w:proofErr w:type="spellEnd"/>
                            <w:r>
                              <w:t xml:space="preserve"> </w:t>
                            </w:r>
                            <w:ins w:id="352" w:author="SW 46/2019 - Petrović Milica" w:date="2023-08-17T19:08:00Z">
                              <w:r>
                                <w:fldChar w:fldCharType="begin"/>
                              </w:r>
                              <w:r>
                                <w:instrText xml:space="preserve"> STYLEREF 1 \s </w:instrText>
                              </w:r>
                            </w:ins>
                            <w:r>
                              <w:fldChar w:fldCharType="separate"/>
                            </w:r>
                            <w:r>
                              <w:rPr>
                                <w:noProof/>
                              </w:rPr>
                              <w:t>2</w:t>
                            </w:r>
                            <w:ins w:id="353" w:author="SW 46/2019 - Petrović Milica" w:date="2023-08-17T19:08:00Z">
                              <w:r>
                                <w:fldChar w:fldCharType="end"/>
                              </w:r>
                              <w:r>
                                <w:t>.</w:t>
                              </w:r>
                            </w:ins>
                            <w:ins w:id="354" w:author="SW 46/2019 - Petrović Milica" w:date="2023-08-17T19:10:00Z">
                              <w:r>
                                <w:rPr>
                                  <w:lang w:val="sr-Cyrl-RS"/>
                                </w:rPr>
                                <w:t>3</w:t>
                              </w:r>
                            </w:ins>
                            <w:del w:id="35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w:delText>
                              </w:r>
                              <w:r w:rsidDel="00693600">
                                <w:rPr>
                                  <w:noProof/>
                                </w:rPr>
                                <w:fldChar w:fldCharType="end"/>
                              </w:r>
                            </w:del>
                            <w:bookmarkEnd w:id="351"/>
                            <w:r>
                              <w:rPr>
                                <w:lang w:val="sr-Cyrl-RS"/>
                              </w:rPr>
                              <w:t xml:space="preserve"> Дневник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6769D" id="Text Box 21" o:spid="_x0000_s1029" type="#_x0000_t202" style="position:absolute;left:0;text-align:left;margin-left:35.45pt;margin-top:292pt;width:150.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PoLgIAAGY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" stroked="f">
                <v:textbox style="mso-fit-shape-to-text:t" inset="0,0,0,0">
                  <w:txbxContent>
                    <w:p w14:paraId="24FE3B01" w14:textId="49AA14A3" w:rsidR="0003146D" w:rsidRPr="005B5CC1" w:rsidRDefault="0003146D">
                      <w:pPr>
                        <w:pStyle w:val="Caption"/>
                        <w:jc w:val="center"/>
                        <w:rPr>
                          <w:rFonts w:cstheme="minorHAnsi"/>
                          <w:noProof/>
                          <w:lang w:val="sr-Cyrl-RS"/>
                        </w:rPr>
                        <w:pPrChange w:id="356" w:author="SW 46/2019 - Petrović Milica" w:date="2023-08-14T20:29:00Z">
                          <w:pPr>
                            <w:pStyle w:val="Caption"/>
                          </w:pPr>
                        </w:pPrChange>
                      </w:pPr>
                      <w:bookmarkStart w:id="357" w:name="_Ref141129841"/>
                      <w:proofErr w:type="spellStart"/>
                      <w:r>
                        <w:t>Слика</w:t>
                      </w:r>
                      <w:proofErr w:type="spellEnd"/>
                      <w:r>
                        <w:t xml:space="preserve"> </w:t>
                      </w:r>
                      <w:ins w:id="358" w:author="SW 46/2019 - Petrović Milica" w:date="2023-08-17T19:08:00Z">
                        <w:r>
                          <w:fldChar w:fldCharType="begin"/>
                        </w:r>
                        <w:r>
                          <w:instrText xml:space="preserve"> STYLEREF 1 \s </w:instrText>
                        </w:r>
                      </w:ins>
                      <w:r>
                        <w:fldChar w:fldCharType="separate"/>
                      </w:r>
                      <w:r>
                        <w:rPr>
                          <w:noProof/>
                        </w:rPr>
                        <w:t>2</w:t>
                      </w:r>
                      <w:ins w:id="359" w:author="SW 46/2019 - Petrović Milica" w:date="2023-08-17T19:08:00Z">
                        <w:r>
                          <w:fldChar w:fldCharType="end"/>
                        </w:r>
                        <w:r>
                          <w:t>.</w:t>
                        </w:r>
                      </w:ins>
                      <w:ins w:id="360" w:author="SW 46/2019 - Petrović Milica" w:date="2023-08-17T19:10:00Z">
                        <w:r>
                          <w:rPr>
                            <w:lang w:val="sr-Cyrl-RS"/>
                          </w:rPr>
                          <w:t>3</w:t>
                        </w:r>
                      </w:ins>
                      <w:del w:id="36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w:delText>
                        </w:r>
                        <w:r w:rsidDel="00693600">
                          <w:rPr>
                            <w:noProof/>
                          </w:rPr>
                          <w:fldChar w:fldCharType="end"/>
                        </w:r>
                      </w:del>
                      <w:bookmarkEnd w:id="357"/>
                      <w:r>
                        <w:rPr>
                          <w:lang w:val="sr-Cyrl-RS"/>
                        </w:rPr>
                        <w:t xml:space="preserve"> Дневник</w:t>
                      </w:r>
                    </w:p>
                  </w:txbxContent>
                </v:textbox>
                <w10:wrap type="square"/>
              </v:shape>
            </w:pict>
          </mc:Fallback>
        </mc:AlternateContent>
      </w:r>
      <w:r w:rsidR="006C4BF1" w:rsidRPr="00D97B2C">
        <w:rPr>
          <w:rFonts w:cstheme="minorHAnsi"/>
          <w:noProof/>
          <w:lang w:val="sr-Cyrl-RS"/>
        </w:rPr>
        <w:drawing>
          <wp:anchor distT="0" distB="0" distL="114300" distR="114300" simplePos="0" relativeHeight="251660288" behindDoc="0" locked="0" layoutInCell="1" allowOverlap="1" wp14:anchorId="35153CE8" wp14:editId="0ACE6C99">
            <wp:simplePos x="0" y="0"/>
            <wp:positionH relativeFrom="column">
              <wp:posOffset>450215</wp:posOffset>
            </wp:positionH>
            <wp:positionV relativeFrom="paragraph">
              <wp:posOffset>6350</wp:posOffset>
            </wp:positionV>
            <wp:extent cx="1907540" cy="364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lendar.jpg"/>
                    <pic:cNvPicPr/>
                  </pic:nvPicPr>
                  <pic:blipFill rotWithShape="1">
                    <a:blip r:embed="rId17" cstate="print">
                      <a:extLst>
                        <a:ext uri="{28A0092B-C50C-407E-A947-70E740481C1C}">
                          <a14:useLocalDpi xmlns:a14="http://schemas.microsoft.com/office/drawing/2010/main" val="0"/>
                        </a:ext>
                      </a:extLst>
                    </a:blip>
                    <a:srcRect t="3895" b="5597"/>
                    <a:stretch/>
                  </pic:blipFill>
                  <pic:spPr bwMode="auto">
                    <a:xfrm>
                      <a:off x="0" y="0"/>
                      <a:ext cx="1907540" cy="364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362" w:author="SW 46/2019 - Petrović Milica" w:date="2023-08-17T19:14:00Z">
        <w:r w:rsidRPr="00D97B2C" w:rsidDel="00C83CFB">
          <w:rPr>
            <w:noProof/>
            <w:lang w:val="sr-Cyrl-RS"/>
          </w:rPr>
          <mc:AlternateContent>
            <mc:Choice Requires="wps">
              <w:drawing>
                <wp:anchor distT="0" distB="0" distL="114300" distR="114300" simplePos="0" relativeHeight="251683840" behindDoc="0" locked="0" layoutInCell="1" allowOverlap="1" wp14:anchorId="2C28D4AB" wp14:editId="34F847F2">
                  <wp:simplePos x="0" y="0"/>
                  <wp:positionH relativeFrom="column">
                    <wp:posOffset>3804285</wp:posOffset>
                  </wp:positionH>
                  <wp:positionV relativeFrom="paragraph">
                    <wp:posOffset>3713480</wp:posOffset>
                  </wp:positionV>
                  <wp:extent cx="190754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1DC27D88" w14:textId="51270424" w:rsidR="0003146D" w:rsidRPr="005B5CC1" w:rsidRDefault="0003146D">
                              <w:pPr>
                                <w:pStyle w:val="Caption"/>
                                <w:rPr>
                                  <w:noProof/>
                                  <w:lang w:val="sr-Cyrl-RS"/>
                                </w:rPr>
                              </w:pPr>
                              <w:bookmarkStart w:id="363" w:name="_Ref141129852"/>
                              <w:proofErr w:type="spellStart"/>
                              <w:r>
                                <w:t>Слика</w:t>
                              </w:r>
                              <w:proofErr w:type="spellEnd"/>
                              <w:r>
                                <w:t xml:space="preserve"> </w:t>
                              </w:r>
                              <w:ins w:id="364" w:author="SW 46/2019 - Petrović Milica" w:date="2023-08-17T19:08:00Z">
                                <w:r>
                                  <w:fldChar w:fldCharType="begin"/>
                                </w:r>
                                <w:r>
                                  <w:instrText xml:space="preserve"> STYLEREF 1 \s </w:instrText>
                                </w:r>
                              </w:ins>
                              <w:r>
                                <w:fldChar w:fldCharType="separate"/>
                              </w:r>
                              <w:r>
                                <w:rPr>
                                  <w:noProof/>
                                </w:rPr>
                                <w:t>2</w:t>
                              </w:r>
                              <w:ins w:id="365" w:author="SW 46/2019 - Petrović Milica" w:date="2023-08-17T19:08:00Z">
                                <w:r>
                                  <w:fldChar w:fldCharType="end"/>
                                </w:r>
                                <w:r>
                                  <w:t>.</w:t>
                                </w:r>
                              </w:ins>
                              <w:ins w:id="366" w:author="SW 46/2019 - Petrović Milica" w:date="2023-08-17T19:10:00Z">
                                <w:r>
                                  <w:rPr>
                                    <w:lang w:val="sr-Cyrl-RS"/>
                                  </w:rPr>
                                  <w:t>4</w:t>
                                </w:r>
                              </w:ins>
                              <w:del w:id="36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4</w:delText>
                                </w:r>
                                <w:r w:rsidDel="00693600">
                                  <w:rPr>
                                    <w:noProof/>
                                  </w:rPr>
                                  <w:fldChar w:fldCharType="end"/>
                                </w:r>
                              </w:del>
                              <w:bookmarkEnd w:id="363"/>
                              <w:r>
                                <w:rPr>
                                  <w:lang w:val="sr-Cyrl-RS"/>
                                </w:rPr>
                                <w:t xml:space="preserve"> Контакт са волонтерима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8D4AB" id="Text Box 22" o:spid="_x0000_s1030" type="#_x0000_t202" style="position:absolute;left:0;text-align:left;margin-left:299.55pt;margin-top:292.4pt;width:150.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jSiLwIAAGYEAAAOAAAAZHJzL2Uyb0RvYy54bWysVMFu2zAMvQ/YPwi6L06ytt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0fY0oi8CAABmBAAADgAAAAAAAAAAAAAAAAAu&#10;AgAAZHJzL2Uyb0RvYy54bWxQSwECLQAUAAYACAAAACEAA/mcKOEAAAALAQAADwAAAAAAAAAAAAAA&#10;AACJBAAAZHJzL2Rvd25yZXYueG1sUEsFBgAAAAAEAAQA8wAAAJcFAAAAAA==&#10;" stroked="f">
                  <v:textbox style="mso-fit-shape-to-text:t" inset="0,0,0,0">
                    <w:txbxContent>
                      <w:p w14:paraId="1DC27D88" w14:textId="51270424" w:rsidR="0003146D" w:rsidRPr="005B5CC1" w:rsidRDefault="0003146D">
                        <w:pPr>
                          <w:pStyle w:val="Caption"/>
                          <w:rPr>
                            <w:noProof/>
                            <w:lang w:val="sr-Cyrl-RS"/>
                          </w:rPr>
                        </w:pPr>
                        <w:bookmarkStart w:id="368" w:name="_Ref141129852"/>
                        <w:proofErr w:type="spellStart"/>
                        <w:r>
                          <w:t>Слика</w:t>
                        </w:r>
                        <w:proofErr w:type="spellEnd"/>
                        <w:r>
                          <w:t xml:space="preserve"> </w:t>
                        </w:r>
                        <w:ins w:id="369" w:author="SW 46/2019 - Petrović Milica" w:date="2023-08-17T19:08:00Z">
                          <w:r>
                            <w:fldChar w:fldCharType="begin"/>
                          </w:r>
                          <w:r>
                            <w:instrText xml:space="preserve"> STYLEREF 1 \s </w:instrText>
                          </w:r>
                        </w:ins>
                        <w:r>
                          <w:fldChar w:fldCharType="separate"/>
                        </w:r>
                        <w:r>
                          <w:rPr>
                            <w:noProof/>
                          </w:rPr>
                          <w:t>2</w:t>
                        </w:r>
                        <w:ins w:id="370" w:author="SW 46/2019 - Petrović Milica" w:date="2023-08-17T19:08:00Z">
                          <w:r>
                            <w:fldChar w:fldCharType="end"/>
                          </w:r>
                          <w:r>
                            <w:t>.</w:t>
                          </w:r>
                        </w:ins>
                        <w:ins w:id="371" w:author="SW 46/2019 - Petrović Milica" w:date="2023-08-17T19:10:00Z">
                          <w:r>
                            <w:rPr>
                              <w:lang w:val="sr-Cyrl-RS"/>
                            </w:rPr>
                            <w:t>4</w:t>
                          </w:r>
                        </w:ins>
                        <w:del w:id="372"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4</w:delText>
                          </w:r>
                          <w:r w:rsidDel="00693600">
                            <w:rPr>
                              <w:noProof/>
                            </w:rPr>
                            <w:fldChar w:fldCharType="end"/>
                          </w:r>
                        </w:del>
                        <w:bookmarkEnd w:id="368"/>
                        <w:r>
                          <w:rPr>
                            <w:lang w:val="sr-Cyrl-RS"/>
                          </w:rPr>
                          <w:t xml:space="preserve"> Контакт са волонтерима</w:t>
                        </w:r>
                      </w:p>
                    </w:txbxContent>
                  </v:textbox>
                  <w10:wrap type="square"/>
                </v:shape>
              </w:pict>
            </mc:Fallback>
          </mc:AlternateContent>
        </w:r>
      </w:del>
      <w:ins w:id="373" w:author="SW 46/2019 - Petrović Milica" w:date="2023-08-17T19:14:00Z">
        <w:r w:rsidR="00C83CFB">
          <w:rPr>
            <w:noProof/>
          </w:rPr>
          <mc:AlternateContent>
            <mc:Choice Requires="wps">
              <w:drawing>
                <wp:anchor distT="0" distB="0" distL="114300" distR="114300" simplePos="0" relativeHeight="251835392" behindDoc="0" locked="0" layoutInCell="1" allowOverlap="1" wp14:anchorId="5C41915D" wp14:editId="12AE204E">
                  <wp:simplePos x="0" y="0"/>
                  <wp:positionH relativeFrom="column">
                    <wp:posOffset>3804285</wp:posOffset>
                  </wp:positionH>
                  <wp:positionV relativeFrom="paragraph">
                    <wp:posOffset>3713480</wp:posOffset>
                  </wp:positionV>
                  <wp:extent cx="190754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20695CFC" w14:textId="58533CFC" w:rsidR="0003146D" w:rsidRPr="00C83CFB" w:rsidRDefault="0003146D">
                              <w:pPr>
                                <w:pStyle w:val="Caption"/>
                                <w:jc w:val="center"/>
                                <w:rPr>
                                  <w:noProof/>
                                  <w:lang w:val="sr-Cyrl-RS"/>
                                  <w:rPrChange w:id="374" w:author="SW 46/2019 - Petrović Milica" w:date="2023-08-17T19:14:00Z">
                                    <w:rPr>
                                      <w:noProof/>
                                      <w:lang w:val="sr-Cyrl-RS"/>
                                    </w:rPr>
                                  </w:rPrChange>
                                </w:rPr>
                                <w:pPrChange w:id="375" w:author="SW 46/2019 - Petrović Milica" w:date="2023-08-17T19:14:00Z">
                                  <w:pPr>
                                    <w:pStyle w:val="osnovnitekst"/>
                                  </w:pPr>
                                </w:pPrChange>
                              </w:pPr>
                              <w:bookmarkStart w:id="376" w:name="_Ref143192097"/>
                              <w:proofErr w:type="spellStart"/>
                              <w:ins w:id="377" w:author="SW 46/2019 - Petrović Milica" w:date="2023-08-17T19:14:00Z">
                                <w:r>
                                  <w:t>Слика</w:t>
                                </w:r>
                                <w:proofErr w:type="spellEnd"/>
                                <w:r>
                                  <w:t xml:space="preserve"> </w:t>
                                </w:r>
                              </w:ins>
                              <w:ins w:id="378" w:author="SW 46/2019 - Petrović Milica" w:date="2023-08-17T20:44:00Z">
                                <w:r>
                                  <w:fldChar w:fldCharType="begin"/>
                                </w:r>
                                <w:r>
                                  <w:instrText xml:space="preserve"> STYLEREF 1 \s </w:instrText>
                                </w:r>
                              </w:ins>
                              <w:r>
                                <w:fldChar w:fldCharType="separate"/>
                              </w:r>
                              <w:r>
                                <w:rPr>
                                  <w:noProof/>
                                </w:rPr>
                                <w:t>2</w:t>
                              </w:r>
                              <w:ins w:id="379" w:author="SW 46/2019 - Petrović Milica" w:date="2023-08-17T20:44:00Z">
                                <w:r>
                                  <w:fldChar w:fldCharType="end"/>
                                </w:r>
                                <w:r>
                                  <w:t>.</w:t>
                                </w:r>
                                <w:r>
                                  <w:fldChar w:fldCharType="begin"/>
                                </w:r>
                                <w:r>
                                  <w:instrText xml:space="preserve"> SEQ Слика \* ARABIC \s 1 </w:instrText>
                                </w:r>
                              </w:ins>
                              <w:r>
                                <w:fldChar w:fldCharType="separate"/>
                              </w:r>
                              <w:ins w:id="380" w:author="SW 46/2019 - Petrović Milica" w:date="2023-08-17T20:44:00Z">
                                <w:r>
                                  <w:rPr>
                                    <w:noProof/>
                                  </w:rPr>
                                  <w:t>4</w:t>
                                </w:r>
                                <w:r>
                                  <w:fldChar w:fldCharType="end"/>
                                </w:r>
                              </w:ins>
                              <w:bookmarkEnd w:id="376"/>
                              <w:ins w:id="381" w:author="SW 46/2019 - Petrović Milica" w:date="2023-08-17T19:14:00Z">
                                <w:r>
                                  <w:rPr>
                                    <w:lang w:val="sr-Cyrl-RS"/>
                                  </w:rPr>
                                  <w:t xml:space="preserve"> Контакт са волонтерима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1915D" id="Text Box 232" o:spid="_x0000_s1031" type="#_x0000_t202" style="position:absolute;left:0;text-align:left;margin-left:299.55pt;margin-top:292.4pt;width:150.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8TLwIAAGgEAAAOAAAAZHJzL2Uyb0RvYy54bWysVMFu2zAMvQ/YPwi6L07Std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" stroked="f">
                  <v:textbox style="mso-fit-shape-to-text:t" inset="0,0,0,0">
                    <w:txbxContent>
                      <w:p w14:paraId="20695CFC" w14:textId="58533CFC" w:rsidR="0003146D" w:rsidRPr="00C83CFB" w:rsidRDefault="0003146D">
                        <w:pPr>
                          <w:pStyle w:val="Caption"/>
                          <w:jc w:val="center"/>
                          <w:rPr>
                            <w:noProof/>
                            <w:lang w:val="sr-Cyrl-RS"/>
                            <w:rPrChange w:id="382" w:author="SW 46/2019 - Petrović Milica" w:date="2023-08-17T19:14:00Z">
                              <w:rPr>
                                <w:noProof/>
                                <w:lang w:val="sr-Cyrl-RS"/>
                              </w:rPr>
                            </w:rPrChange>
                          </w:rPr>
                          <w:pPrChange w:id="383" w:author="SW 46/2019 - Petrović Milica" w:date="2023-08-17T19:14:00Z">
                            <w:pPr>
                              <w:pStyle w:val="osnovnitekst"/>
                            </w:pPr>
                          </w:pPrChange>
                        </w:pPr>
                        <w:bookmarkStart w:id="384" w:name="_Ref143192097"/>
                        <w:proofErr w:type="spellStart"/>
                        <w:ins w:id="385" w:author="SW 46/2019 - Petrović Milica" w:date="2023-08-17T19:14:00Z">
                          <w:r>
                            <w:t>Слика</w:t>
                          </w:r>
                          <w:proofErr w:type="spellEnd"/>
                          <w:r>
                            <w:t xml:space="preserve"> </w:t>
                          </w:r>
                        </w:ins>
                        <w:ins w:id="386" w:author="SW 46/2019 - Petrović Milica" w:date="2023-08-17T20:44:00Z">
                          <w:r>
                            <w:fldChar w:fldCharType="begin"/>
                          </w:r>
                          <w:r>
                            <w:instrText xml:space="preserve"> STYLEREF 1 \s </w:instrText>
                          </w:r>
                        </w:ins>
                        <w:r>
                          <w:fldChar w:fldCharType="separate"/>
                        </w:r>
                        <w:r>
                          <w:rPr>
                            <w:noProof/>
                          </w:rPr>
                          <w:t>2</w:t>
                        </w:r>
                        <w:ins w:id="387" w:author="SW 46/2019 - Petrović Milica" w:date="2023-08-17T20:44:00Z">
                          <w:r>
                            <w:fldChar w:fldCharType="end"/>
                          </w:r>
                          <w:r>
                            <w:t>.</w:t>
                          </w:r>
                          <w:r>
                            <w:fldChar w:fldCharType="begin"/>
                          </w:r>
                          <w:r>
                            <w:instrText xml:space="preserve"> SEQ Слика \* ARABIC \s 1 </w:instrText>
                          </w:r>
                        </w:ins>
                        <w:r>
                          <w:fldChar w:fldCharType="separate"/>
                        </w:r>
                        <w:ins w:id="388" w:author="SW 46/2019 - Petrović Milica" w:date="2023-08-17T20:44:00Z">
                          <w:r>
                            <w:rPr>
                              <w:noProof/>
                            </w:rPr>
                            <w:t>4</w:t>
                          </w:r>
                          <w:r>
                            <w:fldChar w:fldCharType="end"/>
                          </w:r>
                        </w:ins>
                        <w:bookmarkEnd w:id="384"/>
                        <w:ins w:id="389" w:author="SW 46/2019 - Petrović Milica" w:date="2023-08-17T19:14:00Z">
                          <w:r>
                            <w:rPr>
                              <w:lang w:val="sr-Cyrl-RS"/>
                            </w:rPr>
                            <w:t xml:space="preserve"> Контакт са волонтерима</w:t>
                          </w:r>
                        </w:ins>
                      </w:p>
                    </w:txbxContent>
                  </v:textbox>
                  <w10:wrap type="square"/>
                </v:shape>
              </w:pict>
            </mc:Fallback>
          </mc:AlternateContent>
        </w:r>
      </w:ins>
      <w:r w:rsidR="00A036C0" w:rsidRPr="00D97B2C">
        <w:rPr>
          <w:rFonts w:cstheme="minorHAnsi"/>
          <w:noProof/>
          <w:lang w:val="sr-Cyrl-RS"/>
        </w:rPr>
        <w:drawing>
          <wp:anchor distT="0" distB="0" distL="114300" distR="114300" simplePos="0" relativeHeight="251661312" behindDoc="0" locked="0" layoutInCell="1" allowOverlap="1" wp14:anchorId="2780DCE6" wp14:editId="15A72E30">
            <wp:simplePos x="0" y="0"/>
            <wp:positionH relativeFrom="column">
              <wp:posOffset>3804285</wp:posOffset>
            </wp:positionH>
            <wp:positionV relativeFrom="paragraph">
              <wp:posOffset>8255</wp:posOffset>
            </wp:positionV>
            <wp:extent cx="1907540" cy="3648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jpg"/>
                    <pic:cNvPicPr/>
                  </pic:nvPicPr>
                  <pic:blipFill rotWithShape="1">
                    <a:blip r:embed="rId18" cstate="print">
                      <a:extLst>
                        <a:ext uri="{28A0092B-C50C-407E-A947-70E740481C1C}">
                          <a14:useLocalDpi xmlns:a14="http://schemas.microsoft.com/office/drawing/2010/main" val="0"/>
                        </a:ext>
                      </a:extLst>
                    </a:blip>
                    <a:srcRect t="4006" b="5407"/>
                    <a:stretch/>
                  </pic:blipFill>
                  <pic:spPr bwMode="auto">
                    <a:xfrm>
                      <a:off x="0" y="0"/>
                      <a:ext cx="1907540" cy="3648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763075" w14:textId="77777777" w:rsidR="00A4588D" w:rsidRPr="00D97B2C" w:rsidRDefault="00A4588D" w:rsidP="000A3645">
      <w:pPr>
        <w:pStyle w:val="osnovnitekst"/>
        <w:rPr>
          <w:rFonts w:cstheme="minorHAnsi"/>
          <w:lang w:val="sr-Cyrl-RS"/>
        </w:rPr>
      </w:pPr>
    </w:p>
    <w:p w14:paraId="042DDCE9" w14:textId="77777777" w:rsidR="00A4588D" w:rsidRPr="00D97B2C" w:rsidRDefault="00A4588D" w:rsidP="000A3645">
      <w:pPr>
        <w:pStyle w:val="osnovnitekst"/>
        <w:rPr>
          <w:rFonts w:cstheme="minorHAnsi"/>
          <w:lang w:val="sr-Cyrl-RS"/>
        </w:rPr>
      </w:pPr>
    </w:p>
    <w:p w14:paraId="6E809967" w14:textId="77777777" w:rsidR="00A4588D" w:rsidRPr="00D97B2C" w:rsidRDefault="00A4588D" w:rsidP="000A3645">
      <w:pPr>
        <w:pStyle w:val="osnovnitekst"/>
        <w:rPr>
          <w:rFonts w:cstheme="minorHAnsi"/>
          <w:lang w:val="sr-Cyrl-RS"/>
        </w:rPr>
      </w:pPr>
    </w:p>
    <w:p w14:paraId="5689FE8D" w14:textId="77777777" w:rsidR="00A4588D" w:rsidRPr="00D97B2C" w:rsidRDefault="00A4588D" w:rsidP="000A3645">
      <w:pPr>
        <w:pStyle w:val="osnovnitekst"/>
        <w:rPr>
          <w:rFonts w:cstheme="minorHAnsi"/>
          <w:lang w:val="sr-Cyrl-RS"/>
        </w:rPr>
      </w:pPr>
    </w:p>
    <w:p w14:paraId="06F74410" w14:textId="77777777" w:rsidR="00A4588D" w:rsidRPr="00D97B2C" w:rsidRDefault="00A4588D" w:rsidP="000A3645">
      <w:pPr>
        <w:pStyle w:val="osnovnitekst"/>
        <w:rPr>
          <w:rFonts w:cstheme="minorHAnsi"/>
          <w:lang w:val="sr-Cyrl-RS"/>
        </w:rPr>
      </w:pPr>
    </w:p>
    <w:p w14:paraId="56FACF4F" w14:textId="77777777" w:rsidR="00A4588D" w:rsidRPr="00D97B2C" w:rsidRDefault="00A4588D" w:rsidP="000A3645">
      <w:pPr>
        <w:pStyle w:val="osnovnitekst"/>
        <w:rPr>
          <w:rFonts w:cstheme="minorHAnsi"/>
          <w:lang w:val="sr-Cyrl-RS"/>
        </w:rPr>
      </w:pPr>
    </w:p>
    <w:p w14:paraId="6EEFFE0F" w14:textId="77777777" w:rsidR="00A4588D" w:rsidRPr="00D97B2C" w:rsidRDefault="00A4588D" w:rsidP="000A3645">
      <w:pPr>
        <w:pStyle w:val="osnovnitekst"/>
        <w:rPr>
          <w:rFonts w:cstheme="minorHAnsi"/>
          <w:lang w:val="sr-Cyrl-RS"/>
        </w:rPr>
      </w:pPr>
    </w:p>
    <w:p w14:paraId="07F28907" w14:textId="77777777" w:rsidR="00A4588D" w:rsidRPr="00D97B2C" w:rsidRDefault="00A4588D" w:rsidP="000A3645">
      <w:pPr>
        <w:pStyle w:val="osnovnitekst"/>
        <w:rPr>
          <w:rFonts w:cstheme="minorHAnsi"/>
          <w:lang w:val="sr-Cyrl-RS"/>
        </w:rPr>
      </w:pPr>
    </w:p>
    <w:p w14:paraId="7E7F8384" w14:textId="77777777" w:rsidR="00A4588D" w:rsidRPr="00D97B2C" w:rsidRDefault="00A4588D" w:rsidP="000A3645">
      <w:pPr>
        <w:pStyle w:val="osnovnitekst"/>
        <w:rPr>
          <w:rFonts w:cstheme="minorHAnsi"/>
          <w:lang w:val="sr-Cyrl-RS"/>
        </w:rPr>
      </w:pPr>
    </w:p>
    <w:p w14:paraId="7CE56512" w14:textId="77777777" w:rsidR="00A4588D" w:rsidRPr="00D97B2C" w:rsidRDefault="00A4588D" w:rsidP="000A3645">
      <w:pPr>
        <w:pStyle w:val="osnovnitekst"/>
        <w:rPr>
          <w:rFonts w:cstheme="minorHAnsi"/>
          <w:lang w:val="sr-Cyrl-RS"/>
        </w:rPr>
      </w:pPr>
    </w:p>
    <w:p w14:paraId="07636924" w14:textId="77777777" w:rsidR="00A4588D" w:rsidRPr="00D97B2C" w:rsidRDefault="00A4588D" w:rsidP="000A3645">
      <w:pPr>
        <w:pStyle w:val="osnovnitekst"/>
        <w:rPr>
          <w:rFonts w:cstheme="minorHAnsi"/>
          <w:lang w:val="sr-Cyrl-RS"/>
        </w:rPr>
      </w:pPr>
    </w:p>
    <w:p w14:paraId="0BC53876" w14:textId="77777777" w:rsidR="00A4588D" w:rsidRPr="00D97B2C" w:rsidRDefault="00A4588D" w:rsidP="000A3645">
      <w:pPr>
        <w:pStyle w:val="osnovnitekst"/>
        <w:rPr>
          <w:rFonts w:cstheme="minorHAnsi"/>
          <w:lang w:val="sr-Cyrl-RS"/>
        </w:rPr>
      </w:pPr>
    </w:p>
    <w:p w14:paraId="2813CB0E" w14:textId="77777777" w:rsidR="00A4588D" w:rsidRPr="00D97B2C" w:rsidRDefault="00A4588D" w:rsidP="000A3645">
      <w:pPr>
        <w:pStyle w:val="osnovnitekst"/>
        <w:rPr>
          <w:rFonts w:cstheme="minorHAnsi"/>
          <w:lang w:val="sr-Cyrl-RS"/>
        </w:rPr>
      </w:pPr>
    </w:p>
    <w:p w14:paraId="1A6196CE" w14:textId="77777777" w:rsidR="00A4588D" w:rsidRPr="00D97B2C" w:rsidRDefault="00A4588D" w:rsidP="000A3645">
      <w:pPr>
        <w:pStyle w:val="osnovnitekst"/>
        <w:rPr>
          <w:rFonts w:cstheme="minorHAnsi"/>
          <w:lang w:val="sr-Cyrl-RS"/>
        </w:rPr>
      </w:pPr>
    </w:p>
    <w:p w14:paraId="2CE31196" w14:textId="77777777" w:rsidR="005E1296" w:rsidRPr="00D97B2C" w:rsidRDefault="00A4588D" w:rsidP="00E8483A">
      <w:pPr>
        <w:pStyle w:val="Heading2"/>
        <w:numPr>
          <w:ilvl w:val="0"/>
          <w:numId w:val="5"/>
        </w:numPr>
        <w:rPr>
          <w:lang w:val="sr-Cyrl-RS"/>
        </w:rPr>
      </w:pPr>
      <w:r w:rsidRPr="00D97B2C">
        <w:rPr>
          <w:lang w:val="sr-Cyrl-RS"/>
        </w:rPr>
        <w:br w:type="page"/>
      </w:r>
      <w:bookmarkStart w:id="390" w:name="_Toc143200057"/>
      <w:proofErr w:type="spellStart"/>
      <w:r w:rsidR="00D257D4" w:rsidRPr="00D97B2C">
        <w:rPr>
          <w:lang w:val="sr-Cyrl-RS"/>
        </w:rPr>
        <w:lastRenderedPageBreak/>
        <w:t>Wysa</w:t>
      </w:r>
      <w:bookmarkEnd w:id="390"/>
      <w:proofErr w:type="spellEnd"/>
    </w:p>
    <w:p w14:paraId="1E267C8A" w14:textId="22D4DBF7" w:rsidR="00D257D4" w:rsidRPr="00D97B2C" w:rsidRDefault="00336D4F" w:rsidP="000A3645">
      <w:pPr>
        <w:pStyle w:val="osnovnitekst"/>
        <w:rPr>
          <w:rFonts w:cstheme="minorHAnsi"/>
          <w:lang w:val="sr-Cyrl-RS"/>
        </w:rPr>
      </w:pPr>
      <w:del w:id="391" w:author="SW 46/2019 - Petrović Milica" w:date="2023-08-15T22:47:00Z">
        <w:r w:rsidDel="00A46D16">
          <w:rPr>
            <w:rFonts w:cstheme="minorHAnsi"/>
            <w:i/>
            <w:lang w:val="sr-Cyrl-RS"/>
          </w:rPr>
          <w:tab/>
        </w:r>
      </w:del>
      <w:proofErr w:type="spellStart"/>
      <w:r w:rsidR="00F16E9A" w:rsidRPr="00D97B2C">
        <w:rPr>
          <w:rFonts w:cstheme="minorHAnsi"/>
          <w:i/>
          <w:lang w:val="sr-Cyrl-RS"/>
        </w:rPr>
        <w:t>Wysa</w:t>
      </w:r>
      <w:proofErr w:type="spellEnd"/>
      <w:r w:rsidR="00F16E9A" w:rsidRPr="00D97B2C">
        <w:rPr>
          <w:rFonts w:cstheme="minorHAnsi"/>
          <w:lang w:val="sr-Cyrl-RS"/>
        </w:rPr>
        <w:t xml:space="preserve"> апликација је заснована на вештачкој интелигенцији која пружа подршку и смернице корисницима. Корисник се дописује са вештачком интелигенцијом која користи когнитивн</w:t>
      </w:r>
      <w:r w:rsidR="00AD1B46" w:rsidRPr="00D97B2C">
        <w:rPr>
          <w:rFonts w:cstheme="minorHAnsi"/>
          <w:lang w:val="sr-Cyrl-RS"/>
        </w:rPr>
        <w:t xml:space="preserve">е </w:t>
      </w:r>
      <w:proofErr w:type="spellStart"/>
      <w:r w:rsidR="00F16E9A" w:rsidRPr="00D97B2C">
        <w:rPr>
          <w:rFonts w:cstheme="minorHAnsi"/>
          <w:lang w:val="sr-Cyrl-RS"/>
        </w:rPr>
        <w:t>бихе</w:t>
      </w:r>
      <w:r w:rsidR="00F75F47" w:rsidRPr="00D97B2C">
        <w:rPr>
          <w:rFonts w:cstheme="minorHAnsi"/>
          <w:lang w:val="sr-Cyrl-RS"/>
        </w:rPr>
        <w:t>ј</w:t>
      </w:r>
      <w:r w:rsidR="00F16E9A" w:rsidRPr="00D97B2C">
        <w:rPr>
          <w:rFonts w:cstheme="minorHAnsi"/>
          <w:lang w:val="sr-Cyrl-RS"/>
        </w:rPr>
        <w:t>виоралне</w:t>
      </w:r>
      <w:proofErr w:type="spellEnd"/>
      <w:r w:rsidR="00F16E9A" w:rsidRPr="00D97B2C">
        <w:rPr>
          <w:rFonts w:cstheme="minorHAnsi"/>
          <w:lang w:val="sr-Cyrl-RS"/>
        </w:rPr>
        <w:t xml:space="preserve"> </w:t>
      </w:r>
      <w:r w:rsidR="00F75F47" w:rsidRPr="00D97B2C">
        <w:rPr>
          <w:rFonts w:cstheme="minorHAnsi"/>
          <w:lang w:val="sr-Cyrl-RS"/>
        </w:rPr>
        <w:t>технике</w:t>
      </w:r>
      <w:r w:rsidR="00C10356" w:rsidRPr="00D97B2C">
        <w:rPr>
          <w:rFonts w:cstheme="minorHAnsi"/>
          <w:lang w:val="sr-Cyrl-RS"/>
        </w:rPr>
        <w:t xml:space="preserve"> засноване на доказима,</w:t>
      </w:r>
      <w:r w:rsidR="00F16E9A" w:rsidRPr="00D97B2C">
        <w:rPr>
          <w:rFonts w:cstheme="minorHAnsi"/>
          <w:lang w:val="sr-Cyrl-RS"/>
        </w:rPr>
        <w:t xml:space="preserve"> </w:t>
      </w:r>
      <w:r w:rsidR="00F75F47" w:rsidRPr="00D97B2C">
        <w:rPr>
          <w:rFonts w:cstheme="minorHAnsi"/>
          <w:lang w:val="sr-Cyrl-RS"/>
        </w:rPr>
        <w:t xml:space="preserve">технике </w:t>
      </w:r>
      <w:r w:rsidR="00F16E9A" w:rsidRPr="00D97B2C">
        <w:rPr>
          <w:rFonts w:cstheme="minorHAnsi"/>
          <w:lang w:val="sr-Cyrl-RS"/>
        </w:rPr>
        <w:t>дијалектичког понашања</w:t>
      </w:r>
      <w:r w:rsidR="00C10356" w:rsidRPr="00D97B2C">
        <w:rPr>
          <w:rFonts w:cstheme="minorHAnsi"/>
          <w:lang w:val="sr-Cyrl-RS"/>
        </w:rPr>
        <w:t>, медитацију, технике дисања, јогу</w:t>
      </w:r>
      <w:r w:rsidR="001641E2" w:rsidRPr="00D97B2C">
        <w:rPr>
          <w:rFonts w:cstheme="minorHAnsi"/>
          <w:lang w:val="sr-Cyrl-RS"/>
        </w:rPr>
        <w:t xml:space="preserve"> </w:t>
      </w:r>
      <w:r w:rsidR="009F23BF" w:rsidRPr="00D97B2C">
        <w:rPr>
          <w:rFonts w:cstheme="minorHAnsi"/>
          <w:lang w:val="sr-Cyrl-RS"/>
        </w:rPr>
        <w:fldChar w:fldCharType="begin"/>
      </w:r>
      <w:r w:rsidR="009F23BF" w:rsidRPr="00D97B2C">
        <w:rPr>
          <w:rFonts w:cstheme="minorHAnsi"/>
          <w:lang w:val="sr-Cyrl-RS"/>
        </w:rPr>
        <w:instrText xml:space="preserve"> PAGEREF _Ref141130846 \h </w:instrText>
      </w:r>
      <w:r w:rsidR="009F23BF" w:rsidRPr="00D97B2C">
        <w:rPr>
          <w:rFonts w:cstheme="minorHAnsi"/>
          <w:lang w:val="sr-Cyrl-RS"/>
        </w:rPr>
      </w:r>
      <w:r w:rsidR="009F23BF" w:rsidRPr="00D97B2C">
        <w:rPr>
          <w:rFonts w:cstheme="minorHAnsi"/>
          <w:lang w:val="sr-Cyrl-RS"/>
        </w:rPr>
        <w:fldChar w:fldCharType="end"/>
      </w:r>
      <w:r w:rsidR="009F23BF" w:rsidRPr="00D97B2C">
        <w:rPr>
          <w:rFonts w:cstheme="minorHAnsi"/>
          <w:lang w:val="sr-Cyrl-RS"/>
        </w:rPr>
        <w:fldChar w:fldCharType="begin"/>
      </w:r>
      <w:r w:rsidR="009F23BF" w:rsidRPr="00D97B2C">
        <w:rPr>
          <w:rFonts w:cstheme="minorHAnsi"/>
          <w:lang w:val="sr-Cyrl-RS"/>
        </w:rPr>
        <w:instrText xml:space="preserve"> REF _Ref141130846 \r \h </w:instrText>
      </w:r>
      <w:r w:rsidR="009F23BF" w:rsidRPr="00D97B2C">
        <w:rPr>
          <w:rFonts w:cstheme="minorHAnsi"/>
          <w:lang w:val="sr-Cyrl-RS"/>
        </w:rPr>
      </w:r>
      <w:r w:rsidR="009F23BF" w:rsidRPr="00D97B2C">
        <w:rPr>
          <w:rFonts w:cstheme="minorHAnsi"/>
          <w:lang w:val="sr-Cyrl-RS"/>
        </w:rPr>
        <w:fldChar w:fldCharType="separate"/>
      </w:r>
      <w:r w:rsidR="009F23BF" w:rsidRPr="00D97B2C">
        <w:rPr>
          <w:rFonts w:cstheme="minorHAnsi"/>
          <w:lang w:val="sr-Cyrl-RS"/>
        </w:rPr>
        <w:t>[2]</w:t>
      </w:r>
      <w:r w:rsidR="009F23BF" w:rsidRPr="00D97B2C">
        <w:rPr>
          <w:rFonts w:cstheme="minorHAnsi"/>
          <w:lang w:val="sr-Cyrl-RS"/>
        </w:rPr>
        <w:fldChar w:fldCharType="end"/>
      </w:r>
      <w:r w:rsidR="00F16E9A" w:rsidRPr="00D97B2C">
        <w:rPr>
          <w:rFonts w:cstheme="minorHAnsi"/>
          <w:lang w:val="sr-Cyrl-RS"/>
        </w:rPr>
        <w:t xml:space="preserve">. </w:t>
      </w:r>
      <w:r w:rsidR="00B4001E" w:rsidRPr="00D97B2C">
        <w:rPr>
          <w:rFonts w:cstheme="minorHAnsi"/>
          <w:lang w:val="sr-Cyrl-RS"/>
        </w:rPr>
        <w:t xml:space="preserve">Клинички је доказано да </w:t>
      </w:r>
      <w:proofErr w:type="spellStart"/>
      <w:r w:rsidR="00B4001E" w:rsidRPr="00D97B2C">
        <w:rPr>
          <w:rFonts w:cstheme="minorHAnsi"/>
          <w:i/>
          <w:lang w:val="sr-Cyrl-RS"/>
        </w:rPr>
        <w:t>Wysa</w:t>
      </w:r>
      <w:proofErr w:type="spellEnd"/>
      <w:r w:rsidR="00B4001E" w:rsidRPr="00D97B2C">
        <w:rPr>
          <w:rFonts w:cstheme="minorHAnsi"/>
          <w:lang w:val="sr-Cyrl-RS"/>
        </w:rPr>
        <w:t xml:space="preserve"> вештачка интелигенција успоставља терапијски однос еквивалентан људском терапеуту у току прве недеље</w:t>
      </w:r>
      <w:r w:rsidR="00F807CF" w:rsidRPr="00D97B2C">
        <w:rPr>
          <w:rFonts w:cstheme="minorHAnsi"/>
          <w:lang w:val="sr-Cyrl-RS"/>
        </w:rPr>
        <w:t xml:space="preserve"> </w:t>
      </w:r>
      <w:r w:rsidR="00F807CF" w:rsidRPr="00D97B2C">
        <w:rPr>
          <w:rFonts w:cstheme="minorHAnsi"/>
          <w:lang w:val="sr-Cyrl-RS"/>
        </w:rPr>
        <w:fldChar w:fldCharType="begin"/>
      </w:r>
      <w:r w:rsidR="00F807CF" w:rsidRPr="00D97B2C">
        <w:rPr>
          <w:rFonts w:cstheme="minorHAnsi"/>
          <w:lang w:val="sr-Cyrl-RS"/>
        </w:rPr>
        <w:instrText xml:space="preserve"> REF _Ref141131013 \r \h </w:instrText>
      </w:r>
      <w:r w:rsidR="00F807CF" w:rsidRPr="00D97B2C">
        <w:rPr>
          <w:rFonts w:cstheme="minorHAnsi"/>
          <w:lang w:val="sr-Cyrl-RS"/>
        </w:rPr>
      </w:r>
      <w:r w:rsidR="00F807CF" w:rsidRPr="00D97B2C">
        <w:rPr>
          <w:rFonts w:cstheme="minorHAnsi"/>
          <w:lang w:val="sr-Cyrl-RS"/>
        </w:rPr>
        <w:fldChar w:fldCharType="separate"/>
      </w:r>
      <w:r w:rsidR="00F807CF" w:rsidRPr="00D97B2C">
        <w:rPr>
          <w:rFonts w:cstheme="minorHAnsi"/>
          <w:lang w:val="sr-Cyrl-RS"/>
        </w:rPr>
        <w:t>[2]</w:t>
      </w:r>
      <w:r w:rsidR="00F807CF" w:rsidRPr="00D97B2C">
        <w:rPr>
          <w:rFonts w:cstheme="minorHAnsi"/>
          <w:lang w:val="sr-Cyrl-RS"/>
        </w:rPr>
        <w:fldChar w:fldCharType="end"/>
      </w:r>
      <w:r w:rsidR="00B4001E" w:rsidRPr="00D97B2C">
        <w:rPr>
          <w:rFonts w:cstheme="minorHAnsi"/>
          <w:lang w:val="sr-Cyrl-RS"/>
        </w:rPr>
        <w:t>.</w:t>
      </w:r>
      <w:r w:rsidR="004530DE" w:rsidRPr="00D97B2C">
        <w:rPr>
          <w:rFonts w:cstheme="minorHAnsi"/>
          <w:lang w:val="sr-Cyrl-RS"/>
        </w:rPr>
        <w:t xml:space="preserve"> </w:t>
      </w:r>
      <w:r w:rsidR="004968E6" w:rsidRPr="00D97B2C">
        <w:rPr>
          <w:rFonts w:cstheme="minorHAnsi"/>
          <w:lang w:val="sr-Cyrl-RS"/>
        </w:rPr>
        <w:t xml:space="preserve">Апликација пружа низ алата и функција, укључујући </w:t>
      </w:r>
      <w:r w:rsidR="00F05C4B" w:rsidRPr="00D97B2C">
        <w:rPr>
          <w:rFonts w:cstheme="minorHAnsi"/>
          <w:lang w:val="sr-Cyrl-RS"/>
        </w:rPr>
        <w:t>праћење расположења, технике медитације и опуштања и постављање циљева.</w:t>
      </w:r>
      <w:r w:rsidR="00AA21C8" w:rsidRPr="00D97B2C">
        <w:rPr>
          <w:rFonts w:cstheme="minorHAnsi"/>
          <w:lang w:val="sr-Cyrl-RS"/>
        </w:rPr>
        <w:t xml:space="preserve"> За свакодневни стрес, </w:t>
      </w:r>
      <w:proofErr w:type="spellStart"/>
      <w:r w:rsidR="00AA21C8" w:rsidRPr="00D97B2C">
        <w:rPr>
          <w:rFonts w:cstheme="minorHAnsi"/>
          <w:i/>
          <w:lang w:val="sr-Cyrl-RS"/>
        </w:rPr>
        <w:t>Wysa</w:t>
      </w:r>
      <w:proofErr w:type="spellEnd"/>
      <w:r w:rsidR="00AA21C8" w:rsidRPr="00D97B2C">
        <w:rPr>
          <w:rFonts w:cstheme="minorHAnsi"/>
          <w:lang w:val="sr-Cyrl-RS"/>
        </w:rPr>
        <w:t xml:space="preserve"> нуди </w:t>
      </w:r>
      <w:r w:rsidR="00B4001E" w:rsidRPr="00D97B2C">
        <w:rPr>
          <w:rFonts w:cstheme="minorHAnsi"/>
          <w:lang w:val="sr-Cyrl-RS"/>
        </w:rPr>
        <w:t xml:space="preserve">специфичне </w:t>
      </w:r>
      <w:r w:rsidR="00AA21C8" w:rsidRPr="00D97B2C">
        <w:rPr>
          <w:rFonts w:cstheme="minorHAnsi"/>
          <w:lang w:val="sr-Cyrl-RS"/>
        </w:rPr>
        <w:t>програм</w:t>
      </w:r>
      <w:r w:rsidR="00B4001E" w:rsidRPr="00D97B2C">
        <w:rPr>
          <w:rFonts w:cstheme="minorHAnsi"/>
          <w:lang w:val="sr-Cyrl-RS"/>
        </w:rPr>
        <w:t>е</w:t>
      </w:r>
      <w:r w:rsidR="00AA21C8" w:rsidRPr="00D97B2C">
        <w:rPr>
          <w:rFonts w:cstheme="minorHAnsi"/>
          <w:lang w:val="sr-Cyrl-RS"/>
        </w:rPr>
        <w:t xml:space="preserve"> самопомоћи кроз више од 150 вежби заснованих на доказима, укључујући материјале за анксиозност</w:t>
      </w:r>
      <w:r w:rsidR="00F05C4B" w:rsidRPr="00D97B2C">
        <w:rPr>
          <w:rFonts w:cstheme="minorHAnsi"/>
          <w:lang w:val="sr-Cyrl-RS"/>
        </w:rPr>
        <w:t>, стрес, депресиј</w:t>
      </w:r>
      <w:r w:rsidR="00B4001E" w:rsidRPr="00D97B2C">
        <w:rPr>
          <w:rFonts w:cstheme="minorHAnsi"/>
          <w:lang w:val="sr-Cyrl-RS"/>
        </w:rPr>
        <w:t>у</w:t>
      </w:r>
      <w:r w:rsidR="00F05C4B" w:rsidRPr="00D97B2C">
        <w:rPr>
          <w:rFonts w:cstheme="minorHAnsi"/>
          <w:lang w:val="sr-Cyrl-RS"/>
        </w:rPr>
        <w:t>, проблем</w:t>
      </w:r>
      <w:r w:rsidR="00B4001E" w:rsidRPr="00D97B2C">
        <w:rPr>
          <w:rFonts w:cstheme="minorHAnsi"/>
          <w:lang w:val="sr-Cyrl-RS"/>
        </w:rPr>
        <w:t>е</w:t>
      </w:r>
      <w:r w:rsidR="00F05C4B" w:rsidRPr="00D97B2C">
        <w:rPr>
          <w:rFonts w:cstheme="minorHAnsi"/>
          <w:lang w:val="sr-Cyrl-RS"/>
        </w:rPr>
        <w:t xml:space="preserve"> са спавањем </w:t>
      </w:r>
      <w:r w:rsidR="0070496E" w:rsidRPr="00D97B2C">
        <w:rPr>
          <w:rFonts w:cstheme="minorHAnsi"/>
          <w:lang w:val="sr-Cyrl-RS"/>
        </w:rPr>
        <w:t>(</w:t>
      </w:r>
      <w:ins w:id="392" w:author="SW 46/2019 - Petrović Milica" w:date="2023-08-17T19:16:00Z">
        <w:r w:rsidR="00C83CFB">
          <w:rPr>
            <w:rFonts w:cstheme="minorHAnsi"/>
            <w:lang w:val="sr-Cyrl-RS"/>
          </w:rPr>
          <w:fldChar w:fldCharType="begin"/>
        </w:r>
        <w:r w:rsidR="00C83CFB">
          <w:rPr>
            <w:rFonts w:cstheme="minorHAnsi"/>
            <w:lang w:val="sr-Cyrl-RS"/>
          </w:rPr>
          <w:instrText xml:space="preserve"> REF _Ref143192191 \h </w:instrText>
        </w:r>
      </w:ins>
      <w:r w:rsidR="00C83CFB">
        <w:rPr>
          <w:rFonts w:cstheme="minorHAnsi"/>
          <w:lang w:val="sr-Cyrl-RS"/>
        </w:rPr>
      </w:r>
      <w:r w:rsidR="00C83CFB">
        <w:rPr>
          <w:rFonts w:cstheme="minorHAnsi"/>
          <w:lang w:val="sr-Cyrl-RS"/>
        </w:rPr>
        <w:fldChar w:fldCharType="separate"/>
      </w:r>
      <w:proofErr w:type="spellStart"/>
      <w:ins w:id="393" w:author="SW 46/2019 - Petrović Milica" w:date="2023-08-17T19:16:00Z">
        <w:r w:rsidR="00C83CFB">
          <w:t>Слика</w:t>
        </w:r>
        <w:proofErr w:type="spellEnd"/>
        <w:r w:rsidR="00C83CFB">
          <w:t xml:space="preserve"> </w:t>
        </w:r>
        <w:r w:rsidR="00C83CFB">
          <w:rPr>
            <w:noProof/>
          </w:rPr>
          <w:t>2</w:t>
        </w:r>
        <w:r w:rsidR="00C83CFB">
          <w:t>.</w:t>
        </w:r>
        <w:r w:rsidR="00C83CFB">
          <w:rPr>
            <w:noProof/>
          </w:rPr>
          <w:t>5</w:t>
        </w:r>
        <w:r w:rsidR="00C83CFB">
          <w:rPr>
            <w:rFonts w:cstheme="minorHAnsi"/>
            <w:lang w:val="sr-Cyrl-RS"/>
          </w:rPr>
          <w:fldChar w:fldCharType="end"/>
        </w:r>
      </w:ins>
      <w:del w:id="394" w:author="SW 46/2019 - Petrović Milica" w:date="2023-08-17T19:16:00Z">
        <w:r w:rsidR="0070496E" w:rsidRPr="00D97B2C" w:rsidDel="00C83CFB">
          <w:rPr>
            <w:rFonts w:cstheme="minorHAnsi"/>
            <w:lang w:val="sr-Cyrl-RS"/>
          </w:rPr>
          <w:fldChar w:fldCharType="begin"/>
        </w:r>
        <w:r w:rsidR="0070496E" w:rsidRPr="00D97B2C" w:rsidDel="00C83CFB">
          <w:rPr>
            <w:rFonts w:cstheme="minorHAnsi"/>
            <w:lang w:val="sr-Cyrl-RS"/>
          </w:rPr>
          <w:delInstrText xml:space="preserve"> REF _Ref141131131 \h </w:delInstrText>
        </w:r>
        <w:r w:rsidR="0070496E" w:rsidRPr="00D97B2C" w:rsidDel="00C83CFB">
          <w:rPr>
            <w:rFonts w:cstheme="minorHAnsi"/>
            <w:lang w:val="sr-Cyrl-RS"/>
          </w:rPr>
        </w:r>
        <w:r w:rsidR="0070496E" w:rsidRPr="00D97B2C" w:rsidDel="00C83CFB">
          <w:rPr>
            <w:rFonts w:cstheme="minorHAnsi"/>
            <w:lang w:val="sr-Cyrl-RS"/>
          </w:rPr>
          <w:fldChar w:fldCharType="separate"/>
        </w:r>
        <w:r w:rsidR="0070496E" w:rsidRPr="00D97B2C" w:rsidDel="00C83CFB">
          <w:rPr>
            <w:lang w:val="sr-Cyrl-RS"/>
          </w:rPr>
          <w:delText xml:space="preserve">Слика </w:delText>
        </w:r>
        <w:r w:rsidR="0070496E" w:rsidRPr="00D97B2C" w:rsidDel="00C83CFB">
          <w:rPr>
            <w:noProof/>
            <w:lang w:val="sr-Cyrl-RS"/>
          </w:rPr>
          <w:delText>5</w:delText>
        </w:r>
        <w:r w:rsidR="0070496E" w:rsidRPr="00D97B2C" w:rsidDel="00C83CFB">
          <w:rPr>
            <w:rFonts w:cstheme="minorHAnsi"/>
            <w:lang w:val="sr-Cyrl-RS"/>
          </w:rPr>
          <w:fldChar w:fldCharType="end"/>
        </w:r>
      </w:del>
      <w:r w:rsidR="0070496E" w:rsidRPr="00D97B2C">
        <w:rPr>
          <w:rFonts w:cstheme="minorHAnsi"/>
          <w:lang w:val="sr-Cyrl-RS"/>
        </w:rPr>
        <w:t xml:space="preserve">, </w:t>
      </w:r>
      <w:ins w:id="395" w:author="SW 46/2019 - Petrović Milica" w:date="2023-08-17T19:21:00Z">
        <w:r w:rsidR="00C83CFB">
          <w:rPr>
            <w:rFonts w:cstheme="minorHAnsi"/>
            <w:lang w:val="sr-Cyrl-RS"/>
          </w:rPr>
          <w:fldChar w:fldCharType="begin"/>
        </w:r>
        <w:r w:rsidR="00C83CFB">
          <w:rPr>
            <w:rFonts w:cstheme="minorHAnsi"/>
            <w:lang w:val="sr-Cyrl-RS"/>
          </w:rPr>
          <w:instrText xml:space="preserve"> REF _Ref143192528 \h </w:instrText>
        </w:r>
      </w:ins>
      <w:r w:rsidR="00C83CFB">
        <w:rPr>
          <w:rFonts w:cstheme="minorHAnsi"/>
          <w:lang w:val="sr-Cyrl-RS"/>
        </w:rPr>
      </w:r>
      <w:r w:rsidR="00C83CFB">
        <w:rPr>
          <w:rFonts w:cstheme="minorHAnsi"/>
          <w:lang w:val="sr-Cyrl-RS"/>
        </w:rPr>
        <w:fldChar w:fldCharType="separate"/>
      </w:r>
      <w:proofErr w:type="spellStart"/>
      <w:ins w:id="396" w:author="SW 46/2019 - Petrović Milica" w:date="2023-08-17T19:21:00Z">
        <w:r w:rsidR="00C83CFB">
          <w:t>Слика</w:t>
        </w:r>
        <w:proofErr w:type="spellEnd"/>
        <w:r w:rsidR="00C83CFB">
          <w:t xml:space="preserve"> </w:t>
        </w:r>
        <w:r w:rsidR="00C83CFB">
          <w:rPr>
            <w:noProof/>
          </w:rPr>
          <w:t>2</w:t>
        </w:r>
        <w:r w:rsidR="00C83CFB">
          <w:t>.</w:t>
        </w:r>
        <w:r w:rsidR="00C83CFB">
          <w:rPr>
            <w:noProof/>
          </w:rPr>
          <w:t>6</w:t>
        </w:r>
        <w:r w:rsidR="00C83CFB">
          <w:rPr>
            <w:rFonts w:cstheme="minorHAnsi"/>
            <w:lang w:val="sr-Cyrl-RS"/>
          </w:rPr>
          <w:fldChar w:fldCharType="end"/>
        </w:r>
      </w:ins>
      <w:r w:rsidR="0070496E" w:rsidRPr="00D97B2C">
        <w:rPr>
          <w:rFonts w:cstheme="minorHAnsi"/>
          <w:lang w:val="sr-Cyrl-RS"/>
        </w:rPr>
        <w:fldChar w:fldCharType="begin"/>
      </w:r>
      <w:r w:rsidR="0070496E" w:rsidRPr="00D97B2C">
        <w:rPr>
          <w:rFonts w:cstheme="minorHAnsi"/>
          <w:lang w:val="sr-Cyrl-RS"/>
        </w:rPr>
        <w:instrText xml:space="preserve"> REF _Ref141131136 \h </w:instrText>
      </w:r>
      <w:r w:rsidR="0070496E" w:rsidRPr="00D97B2C">
        <w:rPr>
          <w:rFonts w:cstheme="minorHAnsi"/>
          <w:lang w:val="sr-Cyrl-RS"/>
        </w:rPr>
      </w:r>
      <w:r w:rsidR="0070496E" w:rsidRPr="00D97B2C">
        <w:rPr>
          <w:rFonts w:cstheme="minorHAnsi"/>
          <w:lang w:val="sr-Cyrl-RS"/>
        </w:rPr>
        <w:fldChar w:fldCharType="separate"/>
      </w:r>
      <w:del w:id="397" w:author="SW 46/2019 - Petrović Milica" w:date="2023-08-17T19:21:00Z">
        <w:r w:rsidR="0070496E" w:rsidRPr="00D97B2C" w:rsidDel="00C83CFB">
          <w:rPr>
            <w:lang w:val="sr-Cyrl-RS"/>
          </w:rPr>
          <w:delText xml:space="preserve">Слика </w:delText>
        </w:r>
        <w:r w:rsidR="0070496E" w:rsidRPr="00D97B2C" w:rsidDel="00C83CFB">
          <w:rPr>
            <w:noProof/>
            <w:lang w:val="sr-Cyrl-RS"/>
          </w:rPr>
          <w:delText>6</w:delText>
        </w:r>
      </w:del>
      <w:r w:rsidR="0070496E" w:rsidRPr="00D97B2C">
        <w:rPr>
          <w:rFonts w:cstheme="minorHAnsi"/>
          <w:lang w:val="sr-Cyrl-RS"/>
        </w:rPr>
        <w:fldChar w:fldCharType="end"/>
      </w:r>
      <w:r w:rsidR="0070496E" w:rsidRPr="00D97B2C">
        <w:rPr>
          <w:rFonts w:cstheme="minorHAnsi"/>
          <w:lang w:val="sr-Cyrl-RS"/>
        </w:rPr>
        <w:t>)</w:t>
      </w:r>
      <w:r w:rsidR="00F05C4B" w:rsidRPr="00D97B2C">
        <w:rPr>
          <w:rFonts w:cstheme="minorHAnsi"/>
          <w:lang w:val="sr-Cyrl-RS"/>
        </w:rPr>
        <w:t>.</w:t>
      </w:r>
      <w:r w:rsidR="00223D1B" w:rsidRPr="00D97B2C">
        <w:rPr>
          <w:rFonts w:cstheme="minorHAnsi"/>
          <w:lang w:val="sr-Cyrl-RS"/>
        </w:rPr>
        <w:t xml:space="preserve"> </w:t>
      </w:r>
    </w:p>
    <w:p w14:paraId="458473D4" w14:textId="290D6AD5" w:rsidR="00551749" w:rsidRPr="00D97B2C" w:rsidRDefault="00336D4F" w:rsidP="000A3645">
      <w:pPr>
        <w:pStyle w:val="osnovnitekst"/>
        <w:rPr>
          <w:rFonts w:cstheme="minorHAnsi"/>
          <w:lang w:val="sr-Cyrl-RS"/>
        </w:rPr>
      </w:pPr>
      <w:del w:id="398" w:author="SW 46/2019 - Petrović Milica" w:date="2023-08-15T22:47:00Z">
        <w:r w:rsidDel="00A46D16">
          <w:rPr>
            <w:rFonts w:cstheme="minorHAnsi"/>
            <w:lang w:val="sr-Cyrl-RS"/>
          </w:rPr>
          <w:tab/>
        </w:r>
      </w:del>
      <w:r w:rsidR="008E0082" w:rsidRPr="00D97B2C">
        <w:rPr>
          <w:rFonts w:cstheme="minorHAnsi"/>
          <w:lang w:val="sr-Cyrl-RS"/>
        </w:rPr>
        <w:t>Након инст</w:t>
      </w:r>
      <w:r w:rsidR="001D05F9" w:rsidRPr="00D97B2C">
        <w:rPr>
          <w:rFonts w:cstheme="minorHAnsi"/>
          <w:lang w:val="sr-Cyrl-RS"/>
        </w:rPr>
        <w:t>а</w:t>
      </w:r>
      <w:r w:rsidR="008E0082" w:rsidRPr="00D97B2C">
        <w:rPr>
          <w:rFonts w:cstheme="minorHAnsi"/>
          <w:lang w:val="sr-Cyrl-RS"/>
        </w:rPr>
        <w:t>лације апликације није потребна регистрација нити остављање личних података, довољно је само унети надимак.</w:t>
      </w:r>
      <w:r w:rsidR="00E57344" w:rsidRPr="00D97B2C">
        <w:rPr>
          <w:rFonts w:cstheme="minorHAnsi"/>
          <w:lang w:val="sr-Cyrl-RS"/>
        </w:rPr>
        <w:t xml:space="preserve"> Након уноса неког имена корисник бира области на којима жели да ради (</w:t>
      </w:r>
      <w:ins w:id="399" w:author="SW 46/2019 - Petrović Milica" w:date="2023-08-17T19:16:00Z">
        <w:r w:rsidR="00C83CFB">
          <w:rPr>
            <w:rFonts w:cstheme="minorHAnsi"/>
            <w:lang w:val="sr-Cyrl-RS"/>
          </w:rPr>
          <w:fldChar w:fldCharType="begin"/>
        </w:r>
        <w:r w:rsidR="00C83CFB">
          <w:rPr>
            <w:rFonts w:cstheme="minorHAnsi"/>
            <w:lang w:val="sr-Cyrl-RS"/>
          </w:rPr>
          <w:instrText xml:space="preserve"> REF _Ref143192191 \h </w:instrText>
        </w:r>
      </w:ins>
      <w:r w:rsidR="00C83CFB">
        <w:rPr>
          <w:rFonts w:cstheme="minorHAnsi"/>
          <w:lang w:val="sr-Cyrl-RS"/>
        </w:rPr>
      </w:r>
      <w:r w:rsidR="00C83CFB">
        <w:rPr>
          <w:rFonts w:cstheme="minorHAnsi"/>
          <w:lang w:val="sr-Cyrl-RS"/>
        </w:rPr>
        <w:fldChar w:fldCharType="separate"/>
      </w:r>
      <w:proofErr w:type="spellStart"/>
      <w:ins w:id="400" w:author="SW 46/2019 - Petrović Milica" w:date="2023-08-17T19:16:00Z">
        <w:r w:rsidR="00C83CFB">
          <w:t>Слика</w:t>
        </w:r>
        <w:proofErr w:type="spellEnd"/>
        <w:r w:rsidR="00C83CFB">
          <w:t xml:space="preserve"> </w:t>
        </w:r>
        <w:r w:rsidR="00C83CFB">
          <w:rPr>
            <w:noProof/>
          </w:rPr>
          <w:t>2</w:t>
        </w:r>
        <w:r w:rsidR="00C83CFB">
          <w:t>.</w:t>
        </w:r>
        <w:r w:rsidR="00C83CFB">
          <w:rPr>
            <w:noProof/>
          </w:rPr>
          <w:t>5</w:t>
        </w:r>
        <w:r w:rsidR="00C83CFB">
          <w:rPr>
            <w:rFonts w:cstheme="minorHAnsi"/>
            <w:lang w:val="sr-Cyrl-RS"/>
          </w:rPr>
          <w:fldChar w:fldCharType="end"/>
        </w:r>
      </w:ins>
      <w:del w:id="401" w:author="SW 46/2019 - Petrović Milica" w:date="2023-08-17T19:16:00Z">
        <w:r w:rsidR="004621F8" w:rsidRPr="00D97B2C" w:rsidDel="00C83CFB">
          <w:rPr>
            <w:rFonts w:cstheme="minorHAnsi"/>
            <w:lang w:val="sr-Cyrl-RS"/>
          </w:rPr>
          <w:fldChar w:fldCharType="begin"/>
        </w:r>
        <w:r w:rsidR="004621F8" w:rsidRPr="00D97B2C" w:rsidDel="00C83CFB">
          <w:rPr>
            <w:rFonts w:cstheme="minorHAnsi"/>
            <w:lang w:val="sr-Cyrl-RS"/>
          </w:rPr>
          <w:delInstrText xml:space="preserve"> REF _Ref141131131 \h </w:delInstrText>
        </w:r>
        <w:r w:rsidR="004621F8" w:rsidRPr="00D97B2C" w:rsidDel="00C83CFB">
          <w:rPr>
            <w:rFonts w:cstheme="minorHAnsi"/>
            <w:lang w:val="sr-Cyrl-RS"/>
          </w:rPr>
        </w:r>
        <w:r w:rsidR="004621F8" w:rsidRPr="00D97B2C" w:rsidDel="00C83CFB">
          <w:rPr>
            <w:rFonts w:cstheme="minorHAnsi"/>
            <w:lang w:val="sr-Cyrl-RS"/>
          </w:rPr>
          <w:fldChar w:fldCharType="separate"/>
        </w:r>
        <w:r w:rsidR="004621F8" w:rsidRPr="00D97B2C" w:rsidDel="00C83CFB">
          <w:rPr>
            <w:lang w:val="sr-Cyrl-RS"/>
          </w:rPr>
          <w:delText xml:space="preserve">Слика </w:delText>
        </w:r>
        <w:r w:rsidR="004621F8" w:rsidRPr="00D97B2C" w:rsidDel="00C83CFB">
          <w:rPr>
            <w:noProof/>
            <w:lang w:val="sr-Cyrl-RS"/>
          </w:rPr>
          <w:delText>5</w:delText>
        </w:r>
        <w:r w:rsidR="004621F8" w:rsidRPr="00D97B2C" w:rsidDel="00C83CFB">
          <w:rPr>
            <w:rFonts w:cstheme="minorHAnsi"/>
            <w:lang w:val="sr-Cyrl-RS"/>
          </w:rPr>
          <w:fldChar w:fldCharType="end"/>
        </w:r>
      </w:del>
      <w:r w:rsidR="004621F8" w:rsidRPr="00D97B2C">
        <w:rPr>
          <w:rFonts w:cstheme="minorHAnsi"/>
          <w:lang w:val="sr-Cyrl-RS"/>
        </w:rPr>
        <w:t>,</w:t>
      </w:r>
      <w:del w:id="402" w:author="SW 46/2019 - Petrović Milica" w:date="2023-08-17T19:22:00Z">
        <w:r w:rsidR="004621F8" w:rsidRPr="00D97B2C" w:rsidDel="003965B2">
          <w:rPr>
            <w:rFonts w:cstheme="minorHAnsi"/>
            <w:lang w:val="sr-Cyrl-RS"/>
          </w:rPr>
          <w:delText xml:space="preserve"> </w:delText>
        </w:r>
      </w:del>
      <w:ins w:id="403" w:author="SW 46/2019 - Petrović Milica" w:date="2023-08-17T19:22:00Z">
        <w:r w:rsidR="003965B2">
          <w:rPr>
            <w:rFonts w:cstheme="minorHAnsi"/>
            <w:lang w:val="sr-Cyrl-RS"/>
          </w:rPr>
          <w:t xml:space="preserve"> </w:t>
        </w:r>
        <w:r w:rsidR="003965B2">
          <w:rPr>
            <w:rFonts w:cstheme="minorHAnsi"/>
            <w:lang w:val="sr-Cyrl-RS"/>
          </w:rPr>
          <w:fldChar w:fldCharType="begin"/>
        </w:r>
        <w:r w:rsidR="003965B2">
          <w:rPr>
            <w:rFonts w:cstheme="minorHAnsi"/>
            <w:lang w:val="sr-Cyrl-RS"/>
          </w:rPr>
          <w:instrText xml:space="preserve"> REF _Ref143192528 \h </w:instrText>
        </w:r>
      </w:ins>
      <w:r w:rsidR="003965B2">
        <w:rPr>
          <w:rFonts w:cstheme="minorHAnsi"/>
          <w:lang w:val="sr-Cyrl-RS"/>
        </w:rPr>
      </w:r>
      <w:r w:rsidR="003965B2">
        <w:rPr>
          <w:rFonts w:cstheme="minorHAnsi"/>
          <w:lang w:val="sr-Cyrl-RS"/>
        </w:rPr>
        <w:fldChar w:fldCharType="separate"/>
      </w:r>
      <w:proofErr w:type="spellStart"/>
      <w:ins w:id="404" w:author="SW 46/2019 - Petrović Milica" w:date="2023-08-17T19:22:00Z">
        <w:r w:rsidR="003965B2">
          <w:t>Слика</w:t>
        </w:r>
        <w:proofErr w:type="spellEnd"/>
        <w:r w:rsidR="003965B2">
          <w:t xml:space="preserve"> </w:t>
        </w:r>
        <w:r w:rsidR="003965B2">
          <w:rPr>
            <w:noProof/>
          </w:rPr>
          <w:t>2</w:t>
        </w:r>
        <w:r w:rsidR="003965B2">
          <w:t>.</w:t>
        </w:r>
        <w:r w:rsidR="003965B2">
          <w:rPr>
            <w:noProof/>
          </w:rPr>
          <w:t>6</w:t>
        </w:r>
        <w:r w:rsidR="003965B2">
          <w:rPr>
            <w:rFonts w:cstheme="minorHAnsi"/>
            <w:lang w:val="sr-Cyrl-RS"/>
          </w:rPr>
          <w:fldChar w:fldCharType="end"/>
        </w:r>
      </w:ins>
      <w:del w:id="405" w:author="SW 46/2019 - Petrović Milica" w:date="2023-08-17T19:22:00Z">
        <w:r w:rsidR="004621F8" w:rsidRPr="00D97B2C" w:rsidDel="003965B2">
          <w:rPr>
            <w:rFonts w:cstheme="minorHAnsi"/>
            <w:lang w:val="sr-Cyrl-RS"/>
          </w:rPr>
          <w:fldChar w:fldCharType="begin"/>
        </w:r>
        <w:r w:rsidR="004621F8" w:rsidRPr="00D97B2C" w:rsidDel="003965B2">
          <w:rPr>
            <w:rFonts w:cstheme="minorHAnsi"/>
            <w:lang w:val="sr-Cyrl-RS"/>
          </w:rPr>
          <w:delInstrText xml:space="preserve"> REF _Ref141131136 \h </w:delInstrText>
        </w:r>
        <w:r w:rsidR="004621F8" w:rsidRPr="00D97B2C" w:rsidDel="003965B2">
          <w:rPr>
            <w:rFonts w:cstheme="minorHAnsi"/>
            <w:lang w:val="sr-Cyrl-RS"/>
          </w:rPr>
        </w:r>
        <w:r w:rsidR="004621F8" w:rsidRPr="00D97B2C" w:rsidDel="003965B2">
          <w:rPr>
            <w:rFonts w:cstheme="minorHAnsi"/>
            <w:lang w:val="sr-Cyrl-RS"/>
          </w:rPr>
          <w:fldChar w:fldCharType="separate"/>
        </w:r>
        <w:r w:rsidR="004621F8" w:rsidRPr="00D97B2C" w:rsidDel="003965B2">
          <w:rPr>
            <w:lang w:val="sr-Cyrl-RS"/>
          </w:rPr>
          <w:delText xml:space="preserve">Слика </w:delText>
        </w:r>
        <w:r w:rsidR="004621F8" w:rsidRPr="00D97B2C" w:rsidDel="003965B2">
          <w:rPr>
            <w:noProof/>
            <w:lang w:val="sr-Cyrl-RS"/>
          </w:rPr>
          <w:delText>6</w:delText>
        </w:r>
        <w:r w:rsidR="004621F8" w:rsidRPr="00D97B2C" w:rsidDel="003965B2">
          <w:rPr>
            <w:rFonts w:cstheme="minorHAnsi"/>
            <w:lang w:val="sr-Cyrl-RS"/>
          </w:rPr>
          <w:fldChar w:fldCharType="end"/>
        </w:r>
      </w:del>
      <w:r w:rsidR="00E57344" w:rsidRPr="00D97B2C">
        <w:rPr>
          <w:rFonts w:cstheme="minorHAnsi"/>
          <w:lang w:val="sr-Cyrl-RS"/>
        </w:rPr>
        <w:t>), а затим бира и да ли жели да у његов рад буде укључен терапеут или ће самостално</w:t>
      </w:r>
      <w:r w:rsidR="00144BF0">
        <w:rPr>
          <w:rFonts w:cstheme="minorHAnsi"/>
          <w:lang w:val="sr-Cyrl-RS"/>
        </w:rPr>
        <w:t xml:space="preserve"> радини на одабраним областима</w:t>
      </w:r>
      <w:r w:rsidR="00E57344" w:rsidRPr="00D97B2C">
        <w:rPr>
          <w:rFonts w:cstheme="minorHAnsi"/>
          <w:lang w:val="sr-Cyrl-RS"/>
        </w:rPr>
        <w:t xml:space="preserve"> </w:t>
      </w:r>
      <w:r w:rsidR="0002589F" w:rsidRPr="00D97B2C">
        <w:rPr>
          <w:rFonts w:cstheme="minorHAnsi"/>
          <w:lang w:val="sr-Cyrl-RS"/>
        </w:rPr>
        <w:t>(</w:t>
      </w:r>
      <w:ins w:id="406" w:author="SW 46/2019 - Petrović Milica" w:date="2023-08-17T19:22:00Z">
        <w:r w:rsidR="003965B2">
          <w:rPr>
            <w:rFonts w:cstheme="minorHAnsi"/>
            <w:lang w:val="sr-Cyrl-RS"/>
          </w:rPr>
          <w:fldChar w:fldCharType="begin"/>
        </w:r>
        <w:r w:rsidR="003965B2">
          <w:rPr>
            <w:rFonts w:cstheme="minorHAnsi"/>
            <w:lang w:val="sr-Cyrl-RS"/>
          </w:rPr>
          <w:instrText xml:space="preserve"> REF _Ref143192580 \h </w:instrText>
        </w:r>
      </w:ins>
      <w:r w:rsidR="003965B2">
        <w:rPr>
          <w:rFonts w:cstheme="minorHAnsi"/>
          <w:lang w:val="sr-Cyrl-RS"/>
        </w:rPr>
      </w:r>
      <w:r w:rsidR="003965B2">
        <w:rPr>
          <w:rFonts w:cstheme="minorHAnsi"/>
          <w:lang w:val="sr-Cyrl-RS"/>
        </w:rPr>
        <w:fldChar w:fldCharType="separate"/>
      </w:r>
      <w:proofErr w:type="spellStart"/>
      <w:ins w:id="407" w:author="SW 46/2019 - Petrović Milica" w:date="2023-08-17T19:22:00Z">
        <w:r w:rsidR="003965B2">
          <w:t>Слика</w:t>
        </w:r>
        <w:proofErr w:type="spellEnd"/>
        <w:r w:rsidR="003965B2">
          <w:t xml:space="preserve"> </w:t>
        </w:r>
        <w:r w:rsidR="003965B2">
          <w:rPr>
            <w:noProof/>
          </w:rPr>
          <w:t>2</w:t>
        </w:r>
        <w:r w:rsidR="003965B2">
          <w:t>.</w:t>
        </w:r>
        <w:r w:rsidR="003965B2">
          <w:rPr>
            <w:noProof/>
          </w:rPr>
          <w:t>7</w:t>
        </w:r>
        <w:r w:rsidR="003965B2">
          <w:rPr>
            <w:rFonts w:cstheme="minorHAnsi"/>
            <w:lang w:val="sr-Cyrl-RS"/>
          </w:rPr>
          <w:fldChar w:fldCharType="end"/>
        </w:r>
      </w:ins>
      <w:r w:rsidR="0002589F" w:rsidRPr="00D97B2C">
        <w:rPr>
          <w:rFonts w:cstheme="minorHAnsi"/>
          <w:lang w:val="sr-Cyrl-RS"/>
        </w:rPr>
        <w:fldChar w:fldCharType="begin"/>
      </w:r>
      <w:r w:rsidR="0002589F" w:rsidRPr="00D97B2C">
        <w:rPr>
          <w:rFonts w:cstheme="minorHAnsi"/>
          <w:lang w:val="sr-Cyrl-RS"/>
        </w:rPr>
        <w:instrText xml:space="preserve"> REF _Ref141131194 \h </w:instrText>
      </w:r>
      <w:r w:rsidR="0002589F" w:rsidRPr="00D97B2C">
        <w:rPr>
          <w:rFonts w:cstheme="minorHAnsi"/>
          <w:lang w:val="sr-Cyrl-RS"/>
        </w:rPr>
      </w:r>
      <w:r w:rsidR="0002589F" w:rsidRPr="00D97B2C">
        <w:rPr>
          <w:rFonts w:cstheme="minorHAnsi"/>
          <w:lang w:val="sr-Cyrl-RS"/>
        </w:rPr>
        <w:fldChar w:fldCharType="separate"/>
      </w:r>
      <w:del w:id="408" w:author="SW 46/2019 - Petrović Milica" w:date="2023-08-17T19:22:00Z">
        <w:r w:rsidR="0002589F" w:rsidRPr="00D97B2C" w:rsidDel="003965B2">
          <w:rPr>
            <w:lang w:val="sr-Cyrl-RS"/>
          </w:rPr>
          <w:delText xml:space="preserve">Слика </w:delText>
        </w:r>
        <w:r w:rsidR="0002589F" w:rsidRPr="00D97B2C" w:rsidDel="003965B2">
          <w:rPr>
            <w:noProof/>
            <w:lang w:val="sr-Cyrl-RS"/>
          </w:rPr>
          <w:delText>7</w:delText>
        </w:r>
      </w:del>
      <w:r w:rsidR="0002589F" w:rsidRPr="00D97B2C">
        <w:rPr>
          <w:rFonts w:cstheme="minorHAnsi"/>
          <w:lang w:val="sr-Cyrl-RS"/>
        </w:rPr>
        <w:fldChar w:fldCharType="end"/>
      </w:r>
      <w:r w:rsidR="00E57344" w:rsidRPr="00D97B2C">
        <w:rPr>
          <w:rFonts w:cstheme="minorHAnsi"/>
          <w:lang w:val="sr-Cyrl-RS"/>
        </w:rPr>
        <w:t>).</w:t>
      </w:r>
      <w:r w:rsidR="00223D1B" w:rsidRPr="00D97B2C">
        <w:rPr>
          <w:rFonts w:cstheme="minorHAnsi"/>
          <w:lang w:val="sr-Cyrl-RS"/>
        </w:rPr>
        <w:t xml:space="preserve"> </w:t>
      </w:r>
    </w:p>
    <w:p w14:paraId="055C609D" w14:textId="303E06C5" w:rsidR="00551749" w:rsidRPr="00D97B2C" w:rsidRDefault="00C83CFB" w:rsidP="00B02683">
      <w:pPr>
        <w:pStyle w:val="osnovnitekst"/>
        <w:rPr>
          <w:rFonts w:cstheme="minorHAnsi"/>
          <w:lang w:val="sr-Cyrl-RS"/>
        </w:rPr>
      </w:pPr>
      <w:r w:rsidRPr="00D97B2C">
        <w:rPr>
          <w:rFonts w:cstheme="minorHAnsi"/>
          <w:noProof/>
          <w:lang w:val="sr-Cyrl-RS"/>
        </w:rPr>
        <w:drawing>
          <wp:anchor distT="0" distB="0" distL="114300" distR="114300" simplePos="0" relativeHeight="251662336" behindDoc="0" locked="0" layoutInCell="1" allowOverlap="1" wp14:anchorId="2323BD6A" wp14:editId="67431165">
            <wp:simplePos x="0" y="0"/>
            <wp:positionH relativeFrom="margin">
              <wp:posOffset>4024283</wp:posOffset>
            </wp:positionH>
            <wp:positionV relativeFrom="paragraph">
              <wp:posOffset>290773</wp:posOffset>
            </wp:positionV>
            <wp:extent cx="1800860" cy="38550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lf-care or therapis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860" cy="3855085"/>
                    </a:xfrm>
                    <a:prstGeom prst="rect">
                      <a:avLst/>
                    </a:prstGeom>
                  </pic:spPr>
                </pic:pic>
              </a:graphicData>
            </a:graphic>
            <wp14:sizeRelH relativeFrom="page">
              <wp14:pctWidth>0</wp14:pctWidth>
            </wp14:sizeRelH>
            <wp14:sizeRelV relativeFrom="page">
              <wp14:pctHeight>0</wp14:pctHeight>
            </wp14:sizeRelV>
          </wp:anchor>
        </w:drawing>
      </w:r>
      <w:r w:rsidRPr="00D97B2C">
        <w:rPr>
          <w:rFonts w:cstheme="minorHAnsi"/>
          <w:noProof/>
          <w:lang w:val="sr-Cyrl-RS"/>
        </w:rPr>
        <w:drawing>
          <wp:anchor distT="0" distB="0" distL="114300" distR="114300" simplePos="0" relativeHeight="251664384" behindDoc="0" locked="0" layoutInCell="1" allowOverlap="1" wp14:anchorId="30D4E981" wp14:editId="12C47415">
            <wp:simplePos x="0" y="0"/>
            <wp:positionH relativeFrom="margin">
              <wp:align>center</wp:align>
            </wp:positionH>
            <wp:positionV relativeFrom="paragraph">
              <wp:posOffset>194541</wp:posOffset>
            </wp:positionV>
            <wp:extent cx="1908175" cy="40297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ysa-space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8175" cy="4029710"/>
                    </a:xfrm>
                    <a:prstGeom prst="rect">
                      <a:avLst/>
                    </a:prstGeom>
                  </pic:spPr>
                </pic:pic>
              </a:graphicData>
            </a:graphic>
            <wp14:sizeRelH relativeFrom="page">
              <wp14:pctWidth>0</wp14:pctWidth>
            </wp14:sizeRelH>
            <wp14:sizeRelV relativeFrom="page">
              <wp14:pctHeight>0</wp14:pctHeight>
            </wp14:sizeRelV>
          </wp:anchor>
        </w:drawing>
      </w:r>
      <w:del w:id="409" w:author="SW 46/2019 - Petrović Milica" w:date="2023-08-17T19:17:00Z">
        <w:r w:rsidR="00FB5D6E" w:rsidRPr="00D97B2C" w:rsidDel="00C83CFB">
          <w:rPr>
            <w:noProof/>
            <w:lang w:val="sr-Cyrl-RS"/>
          </w:rPr>
          <mc:AlternateContent>
            <mc:Choice Requires="wps">
              <w:drawing>
                <wp:anchor distT="0" distB="0" distL="114300" distR="114300" simplePos="0" relativeHeight="251689984" behindDoc="0" locked="0" layoutInCell="1" allowOverlap="1" wp14:anchorId="49A3979E" wp14:editId="6F274D56">
                  <wp:simplePos x="0" y="0"/>
                  <wp:positionH relativeFrom="column">
                    <wp:posOffset>4038600</wp:posOffset>
                  </wp:positionH>
                  <wp:positionV relativeFrom="paragraph">
                    <wp:posOffset>4330065</wp:posOffset>
                  </wp:positionV>
                  <wp:extent cx="177736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77365" cy="635"/>
                          </a:xfrm>
                          <a:prstGeom prst="rect">
                            <a:avLst/>
                          </a:prstGeom>
                          <a:solidFill>
                            <a:prstClr val="white"/>
                          </a:solidFill>
                          <a:ln>
                            <a:noFill/>
                          </a:ln>
                        </wps:spPr>
                        <wps:txbx>
                          <w:txbxContent>
                            <w:p w14:paraId="198C31B8" w14:textId="524ADAFB" w:rsidR="0003146D" w:rsidRPr="000F1D67" w:rsidRDefault="0003146D">
                              <w:pPr>
                                <w:pStyle w:val="Caption"/>
                                <w:jc w:val="center"/>
                                <w:rPr>
                                  <w:rFonts w:cstheme="minorHAnsi"/>
                                  <w:noProof/>
                                  <w:lang w:val="sr-Cyrl-RS"/>
                                </w:rPr>
                                <w:pPrChange w:id="410" w:author="SW 46/2019 - Petrović Milica" w:date="2023-08-14T20:29:00Z">
                                  <w:pPr>
                                    <w:pStyle w:val="Caption"/>
                                  </w:pPr>
                                </w:pPrChange>
                              </w:pPr>
                              <w:bookmarkStart w:id="411" w:name="_Ref141131194"/>
                              <w:proofErr w:type="spellStart"/>
                              <w:r>
                                <w:t>Слика</w:t>
                              </w:r>
                              <w:proofErr w:type="spellEnd"/>
                              <w:r>
                                <w:t xml:space="preserve"> </w:t>
                              </w:r>
                              <w:ins w:id="412" w:author="SW 46/2019 - Petrović Milica" w:date="2023-08-17T19:08:00Z">
                                <w:r>
                                  <w:fldChar w:fldCharType="begin"/>
                                </w:r>
                                <w:r>
                                  <w:instrText xml:space="preserve"> STYLEREF 1 \s </w:instrText>
                                </w:r>
                              </w:ins>
                              <w:r>
                                <w:fldChar w:fldCharType="separate"/>
                              </w:r>
                              <w:r>
                                <w:rPr>
                                  <w:noProof/>
                                </w:rPr>
                                <w:t>2</w:t>
                              </w:r>
                              <w:ins w:id="413" w:author="SW 46/2019 - Petrović Milica" w:date="2023-08-17T19:08:00Z">
                                <w:r>
                                  <w:fldChar w:fldCharType="end"/>
                                </w:r>
                                <w:r>
                                  <w:t>.</w:t>
                                </w:r>
                              </w:ins>
                              <w:ins w:id="414" w:author="SW 46/2019 - Petrović Milica" w:date="2023-08-17T19:10:00Z">
                                <w:r>
                                  <w:rPr>
                                    <w:lang w:val="sr-Cyrl-RS"/>
                                  </w:rPr>
                                  <w:t>7</w:t>
                                </w:r>
                              </w:ins>
                              <w:del w:id="41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5</w:delText>
                                </w:r>
                                <w:r w:rsidDel="00693600">
                                  <w:rPr>
                                    <w:noProof/>
                                  </w:rPr>
                                  <w:fldChar w:fldCharType="end"/>
                                </w:r>
                              </w:del>
                              <w:bookmarkEnd w:id="411"/>
                              <w:r>
                                <w:t xml:space="preserve"> </w:t>
                              </w:r>
                              <w:r>
                                <w:rPr>
                                  <w:lang w:val="sr-Cyrl-RS"/>
                                </w:rPr>
                                <w:t>Одабир начина рада на себи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3979E" id="Text Box 25" o:spid="_x0000_s1032" type="#_x0000_t202" style="position:absolute;left:0;text-align:left;margin-left:318pt;margin-top:340.95pt;width:139.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" stroked="f">
                  <v:textbox style="mso-fit-shape-to-text:t" inset="0,0,0,0">
                    <w:txbxContent>
                      <w:p w14:paraId="198C31B8" w14:textId="524ADAFB" w:rsidR="0003146D" w:rsidRPr="000F1D67" w:rsidRDefault="0003146D">
                        <w:pPr>
                          <w:pStyle w:val="Caption"/>
                          <w:jc w:val="center"/>
                          <w:rPr>
                            <w:rFonts w:cstheme="minorHAnsi"/>
                            <w:noProof/>
                            <w:lang w:val="sr-Cyrl-RS"/>
                          </w:rPr>
                          <w:pPrChange w:id="416" w:author="SW 46/2019 - Petrović Milica" w:date="2023-08-14T20:29:00Z">
                            <w:pPr>
                              <w:pStyle w:val="Caption"/>
                            </w:pPr>
                          </w:pPrChange>
                        </w:pPr>
                        <w:bookmarkStart w:id="417" w:name="_Ref141131194"/>
                        <w:proofErr w:type="spellStart"/>
                        <w:r>
                          <w:t>Слика</w:t>
                        </w:r>
                        <w:proofErr w:type="spellEnd"/>
                        <w:r>
                          <w:t xml:space="preserve"> </w:t>
                        </w:r>
                        <w:ins w:id="418" w:author="SW 46/2019 - Petrović Milica" w:date="2023-08-17T19:08:00Z">
                          <w:r>
                            <w:fldChar w:fldCharType="begin"/>
                          </w:r>
                          <w:r>
                            <w:instrText xml:space="preserve"> STYLEREF 1 \s </w:instrText>
                          </w:r>
                        </w:ins>
                        <w:r>
                          <w:fldChar w:fldCharType="separate"/>
                        </w:r>
                        <w:r>
                          <w:rPr>
                            <w:noProof/>
                          </w:rPr>
                          <w:t>2</w:t>
                        </w:r>
                        <w:ins w:id="419" w:author="SW 46/2019 - Petrović Milica" w:date="2023-08-17T19:08:00Z">
                          <w:r>
                            <w:fldChar w:fldCharType="end"/>
                          </w:r>
                          <w:r>
                            <w:t>.</w:t>
                          </w:r>
                        </w:ins>
                        <w:ins w:id="420" w:author="SW 46/2019 - Petrović Milica" w:date="2023-08-17T19:10:00Z">
                          <w:r>
                            <w:rPr>
                              <w:lang w:val="sr-Cyrl-RS"/>
                            </w:rPr>
                            <w:t>7</w:t>
                          </w:r>
                        </w:ins>
                        <w:del w:id="42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5</w:delText>
                          </w:r>
                          <w:r w:rsidDel="00693600">
                            <w:rPr>
                              <w:noProof/>
                            </w:rPr>
                            <w:fldChar w:fldCharType="end"/>
                          </w:r>
                        </w:del>
                        <w:bookmarkEnd w:id="417"/>
                        <w:r>
                          <w:t xml:space="preserve"> </w:t>
                        </w:r>
                        <w:r>
                          <w:rPr>
                            <w:lang w:val="sr-Cyrl-RS"/>
                          </w:rPr>
                          <w:t>Одабир начина рада на себи</w:t>
                        </w:r>
                      </w:p>
                    </w:txbxContent>
                  </v:textbox>
                  <w10:wrap type="square"/>
                </v:shape>
              </w:pict>
            </mc:Fallback>
          </mc:AlternateContent>
        </w:r>
      </w:del>
      <w:del w:id="422" w:author="SW 46/2019 - Petrović Milica" w:date="2023-08-17T19:15:00Z">
        <w:r w:rsidR="0070496E" w:rsidRPr="00D97B2C" w:rsidDel="00C83CFB">
          <w:rPr>
            <w:noProof/>
            <w:lang w:val="sr-Cyrl-RS"/>
          </w:rPr>
          <mc:AlternateContent>
            <mc:Choice Requires="wps">
              <w:drawing>
                <wp:anchor distT="0" distB="0" distL="114300" distR="114300" simplePos="0" relativeHeight="251685888" behindDoc="0" locked="0" layoutInCell="1" allowOverlap="1" wp14:anchorId="16AC424E" wp14:editId="166A2EC0">
                  <wp:simplePos x="0" y="0"/>
                  <wp:positionH relativeFrom="column">
                    <wp:posOffset>144780</wp:posOffset>
                  </wp:positionH>
                  <wp:positionV relativeFrom="paragraph">
                    <wp:posOffset>4319270</wp:posOffset>
                  </wp:positionV>
                  <wp:extent cx="190754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1482DE41" w14:textId="270AF983" w:rsidR="0003146D" w:rsidRPr="00332E86" w:rsidRDefault="0003146D">
                              <w:pPr>
                                <w:pStyle w:val="Caption"/>
                                <w:jc w:val="center"/>
                                <w:rPr>
                                  <w:rFonts w:cstheme="minorHAnsi"/>
                                  <w:noProof/>
                                  <w:lang w:val="sr-Cyrl-RS"/>
                                </w:rPr>
                                <w:pPrChange w:id="423" w:author="SW 46/2019 - Petrović Milica" w:date="2023-08-14T20:29:00Z">
                                  <w:pPr>
                                    <w:pStyle w:val="Caption"/>
                                  </w:pPr>
                                </w:pPrChange>
                              </w:pPr>
                              <w:bookmarkStart w:id="424" w:name="_Ref141131131"/>
                              <w:proofErr w:type="spellStart"/>
                              <w:r>
                                <w:t>Слика</w:t>
                              </w:r>
                              <w:proofErr w:type="spellEnd"/>
                              <w:r>
                                <w:t xml:space="preserve"> </w:t>
                              </w:r>
                              <w:ins w:id="425" w:author="SW 46/2019 - Petrović Milica" w:date="2023-08-17T19:08:00Z">
                                <w:r>
                                  <w:fldChar w:fldCharType="begin"/>
                                </w:r>
                                <w:r>
                                  <w:instrText xml:space="preserve"> STYLEREF 1 \s </w:instrText>
                                </w:r>
                              </w:ins>
                              <w:r>
                                <w:fldChar w:fldCharType="separate"/>
                              </w:r>
                              <w:r>
                                <w:rPr>
                                  <w:noProof/>
                                </w:rPr>
                                <w:t>2</w:t>
                              </w:r>
                              <w:ins w:id="426" w:author="SW 46/2019 - Petrović Milica" w:date="2023-08-17T19:08:00Z">
                                <w:r>
                                  <w:fldChar w:fldCharType="end"/>
                                </w:r>
                                <w:r>
                                  <w:t>.</w:t>
                                </w:r>
                              </w:ins>
                              <w:ins w:id="427" w:author="SW 46/2019 - Petrović Milica" w:date="2023-08-17T19:10:00Z">
                                <w:r>
                                  <w:rPr>
                                    <w:lang w:val="sr-Cyrl-RS"/>
                                  </w:rPr>
                                  <w:t>5</w:t>
                                </w:r>
                              </w:ins>
                              <w:del w:id="428"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6</w:delText>
                                </w:r>
                                <w:r w:rsidDel="00693600">
                                  <w:rPr>
                                    <w:noProof/>
                                  </w:rPr>
                                  <w:fldChar w:fldCharType="end"/>
                                </w:r>
                              </w:del>
                              <w:bookmarkEnd w:id="424"/>
                              <w:r>
                                <w:t xml:space="preserve"> </w:t>
                              </w:r>
                              <w:r>
                                <w:rPr>
                                  <w:lang w:val="sr-Cyrl-RS"/>
                                </w:rPr>
                                <w:t>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C424E" id="Text Box 23" o:spid="_x0000_s1033" type="#_x0000_t202" style="position:absolute;left:0;text-align:left;margin-left:11.4pt;margin-top:340.1pt;width:15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6iLwIAAGY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" stroked="f">
                  <v:textbox style="mso-fit-shape-to-text:t" inset="0,0,0,0">
                    <w:txbxContent>
                      <w:p w14:paraId="1482DE41" w14:textId="270AF983" w:rsidR="0003146D" w:rsidRPr="00332E86" w:rsidRDefault="0003146D">
                        <w:pPr>
                          <w:pStyle w:val="Caption"/>
                          <w:jc w:val="center"/>
                          <w:rPr>
                            <w:rFonts w:cstheme="minorHAnsi"/>
                            <w:noProof/>
                            <w:lang w:val="sr-Cyrl-RS"/>
                          </w:rPr>
                          <w:pPrChange w:id="429" w:author="SW 46/2019 - Petrović Milica" w:date="2023-08-14T20:29:00Z">
                            <w:pPr>
                              <w:pStyle w:val="Caption"/>
                            </w:pPr>
                          </w:pPrChange>
                        </w:pPr>
                        <w:bookmarkStart w:id="430" w:name="_Ref141131131"/>
                        <w:proofErr w:type="spellStart"/>
                        <w:r>
                          <w:t>Слика</w:t>
                        </w:r>
                        <w:proofErr w:type="spellEnd"/>
                        <w:r>
                          <w:t xml:space="preserve"> </w:t>
                        </w:r>
                        <w:ins w:id="431" w:author="SW 46/2019 - Petrović Milica" w:date="2023-08-17T19:08:00Z">
                          <w:r>
                            <w:fldChar w:fldCharType="begin"/>
                          </w:r>
                          <w:r>
                            <w:instrText xml:space="preserve"> STYLEREF 1 \s </w:instrText>
                          </w:r>
                        </w:ins>
                        <w:r>
                          <w:fldChar w:fldCharType="separate"/>
                        </w:r>
                        <w:r>
                          <w:rPr>
                            <w:noProof/>
                          </w:rPr>
                          <w:t>2</w:t>
                        </w:r>
                        <w:ins w:id="432" w:author="SW 46/2019 - Petrović Milica" w:date="2023-08-17T19:08:00Z">
                          <w:r>
                            <w:fldChar w:fldCharType="end"/>
                          </w:r>
                          <w:r>
                            <w:t>.</w:t>
                          </w:r>
                        </w:ins>
                        <w:ins w:id="433" w:author="SW 46/2019 - Petrović Milica" w:date="2023-08-17T19:10:00Z">
                          <w:r>
                            <w:rPr>
                              <w:lang w:val="sr-Cyrl-RS"/>
                            </w:rPr>
                            <w:t>5</w:t>
                          </w:r>
                        </w:ins>
                        <w:del w:id="434"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6</w:delText>
                          </w:r>
                          <w:r w:rsidDel="00693600">
                            <w:rPr>
                              <w:noProof/>
                            </w:rPr>
                            <w:fldChar w:fldCharType="end"/>
                          </w:r>
                        </w:del>
                        <w:bookmarkEnd w:id="430"/>
                        <w:r>
                          <w:t xml:space="preserve"> </w:t>
                        </w:r>
                        <w:r>
                          <w:rPr>
                            <w:lang w:val="sr-Cyrl-RS"/>
                          </w:rPr>
                          <w:t>Области за рад</w:t>
                        </w:r>
                      </w:p>
                    </w:txbxContent>
                  </v:textbox>
                  <w10:wrap type="square"/>
                </v:shape>
              </w:pict>
            </mc:Fallback>
          </mc:AlternateContent>
        </w:r>
      </w:del>
      <w:r w:rsidR="0070496E" w:rsidRPr="00D97B2C">
        <w:rPr>
          <w:rFonts w:cstheme="minorHAnsi"/>
          <w:noProof/>
          <w:lang w:val="sr-Cyrl-RS"/>
        </w:rPr>
        <w:drawing>
          <wp:anchor distT="0" distB="0" distL="114300" distR="114300" simplePos="0" relativeHeight="251663360" behindDoc="0" locked="0" layoutInCell="1" allowOverlap="1" wp14:anchorId="4A0A025B" wp14:editId="6B581B2A">
            <wp:simplePos x="0" y="0"/>
            <wp:positionH relativeFrom="margin">
              <wp:posOffset>83820</wp:posOffset>
            </wp:positionH>
            <wp:positionV relativeFrom="paragraph">
              <wp:posOffset>226695</wp:posOffset>
            </wp:positionV>
            <wp:extent cx="1907540" cy="40278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ysa-space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7540" cy="4027805"/>
                    </a:xfrm>
                    <a:prstGeom prst="rect">
                      <a:avLst/>
                    </a:prstGeom>
                  </pic:spPr>
                </pic:pic>
              </a:graphicData>
            </a:graphic>
            <wp14:sizeRelH relativeFrom="page">
              <wp14:pctWidth>0</wp14:pctWidth>
            </wp14:sizeRelH>
            <wp14:sizeRelV relativeFrom="page">
              <wp14:pctHeight>0</wp14:pctHeight>
            </wp14:sizeRelV>
          </wp:anchor>
        </w:drawing>
      </w:r>
      <w:del w:id="435" w:author="SW 46/2019 - Petrović Milica" w:date="2023-08-17T19:16:00Z">
        <w:r w:rsidR="00997C81" w:rsidRPr="00D97B2C" w:rsidDel="00C83CFB">
          <w:rPr>
            <w:noProof/>
            <w:lang w:val="sr-Cyrl-RS"/>
          </w:rPr>
          <mc:AlternateContent>
            <mc:Choice Requires="wps">
              <w:drawing>
                <wp:anchor distT="0" distB="0" distL="114300" distR="114300" simplePos="0" relativeHeight="251687936" behindDoc="0" locked="0" layoutInCell="1" allowOverlap="1" wp14:anchorId="6432F6BE" wp14:editId="1CCE6CC6">
                  <wp:simplePos x="0" y="0"/>
                  <wp:positionH relativeFrom="column">
                    <wp:posOffset>2018030</wp:posOffset>
                  </wp:positionH>
                  <wp:positionV relativeFrom="paragraph">
                    <wp:posOffset>4351655</wp:posOffset>
                  </wp:positionV>
                  <wp:extent cx="19075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211F64FA" w14:textId="4CEFA80D" w:rsidR="0003146D" w:rsidRPr="00332E86" w:rsidRDefault="0003146D">
                              <w:pPr>
                                <w:pStyle w:val="Caption"/>
                                <w:jc w:val="center"/>
                                <w:rPr>
                                  <w:rFonts w:cstheme="minorHAnsi"/>
                                  <w:noProof/>
                                  <w:lang w:val="sr-Cyrl-RS"/>
                                </w:rPr>
                                <w:pPrChange w:id="436" w:author="SW 46/2019 - Petrović Milica" w:date="2023-08-14T20:29:00Z">
                                  <w:pPr>
                                    <w:pStyle w:val="Caption"/>
                                  </w:pPr>
                                </w:pPrChange>
                              </w:pPr>
                              <w:bookmarkStart w:id="437" w:name="_Ref141131136"/>
                              <w:proofErr w:type="spellStart"/>
                              <w:r>
                                <w:t>Слика</w:t>
                              </w:r>
                              <w:proofErr w:type="spellEnd"/>
                              <w:r>
                                <w:t xml:space="preserve"> </w:t>
                              </w:r>
                              <w:ins w:id="438" w:author="SW 46/2019 - Petrović Milica" w:date="2023-08-17T19:08:00Z">
                                <w:r>
                                  <w:fldChar w:fldCharType="begin"/>
                                </w:r>
                                <w:r>
                                  <w:instrText xml:space="preserve"> STYLEREF 1 \s </w:instrText>
                                </w:r>
                              </w:ins>
                              <w:r>
                                <w:fldChar w:fldCharType="separate"/>
                              </w:r>
                              <w:r>
                                <w:rPr>
                                  <w:noProof/>
                                </w:rPr>
                                <w:t>2</w:t>
                              </w:r>
                              <w:ins w:id="439" w:author="SW 46/2019 - Petrović Milica" w:date="2023-08-17T19:08:00Z">
                                <w:r>
                                  <w:fldChar w:fldCharType="end"/>
                                </w:r>
                                <w:r>
                                  <w:t>.</w:t>
                                </w:r>
                              </w:ins>
                              <w:ins w:id="440" w:author="SW 46/2019 - Petrović Milica" w:date="2023-08-17T19:10:00Z">
                                <w:r>
                                  <w:rPr>
                                    <w:lang w:val="sr-Cyrl-RS"/>
                                  </w:rPr>
                                  <w:t>6</w:t>
                                </w:r>
                              </w:ins>
                              <w:del w:id="44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7</w:delText>
                                </w:r>
                                <w:r w:rsidDel="00693600">
                                  <w:rPr>
                                    <w:noProof/>
                                  </w:rPr>
                                  <w:fldChar w:fldCharType="end"/>
                                </w:r>
                              </w:del>
                              <w:bookmarkEnd w:id="437"/>
                              <w:r>
                                <w:rPr>
                                  <w:lang w:val="sr-Cyrl-RS"/>
                                </w:rPr>
                                <w:t xml:space="preserve"> Области за рад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2F6BE" id="Text Box 24" o:spid="_x0000_s1034" type="#_x0000_t202" style="position:absolute;left:0;text-align:left;margin-left:158.9pt;margin-top:342.65pt;width:15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J8Lw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" stroked="f">
                  <v:textbox style="mso-fit-shape-to-text:t" inset="0,0,0,0">
                    <w:txbxContent>
                      <w:p w14:paraId="211F64FA" w14:textId="4CEFA80D" w:rsidR="0003146D" w:rsidRPr="00332E86" w:rsidRDefault="0003146D">
                        <w:pPr>
                          <w:pStyle w:val="Caption"/>
                          <w:jc w:val="center"/>
                          <w:rPr>
                            <w:rFonts w:cstheme="minorHAnsi"/>
                            <w:noProof/>
                            <w:lang w:val="sr-Cyrl-RS"/>
                          </w:rPr>
                          <w:pPrChange w:id="442" w:author="SW 46/2019 - Petrović Milica" w:date="2023-08-14T20:29:00Z">
                            <w:pPr>
                              <w:pStyle w:val="Caption"/>
                            </w:pPr>
                          </w:pPrChange>
                        </w:pPr>
                        <w:bookmarkStart w:id="443" w:name="_Ref141131136"/>
                        <w:proofErr w:type="spellStart"/>
                        <w:r>
                          <w:t>Слика</w:t>
                        </w:r>
                        <w:proofErr w:type="spellEnd"/>
                        <w:r>
                          <w:t xml:space="preserve"> </w:t>
                        </w:r>
                        <w:ins w:id="444" w:author="SW 46/2019 - Petrović Milica" w:date="2023-08-17T19:08:00Z">
                          <w:r>
                            <w:fldChar w:fldCharType="begin"/>
                          </w:r>
                          <w:r>
                            <w:instrText xml:space="preserve"> STYLEREF 1 \s </w:instrText>
                          </w:r>
                        </w:ins>
                        <w:r>
                          <w:fldChar w:fldCharType="separate"/>
                        </w:r>
                        <w:r>
                          <w:rPr>
                            <w:noProof/>
                          </w:rPr>
                          <w:t>2</w:t>
                        </w:r>
                        <w:ins w:id="445" w:author="SW 46/2019 - Petrović Milica" w:date="2023-08-17T19:08:00Z">
                          <w:r>
                            <w:fldChar w:fldCharType="end"/>
                          </w:r>
                          <w:r>
                            <w:t>.</w:t>
                          </w:r>
                        </w:ins>
                        <w:ins w:id="446" w:author="SW 46/2019 - Petrović Milica" w:date="2023-08-17T19:10:00Z">
                          <w:r>
                            <w:rPr>
                              <w:lang w:val="sr-Cyrl-RS"/>
                            </w:rPr>
                            <w:t>6</w:t>
                          </w:r>
                        </w:ins>
                        <w:del w:id="44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7</w:delText>
                          </w:r>
                          <w:r w:rsidDel="00693600">
                            <w:rPr>
                              <w:noProof/>
                            </w:rPr>
                            <w:fldChar w:fldCharType="end"/>
                          </w:r>
                        </w:del>
                        <w:bookmarkEnd w:id="443"/>
                        <w:r>
                          <w:rPr>
                            <w:lang w:val="sr-Cyrl-RS"/>
                          </w:rPr>
                          <w:t xml:space="preserve"> Области за рад</w:t>
                        </w:r>
                      </w:p>
                    </w:txbxContent>
                  </v:textbox>
                  <w10:wrap type="square"/>
                </v:shape>
              </w:pict>
            </mc:Fallback>
          </mc:AlternateContent>
        </w:r>
      </w:del>
    </w:p>
    <w:p w14:paraId="43F31D49" w14:textId="0C9A58AF" w:rsidR="00551749" w:rsidRPr="00D97B2C" w:rsidRDefault="00C83CFB" w:rsidP="00551749">
      <w:pPr>
        <w:rPr>
          <w:lang w:val="sr-Cyrl-RS"/>
        </w:rPr>
      </w:pPr>
      <w:ins w:id="448" w:author="SW 46/2019 - Petrović Milica" w:date="2023-08-17T19:17:00Z">
        <w:r>
          <w:rPr>
            <w:noProof/>
          </w:rPr>
          <mc:AlternateContent>
            <mc:Choice Requires="wps">
              <w:drawing>
                <wp:anchor distT="0" distB="0" distL="114300" distR="114300" simplePos="0" relativeHeight="251839488" behindDoc="0" locked="0" layoutInCell="1" allowOverlap="1" wp14:anchorId="4F6ECAD6" wp14:editId="1848D744">
                  <wp:simplePos x="0" y="0"/>
                  <wp:positionH relativeFrom="margin">
                    <wp:align>center</wp:align>
                  </wp:positionH>
                  <wp:positionV relativeFrom="paragraph">
                    <wp:posOffset>3956512</wp:posOffset>
                  </wp:positionV>
                  <wp:extent cx="1465580" cy="635"/>
                  <wp:effectExtent l="0" t="0" r="1270" b="0"/>
                  <wp:wrapSquare wrapText="bothSides"/>
                  <wp:docPr id="236" name="Text Box 236"/>
                  <wp:cNvGraphicFramePr/>
                  <a:graphic xmlns:a="http://schemas.openxmlformats.org/drawingml/2006/main">
                    <a:graphicData uri="http://schemas.microsoft.com/office/word/2010/wordprocessingShape">
                      <wps:wsp>
                        <wps:cNvSpPr txBox="1"/>
                        <wps:spPr>
                          <a:xfrm>
                            <a:off x="0" y="0"/>
                            <a:ext cx="1465580" cy="635"/>
                          </a:xfrm>
                          <a:prstGeom prst="rect">
                            <a:avLst/>
                          </a:prstGeom>
                          <a:solidFill>
                            <a:prstClr val="white"/>
                          </a:solidFill>
                          <a:ln>
                            <a:noFill/>
                          </a:ln>
                        </wps:spPr>
                        <wps:txbx>
                          <w:txbxContent>
                            <w:p w14:paraId="23BAFD32" w14:textId="0A819575" w:rsidR="0003146D" w:rsidRPr="00C83CFB" w:rsidRDefault="0003146D">
                              <w:pPr>
                                <w:pStyle w:val="Caption"/>
                                <w:rPr>
                                  <w:rFonts w:cstheme="minorHAnsi"/>
                                  <w:noProof/>
                                  <w:lang w:val="sr-Cyrl-RS"/>
                                  <w:rPrChange w:id="449" w:author="SW 46/2019 - Petrović Milica" w:date="2023-08-17T19:18:00Z">
                                    <w:rPr>
                                      <w:rFonts w:cstheme="minorHAnsi"/>
                                      <w:noProof/>
                                      <w:lang w:val="sr-Cyrl-RS"/>
                                    </w:rPr>
                                  </w:rPrChange>
                                </w:rPr>
                                <w:pPrChange w:id="450" w:author="SW 46/2019 - Petrović Milica" w:date="2023-08-17T19:17:00Z">
                                  <w:pPr/>
                                </w:pPrChange>
                              </w:pPr>
                              <w:bookmarkStart w:id="451" w:name="_Ref143192528"/>
                              <w:proofErr w:type="spellStart"/>
                              <w:ins w:id="452" w:author="SW 46/2019 - Petrović Milica" w:date="2023-08-17T19:17:00Z">
                                <w:r>
                                  <w:t>Слика</w:t>
                                </w:r>
                                <w:proofErr w:type="spellEnd"/>
                                <w:r>
                                  <w:t xml:space="preserve"> </w:t>
                                </w:r>
                              </w:ins>
                              <w:ins w:id="453" w:author="SW 46/2019 - Petrović Milica" w:date="2023-08-17T20:44:00Z">
                                <w:r>
                                  <w:fldChar w:fldCharType="begin"/>
                                </w:r>
                                <w:r>
                                  <w:instrText xml:space="preserve"> STYLEREF 1 \s </w:instrText>
                                </w:r>
                              </w:ins>
                              <w:r>
                                <w:fldChar w:fldCharType="separate"/>
                              </w:r>
                              <w:r>
                                <w:rPr>
                                  <w:noProof/>
                                </w:rPr>
                                <w:t>2</w:t>
                              </w:r>
                              <w:ins w:id="454" w:author="SW 46/2019 - Petrović Milica" w:date="2023-08-17T20:44:00Z">
                                <w:r>
                                  <w:fldChar w:fldCharType="end"/>
                                </w:r>
                                <w:r>
                                  <w:t>.</w:t>
                                </w:r>
                                <w:r>
                                  <w:fldChar w:fldCharType="begin"/>
                                </w:r>
                                <w:r>
                                  <w:instrText xml:space="preserve"> SEQ Слика \* ARABIC \s 1 </w:instrText>
                                </w:r>
                              </w:ins>
                              <w:r>
                                <w:fldChar w:fldCharType="separate"/>
                              </w:r>
                              <w:ins w:id="455" w:author="SW 46/2019 - Petrović Milica" w:date="2023-08-17T20:44:00Z">
                                <w:r>
                                  <w:rPr>
                                    <w:noProof/>
                                  </w:rPr>
                                  <w:t>5</w:t>
                                </w:r>
                                <w:r>
                                  <w:fldChar w:fldCharType="end"/>
                                </w:r>
                              </w:ins>
                              <w:bookmarkEnd w:id="451"/>
                              <w:ins w:id="456" w:author="SW 46/2019 - Petrović Milica" w:date="2023-08-17T19:18:00Z">
                                <w:r>
                                  <w:rPr>
                                    <w:lang w:val="sr-Cyrl-RS"/>
                                  </w:rPr>
                                  <w:t xml:space="preserve"> Области за рад</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CAD6" id="Text Box 236" o:spid="_x0000_s1035" type="#_x0000_t202" style="position:absolute;margin-left:0;margin-top:311.55pt;width:115.4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n7MAIAAGg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" stroked="f">
                  <v:textbox style="mso-fit-shape-to-text:t" inset="0,0,0,0">
                    <w:txbxContent>
                      <w:p w14:paraId="23BAFD32" w14:textId="0A819575" w:rsidR="0003146D" w:rsidRPr="00C83CFB" w:rsidRDefault="0003146D">
                        <w:pPr>
                          <w:pStyle w:val="Caption"/>
                          <w:rPr>
                            <w:rFonts w:cstheme="minorHAnsi"/>
                            <w:noProof/>
                            <w:lang w:val="sr-Cyrl-RS"/>
                            <w:rPrChange w:id="457" w:author="SW 46/2019 - Petrović Milica" w:date="2023-08-17T19:18:00Z">
                              <w:rPr>
                                <w:rFonts w:cstheme="minorHAnsi"/>
                                <w:noProof/>
                                <w:lang w:val="sr-Cyrl-RS"/>
                              </w:rPr>
                            </w:rPrChange>
                          </w:rPr>
                          <w:pPrChange w:id="458" w:author="SW 46/2019 - Petrović Milica" w:date="2023-08-17T19:17:00Z">
                            <w:pPr/>
                          </w:pPrChange>
                        </w:pPr>
                        <w:bookmarkStart w:id="459" w:name="_Ref143192528"/>
                        <w:proofErr w:type="spellStart"/>
                        <w:ins w:id="460" w:author="SW 46/2019 - Petrović Milica" w:date="2023-08-17T19:17:00Z">
                          <w:r>
                            <w:t>Слика</w:t>
                          </w:r>
                          <w:proofErr w:type="spellEnd"/>
                          <w:r>
                            <w:t xml:space="preserve"> </w:t>
                          </w:r>
                        </w:ins>
                        <w:ins w:id="461" w:author="SW 46/2019 - Petrović Milica" w:date="2023-08-17T20:44:00Z">
                          <w:r>
                            <w:fldChar w:fldCharType="begin"/>
                          </w:r>
                          <w:r>
                            <w:instrText xml:space="preserve"> STYLEREF 1 \s </w:instrText>
                          </w:r>
                        </w:ins>
                        <w:r>
                          <w:fldChar w:fldCharType="separate"/>
                        </w:r>
                        <w:r>
                          <w:rPr>
                            <w:noProof/>
                          </w:rPr>
                          <w:t>2</w:t>
                        </w:r>
                        <w:ins w:id="462" w:author="SW 46/2019 - Petrović Milica" w:date="2023-08-17T20:44:00Z">
                          <w:r>
                            <w:fldChar w:fldCharType="end"/>
                          </w:r>
                          <w:r>
                            <w:t>.</w:t>
                          </w:r>
                          <w:r>
                            <w:fldChar w:fldCharType="begin"/>
                          </w:r>
                          <w:r>
                            <w:instrText xml:space="preserve"> SEQ Слика \* ARABIC \s 1 </w:instrText>
                          </w:r>
                        </w:ins>
                        <w:r>
                          <w:fldChar w:fldCharType="separate"/>
                        </w:r>
                        <w:ins w:id="463" w:author="SW 46/2019 - Petrović Milica" w:date="2023-08-17T20:44:00Z">
                          <w:r>
                            <w:rPr>
                              <w:noProof/>
                            </w:rPr>
                            <w:t>5</w:t>
                          </w:r>
                          <w:r>
                            <w:fldChar w:fldCharType="end"/>
                          </w:r>
                        </w:ins>
                        <w:bookmarkEnd w:id="459"/>
                        <w:ins w:id="464" w:author="SW 46/2019 - Petrović Milica" w:date="2023-08-17T19:18:00Z">
                          <w:r>
                            <w:rPr>
                              <w:lang w:val="sr-Cyrl-RS"/>
                            </w:rPr>
                            <w:t xml:space="preserve"> Области за рад</w:t>
                          </w:r>
                        </w:ins>
                      </w:p>
                    </w:txbxContent>
                  </v:textbox>
                  <w10:wrap type="square" anchorx="margin"/>
                </v:shape>
              </w:pict>
            </mc:Fallback>
          </mc:AlternateContent>
        </w:r>
      </w:ins>
      <w:ins w:id="465" w:author="SW 46/2019 - Petrović Milica" w:date="2023-08-17T19:15:00Z">
        <w:r>
          <w:rPr>
            <w:noProof/>
          </w:rPr>
          <mc:AlternateContent>
            <mc:Choice Requires="wps">
              <w:drawing>
                <wp:anchor distT="0" distB="0" distL="114300" distR="114300" simplePos="0" relativeHeight="251837440" behindDoc="0" locked="0" layoutInCell="1" allowOverlap="1" wp14:anchorId="5E4D1086" wp14:editId="1650806B">
                  <wp:simplePos x="0" y="0"/>
                  <wp:positionH relativeFrom="column">
                    <wp:posOffset>56111</wp:posOffset>
                  </wp:positionH>
                  <wp:positionV relativeFrom="paragraph">
                    <wp:posOffset>3956627</wp:posOffset>
                  </wp:positionV>
                  <wp:extent cx="1907540" cy="635"/>
                  <wp:effectExtent l="0" t="0" r="0" b="0"/>
                  <wp:wrapSquare wrapText="bothSides"/>
                  <wp:docPr id="233" name="Text Box 233"/>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6F869279" w14:textId="2AE5EE44" w:rsidR="0003146D" w:rsidRPr="00C83CFB" w:rsidRDefault="0003146D">
                              <w:pPr>
                                <w:pStyle w:val="Caption"/>
                                <w:jc w:val="center"/>
                                <w:rPr>
                                  <w:noProof/>
                                  <w:lang w:val="sr-Cyrl-RS"/>
                                  <w:rPrChange w:id="466" w:author="SW 46/2019 - Petrović Milica" w:date="2023-08-17T19:15:00Z">
                                    <w:rPr>
                                      <w:noProof/>
                                      <w:lang w:val="sr-Cyrl-RS"/>
                                    </w:rPr>
                                  </w:rPrChange>
                                </w:rPr>
                                <w:pPrChange w:id="467" w:author="SW 46/2019 - Petrović Milica" w:date="2023-08-17T19:15:00Z">
                                  <w:pPr>
                                    <w:pStyle w:val="osnovnitekst"/>
                                  </w:pPr>
                                </w:pPrChange>
                              </w:pPr>
                              <w:bookmarkStart w:id="468" w:name="_Ref143192191"/>
                              <w:proofErr w:type="spellStart"/>
                              <w:ins w:id="469" w:author="SW 46/2019 - Petrović Milica" w:date="2023-08-17T19:15:00Z">
                                <w:r>
                                  <w:t>Слика</w:t>
                                </w:r>
                                <w:proofErr w:type="spellEnd"/>
                                <w:r>
                                  <w:t xml:space="preserve"> </w:t>
                                </w:r>
                              </w:ins>
                              <w:ins w:id="470" w:author="SW 46/2019 - Petrović Milica" w:date="2023-08-17T20:44:00Z">
                                <w:r>
                                  <w:fldChar w:fldCharType="begin"/>
                                </w:r>
                                <w:r>
                                  <w:instrText xml:space="preserve"> STYLEREF 1 \s </w:instrText>
                                </w:r>
                              </w:ins>
                              <w:r>
                                <w:fldChar w:fldCharType="separate"/>
                              </w:r>
                              <w:r>
                                <w:rPr>
                                  <w:noProof/>
                                </w:rPr>
                                <w:t>2</w:t>
                              </w:r>
                              <w:ins w:id="471" w:author="SW 46/2019 - Petrović Milica" w:date="2023-08-17T20:44:00Z">
                                <w:r>
                                  <w:fldChar w:fldCharType="end"/>
                                </w:r>
                                <w:r>
                                  <w:t>.</w:t>
                                </w:r>
                                <w:r>
                                  <w:fldChar w:fldCharType="begin"/>
                                </w:r>
                                <w:r>
                                  <w:instrText xml:space="preserve"> SEQ Слика \* ARABIC \s 1 </w:instrText>
                                </w:r>
                              </w:ins>
                              <w:r>
                                <w:fldChar w:fldCharType="separate"/>
                              </w:r>
                              <w:ins w:id="472" w:author="SW 46/2019 - Petrović Milica" w:date="2023-08-17T20:44:00Z">
                                <w:r>
                                  <w:rPr>
                                    <w:noProof/>
                                  </w:rPr>
                                  <w:t>6</w:t>
                                </w:r>
                                <w:r>
                                  <w:fldChar w:fldCharType="end"/>
                                </w:r>
                              </w:ins>
                              <w:bookmarkEnd w:id="468"/>
                              <w:ins w:id="473" w:author="SW 46/2019 - Petrović Milica" w:date="2023-08-17T19:15:00Z">
                                <w:r>
                                  <w:rPr>
                                    <w:lang w:val="sr-Cyrl-RS"/>
                                  </w:rPr>
                                  <w:t xml:space="preserve"> Области за рад</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D1086" id="Text Box 233" o:spid="_x0000_s1036" type="#_x0000_t202" style="position:absolute;margin-left:4.4pt;margin-top:311.55pt;width:150.2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" stroked="f">
                  <v:textbox style="mso-fit-shape-to-text:t" inset="0,0,0,0">
                    <w:txbxContent>
                      <w:p w14:paraId="6F869279" w14:textId="2AE5EE44" w:rsidR="0003146D" w:rsidRPr="00C83CFB" w:rsidRDefault="0003146D">
                        <w:pPr>
                          <w:pStyle w:val="Caption"/>
                          <w:jc w:val="center"/>
                          <w:rPr>
                            <w:noProof/>
                            <w:lang w:val="sr-Cyrl-RS"/>
                            <w:rPrChange w:id="474" w:author="SW 46/2019 - Petrović Milica" w:date="2023-08-17T19:15:00Z">
                              <w:rPr>
                                <w:noProof/>
                                <w:lang w:val="sr-Cyrl-RS"/>
                              </w:rPr>
                            </w:rPrChange>
                          </w:rPr>
                          <w:pPrChange w:id="475" w:author="SW 46/2019 - Petrović Milica" w:date="2023-08-17T19:15:00Z">
                            <w:pPr>
                              <w:pStyle w:val="osnovnitekst"/>
                            </w:pPr>
                          </w:pPrChange>
                        </w:pPr>
                        <w:bookmarkStart w:id="476" w:name="_Ref143192191"/>
                        <w:proofErr w:type="spellStart"/>
                        <w:ins w:id="477" w:author="SW 46/2019 - Petrović Milica" w:date="2023-08-17T19:15:00Z">
                          <w:r>
                            <w:t>Слика</w:t>
                          </w:r>
                          <w:proofErr w:type="spellEnd"/>
                          <w:r>
                            <w:t xml:space="preserve"> </w:t>
                          </w:r>
                        </w:ins>
                        <w:ins w:id="478" w:author="SW 46/2019 - Petrović Milica" w:date="2023-08-17T20:44:00Z">
                          <w:r>
                            <w:fldChar w:fldCharType="begin"/>
                          </w:r>
                          <w:r>
                            <w:instrText xml:space="preserve"> STYLEREF 1 \s </w:instrText>
                          </w:r>
                        </w:ins>
                        <w:r>
                          <w:fldChar w:fldCharType="separate"/>
                        </w:r>
                        <w:r>
                          <w:rPr>
                            <w:noProof/>
                          </w:rPr>
                          <w:t>2</w:t>
                        </w:r>
                        <w:ins w:id="479" w:author="SW 46/2019 - Petrović Milica" w:date="2023-08-17T20:44:00Z">
                          <w:r>
                            <w:fldChar w:fldCharType="end"/>
                          </w:r>
                          <w:r>
                            <w:t>.</w:t>
                          </w:r>
                          <w:r>
                            <w:fldChar w:fldCharType="begin"/>
                          </w:r>
                          <w:r>
                            <w:instrText xml:space="preserve"> SEQ Слика \* ARABIC \s 1 </w:instrText>
                          </w:r>
                        </w:ins>
                        <w:r>
                          <w:fldChar w:fldCharType="separate"/>
                        </w:r>
                        <w:ins w:id="480" w:author="SW 46/2019 - Petrović Milica" w:date="2023-08-17T20:44:00Z">
                          <w:r>
                            <w:rPr>
                              <w:noProof/>
                            </w:rPr>
                            <w:t>6</w:t>
                          </w:r>
                          <w:r>
                            <w:fldChar w:fldCharType="end"/>
                          </w:r>
                        </w:ins>
                        <w:bookmarkEnd w:id="476"/>
                        <w:ins w:id="481" w:author="SW 46/2019 - Petrović Milica" w:date="2023-08-17T19:15:00Z">
                          <w:r>
                            <w:rPr>
                              <w:lang w:val="sr-Cyrl-RS"/>
                            </w:rPr>
                            <w:t xml:space="preserve"> Области за рад</w:t>
                          </w:r>
                        </w:ins>
                      </w:p>
                    </w:txbxContent>
                  </v:textbox>
                  <w10:wrap type="square"/>
                </v:shape>
              </w:pict>
            </mc:Fallback>
          </mc:AlternateContent>
        </w:r>
      </w:ins>
      <w:ins w:id="482" w:author="SW 46/2019 - Petrović Milica" w:date="2023-08-17T19:18:00Z">
        <w:r>
          <w:rPr>
            <w:noProof/>
          </w:rPr>
          <mc:AlternateContent>
            <mc:Choice Requires="wps">
              <w:drawing>
                <wp:anchor distT="0" distB="0" distL="114300" distR="114300" simplePos="0" relativeHeight="251841536" behindDoc="0" locked="0" layoutInCell="1" allowOverlap="1" wp14:anchorId="57205E0C" wp14:editId="2A292753">
                  <wp:simplePos x="0" y="0"/>
                  <wp:positionH relativeFrom="column">
                    <wp:posOffset>4169122</wp:posOffset>
                  </wp:positionH>
                  <wp:positionV relativeFrom="paragraph">
                    <wp:posOffset>3951836</wp:posOffset>
                  </wp:positionV>
                  <wp:extent cx="1565275"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1CCB901E" w14:textId="7DA5F919" w:rsidR="0003146D" w:rsidRPr="00C83CFB" w:rsidRDefault="0003146D">
                              <w:pPr>
                                <w:pStyle w:val="Caption"/>
                                <w:jc w:val="center"/>
                                <w:rPr>
                                  <w:rFonts w:cstheme="minorHAnsi"/>
                                  <w:noProof/>
                                  <w:lang w:val="sr-Cyrl-RS"/>
                                  <w:rPrChange w:id="483" w:author="SW 46/2019 - Petrović Milica" w:date="2023-08-17T19:20:00Z">
                                    <w:rPr>
                                      <w:rFonts w:cstheme="minorHAnsi"/>
                                      <w:noProof/>
                                      <w:lang w:val="sr-Cyrl-RS"/>
                                    </w:rPr>
                                  </w:rPrChange>
                                </w:rPr>
                                <w:pPrChange w:id="484" w:author="SW 46/2019 - Petrović Milica" w:date="2023-08-17T19:20:00Z">
                                  <w:pPr>
                                    <w:pStyle w:val="Heading2"/>
                                    <w:numPr>
                                      <w:numId w:val="5"/>
                                    </w:numPr>
                                    <w:ind w:left="720" w:hanging="360"/>
                                  </w:pPr>
                                </w:pPrChange>
                              </w:pPr>
                              <w:bookmarkStart w:id="485" w:name="_Ref143192580"/>
                              <w:proofErr w:type="spellStart"/>
                              <w:ins w:id="486" w:author="SW 46/2019 - Petrović Milica" w:date="2023-08-17T19:18:00Z">
                                <w:r>
                                  <w:t>Слика</w:t>
                                </w:r>
                                <w:proofErr w:type="spellEnd"/>
                                <w:r>
                                  <w:t xml:space="preserve"> </w:t>
                                </w:r>
                              </w:ins>
                              <w:ins w:id="487" w:author="SW 46/2019 - Petrović Milica" w:date="2023-08-17T20:44:00Z">
                                <w:r>
                                  <w:fldChar w:fldCharType="begin"/>
                                </w:r>
                                <w:r>
                                  <w:instrText xml:space="preserve"> STYLEREF 1 \s </w:instrText>
                                </w:r>
                              </w:ins>
                              <w:r>
                                <w:fldChar w:fldCharType="separate"/>
                              </w:r>
                              <w:r>
                                <w:rPr>
                                  <w:noProof/>
                                </w:rPr>
                                <w:t>2</w:t>
                              </w:r>
                              <w:ins w:id="488" w:author="SW 46/2019 - Petrović Milica" w:date="2023-08-17T20:44:00Z">
                                <w:r>
                                  <w:fldChar w:fldCharType="end"/>
                                </w:r>
                                <w:r>
                                  <w:t>.</w:t>
                                </w:r>
                                <w:r>
                                  <w:fldChar w:fldCharType="begin"/>
                                </w:r>
                                <w:r>
                                  <w:instrText xml:space="preserve"> SEQ Слика \* ARABIC \s 1 </w:instrText>
                                </w:r>
                              </w:ins>
                              <w:r>
                                <w:fldChar w:fldCharType="separate"/>
                              </w:r>
                              <w:ins w:id="489" w:author="SW 46/2019 - Petrović Milica" w:date="2023-08-17T20:44:00Z">
                                <w:r>
                                  <w:rPr>
                                    <w:noProof/>
                                  </w:rPr>
                                  <w:t>7</w:t>
                                </w:r>
                                <w:r>
                                  <w:fldChar w:fldCharType="end"/>
                                </w:r>
                              </w:ins>
                              <w:bookmarkEnd w:id="485"/>
                              <w:ins w:id="490" w:author="SW 46/2019 - Petrović Milica" w:date="2023-08-17T19:20:00Z">
                                <w:r>
                                  <w:rPr>
                                    <w:lang w:val="sr-Cyrl-RS"/>
                                  </w:rPr>
                                  <w:t xml:space="preserve"> Одабир начина рада на себи</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05E0C" id="Text Box 240" o:spid="_x0000_s1037" type="#_x0000_t202" style="position:absolute;margin-left:328.3pt;margin-top:311.15pt;width:123.25pt;height:.0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" stroked="f">
                  <v:textbox style="mso-fit-shape-to-text:t" inset="0,0,0,0">
                    <w:txbxContent>
                      <w:p w14:paraId="1CCB901E" w14:textId="7DA5F919" w:rsidR="0003146D" w:rsidRPr="00C83CFB" w:rsidRDefault="0003146D">
                        <w:pPr>
                          <w:pStyle w:val="Caption"/>
                          <w:jc w:val="center"/>
                          <w:rPr>
                            <w:rFonts w:cstheme="minorHAnsi"/>
                            <w:noProof/>
                            <w:lang w:val="sr-Cyrl-RS"/>
                            <w:rPrChange w:id="491" w:author="SW 46/2019 - Petrović Milica" w:date="2023-08-17T19:20:00Z">
                              <w:rPr>
                                <w:rFonts w:cstheme="minorHAnsi"/>
                                <w:noProof/>
                                <w:lang w:val="sr-Cyrl-RS"/>
                              </w:rPr>
                            </w:rPrChange>
                          </w:rPr>
                          <w:pPrChange w:id="492" w:author="SW 46/2019 - Petrović Milica" w:date="2023-08-17T19:20:00Z">
                            <w:pPr>
                              <w:pStyle w:val="Heading2"/>
                              <w:numPr>
                                <w:numId w:val="5"/>
                              </w:numPr>
                              <w:ind w:left="720" w:hanging="360"/>
                            </w:pPr>
                          </w:pPrChange>
                        </w:pPr>
                        <w:bookmarkStart w:id="493" w:name="_Ref143192580"/>
                        <w:proofErr w:type="spellStart"/>
                        <w:ins w:id="494" w:author="SW 46/2019 - Petrović Milica" w:date="2023-08-17T19:18:00Z">
                          <w:r>
                            <w:t>Слика</w:t>
                          </w:r>
                          <w:proofErr w:type="spellEnd"/>
                          <w:r>
                            <w:t xml:space="preserve"> </w:t>
                          </w:r>
                        </w:ins>
                        <w:ins w:id="495" w:author="SW 46/2019 - Petrović Milica" w:date="2023-08-17T20:44:00Z">
                          <w:r>
                            <w:fldChar w:fldCharType="begin"/>
                          </w:r>
                          <w:r>
                            <w:instrText xml:space="preserve"> STYLEREF 1 \s </w:instrText>
                          </w:r>
                        </w:ins>
                        <w:r>
                          <w:fldChar w:fldCharType="separate"/>
                        </w:r>
                        <w:r>
                          <w:rPr>
                            <w:noProof/>
                          </w:rPr>
                          <w:t>2</w:t>
                        </w:r>
                        <w:ins w:id="496" w:author="SW 46/2019 - Petrović Milica" w:date="2023-08-17T20:44:00Z">
                          <w:r>
                            <w:fldChar w:fldCharType="end"/>
                          </w:r>
                          <w:r>
                            <w:t>.</w:t>
                          </w:r>
                          <w:r>
                            <w:fldChar w:fldCharType="begin"/>
                          </w:r>
                          <w:r>
                            <w:instrText xml:space="preserve"> SEQ Слика \* ARABIC \s 1 </w:instrText>
                          </w:r>
                        </w:ins>
                        <w:r>
                          <w:fldChar w:fldCharType="separate"/>
                        </w:r>
                        <w:ins w:id="497" w:author="SW 46/2019 - Petrović Milica" w:date="2023-08-17T20:44:00Z">
                          <w:r>
                            <w:rPr>
                              <w:noProof/>
                            </w:rPr>
                            <w:t>7</w:t>
                          </w:r>
                          <w:r>
                            <w:fldChar w:fldCharType="end"/>
                          </w:r>
                        </w:ins>
                        <w:bookmarkEnd w:id="493"/>
                        <w:ins w:id="498" w:author="SW 46/2019 - Petrović Milica" w:date="2023-08-17T19:20:00Z">
                          <w:r>
                            <w:rPr>
                              <w:lang w:val="sr-Cyrl-RS"/>
                            </w:rPr>
                            <w:t xml:space="preserve"> Одабир начина рада на себи</w:t>
                          </w:r>
                        </w:ins>
                      </w:p>
                    </w:txbxContent>
                  </v:textbox>
                  <w10:wrap type="square"/>
                </v:shape>
              </w:pict>
            </mc:Fallback>
          </mc:AlternateContent>
        </w:r>
      </w:ins>
    </w:p>
    <w:p w14:paraId="60B7407A" w14:textId="7A05BDB7" w:rsidR="00FB5D6E" w:rsidRDefault="00FB5D6E" w:rsidP="00551749">
      <w:pPr>
        <w:rPr>
          <w:lang w:val="sr-Cyrl-RS"/>
        </w:rPr>
      </w:pPr>
    </w:p>
    <w:p w14:paraId="713162AE" w14:textId="19AC358C" w:rsidR="005E0488" w:rsidRDefault="005E0488" w:rsidP="00551749">
      <w:pPr>
        <w:rPr>
          <w:lang w:val="sr-Cyrl-RS"/>
        </w:rPr>
      </w:pPr>
      <w:r>
        <w:rPr>
          <w:lang w:val="sr-Cyrl-RS"/>
        </w:rPr>
        <w:br w:type="page"/>
      </w:r>
    </w:p>
    <w:p w14:paraId="0EA3AFAA" w14:textId="791C1987" w:rsidR="005E0488" w:rsidRDefault="003D6BCB" w:rsidP="003D6BCB">
      <w:pPr>
        <w:pStyle w:val="Heading2"/>
        <w:numPr>
          <w:ilvl w:val="0"/>
          <w:numId w:val="5"/>
        </w:numPr>
        <w:rPr>
          <w:lang w:val="sr-Cyrl-RS"/>
        </w:rPr>
      </w:pPr>
      <w:bookmarkStart w:id="499" w:name="_Toc143200058"/>
      <w:r>
        <w:rPr>
          <w:lang w:val="sr-Cyrl-RS"/>
        </w:rPr>
        <w:lastRenderedPageBreak/>
        <w:t>Научна област</w:t>
      </w:r>
      <w:bookmarkEnd w:id="499"/>
    </w:p>
    <w:p w14:paraId="3896C960" w14:textId="2871A444" w:rsidR="003D6BCB" w:rsidRDefault="00336D4F" w:rsidP="00F25DBF">
      <w:pPr>
        <w:pStyle w:val="osnovnitekst"/>
        <w:rPr>
          <w:lang w:val="sr-Cyrl-RS"/>
        </w:rPr>
      </w:pPr>
      <w:del w:id="500" w:author="SW 46/2019 - Petrović Milica" w:date="2023-08-15T22:47:00Z">
        <w:r w:rsidDel="00A46D16">
          <w:rPr>
            <w:lang w:val="sr-Cyrl-RS"/>
          </w:rPr>
          <w:tab/>
        </w:r>
      </w:del>
      <w:r w:rsidR="00AB5120" w:rsidRPr="00D97B2C">
        <w:rPr>
          <w:lang w:val="sr-Cyrl-RS"/>
        </w:rPr>
        <w:t>Системи базирани на знању се ослањају на знање које је формално исказано и складиштено у систему тако да систем може да доноси одлуке на основу тог знања. Експертски системи представљају специјализоване системе базиране на знању јер интегришу доменско знање експерта у базу знања која се користи за закључивање.</w:t>
      </w:r>
    </w:p>
    <w:p w14:paraId="0BB83FB2" w14:textId="7C511AEA" w:rsidR="00AB5120" w:rsidRPr="00AB45C0" w:rsidRDefault="00336D4F" w:rsidP="00F25DBF">
      <w:pPr>
        <w:pStyle w:val="osnovnitekst"/>
        <w:rPr>
          <w:lang w:val="sr-Cyrl-RS"/>
        </w:rPr>
      </w:pPr>
      <w:del w:id="501" w:author="SW 46/2019 - Petrović Milica" w:date="2023-08-15T22:47:00Z">
        <w:r w:rsidDel="00A46D16">
          <w:tab/>
        </w:r>
      </w:del>
      <w:r w:rsidR="00A76ED6" w:rsidRPr="00AB45C0">
        <w:rPr>
          <w:lang w:val="sr-Cyrl-RS"/>
        </w:rPr>
        <w:t xml:space="preserve">У раду </w:t>
      </w:r>
      <w:r w:rsidR="00A76ED6" w:rsidRPr="00AB45C0">
        <w:rPr>
          <w:lang w:val="sr-Cyrl-RS"/>
        </w:rPr>
        <w:fldChar w:fldCharType="begin"/>
      </w:r>
      <w:r w:rsidR="00A76ED6" w:rsidRPr="00AB45C0">
        <w:rPr>
          <w:lang w:val="sr-Cyrl-RS"/>
        </w:rPr>
        <w:instrText xml:space="preserve"> REF _Ref142639496 \r \h </w:instrText>
      </w:r>
      <w:r w:rsidR="00F25DBF" w:rsidRPr="00AB45C0">
        <w:rPr>
          <w:lang w:val="sr-Cyrl-RS"/>
        </w:rPr>
        <w:instrText xml:space="preserve"> \* MERGEFORMAT </w:instrText>
      </w:r>
      <w:r w:rsidR="00A76ED6" w:rsidRPr="00AB45C0">
        <w:rPr>
          <w:lang w:val="sr-Cyrl-RS"/>
        </w:rPr>
      </w:r>
      <w:r w:rsidR="00A76ED6" w:rsidRPr="00AB45C0">
        <w:rPr>
          <w:lang w:val="sr-Cyrl-RS"/>
        </w:rPr>
        <w:fldChar w:fldCharType="separate"/>
      </w:r>
      <w:r w:rsidR="00A76ED6" w:rsidRPr="00AB45C0">
        <w:rPr>
          <w:lang w:val="sr-Cyrl-RS"/>
        </w:rPr>
        <w:t>[16]</w:t>
      </w:r>
      <w:r w:rsidR="00A76ED6" w:rsidRPr="00AB45C0">
        <w:rPr>
          <w:lang w:val="sr-Cyrl-RS"/>
        </w:rPr>
        <w:fldChar w:fldCharType="end"/>
      </w:r>
      <w:r w:rsidR="00A76ED6" w:rsidRPr="00AB45C0">
        <w:rPr>
          <w:lang w:val="sr-Cyrl-RS"/>
        </w:rPr>
        <w:t xml:space="preserve"> представљен је систем који је намењен предвиђању менталног </w:t>
      </w:r>
      <w:commentRangeStart w:id="502"/>
      <w:commentRangeStart w:id="503"/>
      <w:r w:rsidR="00A76ED6" w:rsidRPr="00AB45C0">
        <w:rPr>
          <w:lang w:val="sr-Cyrl-RS"/>
        </w:rPr>
        <w:t>стања појединца</w:t>
      </w:r>
      <w:commentRangeEnd w:id="502"/>
      <w:r>
        <w:rPr>
          <w:rStyle w:val="CommentReference"/>
        </w:rPr>
        <w:commentReference w:id="502"/>
      </w:r>
      <w:commentRangeEnd w:id="503"/>
      <w:r w:rsidR="004473FB">
        <w:rPr>
          <w:rStyle w:val="CommentReference"/>
        </w:rPr>
        <w:commentReference w:id="503"/>
      </w:r>
      <w:r w:rsidR="00A76ED6" w:rsidRPr="00AB45C0">
        <w:rPr>
          <w:lang w:val="sr-Cyrl-RS"/>
        </w:rPr>
        <w:t>.</w:t>
      </w:r>
      <w:r w:rsidR="00C16EC3" w:rsidRPr="00AB45C0">
        <w:rPr>
          <w:lang w:val="sr-Cyrl-RS"/>
        </w:rPr>
        <w:t xml:space="preserve"> Један </w:t>
      </w:r>
      <w:r w:rsidR="007C5988" w:rsidRPr="00336D4F">
        <w:rPr>
          <w:lang w:val="sr-Cyrl-RS"/>
        </w:rPr>
        <w:t>модул</w:t>
      </w:r>
      <w:r w:rsidR="00C16EC3" w:rsidRPr="00AB45C0">
        <w:rPr>
          <w:lang w:val="sr-Cyrl-RS"/>
        </w:rPr>
        <w:t xml:space="preserve"> система </w:t>
      </w:r>
      <w:ins w:id="504" w:author="SW 46/2019 - Petrović Milica" w:date="2023-08-17T19:28:00Z">
        <w:r w:rsidR="004473FB">
          <w:rPr>
            <w:lang w:val="sr-Cyrl-RS"/>
          </w:rPr>
          <w:t xml:space="preserve">је </w:t>
        </w:r>
      </w:ins>
      <w:ins w:id="505" w:author="SW 46/2019 - Petrović Milica" w:date="2023-08-17T19:27:00Z">
        <w:r w:rsidR="00A364F0">
          <w:rPr>
            <w:lang w:val="sr-Cyrl-RS"/>
          </w:rPr>
          <w:t xml:space="preserve">имплементиран као систем базиран на правилима и </w:t>
        </w:r>
      </w:ins>
      <w:r w:rsidRPr="00336D4F">
        <w:rPr>
          <w:lang w:val="sr-Cyrl-RS"/>
        </w:rPr>
        <w:t>представља</w:t>
      </w:r>
      <w:r w:rsidR="00C16EC3" w:rsidRPr="00AB45C0">
        <w:rPr>
          <w:lang w:val="sr-Cyrl-RS"/>
        </w:rPr>
        <w:t xml:space="preserve"> упитник од 10 питања на која одговара корисник и чије се вредности одговора сабирају и </w:t>
      </w:r>
      <w:proofErr w:type="spellStart"/>
      <w:r w:rsidR="00C16EC3" w:rsidRPr="00AB45C0">
        <w:rPr>
          <w:lang w:val="sr-Cyrl-RS"/>
        </w:rPr>
        <w:t>скалирају</w:t>
      </w:r>
      <w:proofErr w:type="spellEnd"/>
      <w:r w:rsidR="00C16EC3" w:rsidRPr="00AB45C0">
        <w:rPr>
          <w:lang w:val="sr-Cyrl-RS"/>
        </w:rPr>
        <w:t xml:space="preserve"> и у</w:t>
      </w:r>
      <w:r w:rsidR="00F25DBF" w:rsidRPr="00AB45C0">
        <w:rPr>
          <w:lang w:val="sr-Cyrl-RS"/>
        </w:rPr>
        <w:t xml:space="preserve">тичу на закључак о коначном стању </w:t>
      </w:r>
      <w:r w:rsidRPr="00336D4F">
        <w:rPr>
          <w:lang w:val="sr-Cyrl-RS"/>
        </w:rPr>
        <w:t>појединца</w:t>
      </w:r>
      <w:r w:rsidR="007C5988" w:rsidRPr="00336D4F">
        <w:rPr>
          <w:lang w:val="sr-Cyrl-RS"/>
        </w:rPr>
        <w:t xml:space="preserve"> поред осталих метода као што су детекција емоција на основу израза лица</w:t>
      </w:r>
      <w:r w:rsidR="00F25DBF" w:rsidRPr="00AB45C0">
        <w:rPr>
          <w:lang w:val="sr-Cyrl-RS"/>
        </w:rPr>
        <w:t>.</w:t>
      </w:r>
    </w:p>
    <w:p w14:paraId="36703EA5" w14:textId="6BA1E3BD" w:rsidR="007C5988" w:rsidRDefault="00336D4F" w:rsidP="00F25DBF">
      <w:pPr>
        <w:pStyle w:val="osnovnitekst"/>
        <w:rPr>
          <w:lang w:val="sr-Cyrl-RS"/>
        </w:rPr>
      </w:pPr>
      <w:del w:id="506" w:author="SW 46/2019 - Petrović Milica" w:date="2023-08-15T22:47:00Z">
        <w:r w:rsidDel="00A46D16">
          <w:rPr>
            <w:lang w:val="sr-Cyrl-RS"/>
          </w:rPr>
          <w:tab/>
        </w:r>
      </w:del>
      <w:r w:rsidR="007C5988">
        <w:rPr>
          <w:lang w:val="sr-Cyrl-RS"/>
        </w:rPr>
        <w:t>У раду</w:t>
      </w:r>
      <w:r w:rsidR="00284437">
        <w:rPr>
          <w:lang w:val="sr-Cyrl-RS"/>
        </w:rPr>
        <w:t xml:space="preserve"> </w:t>
      </w:r>
      <w:r w:rsidR="00284437">
        <w:rPr>
          <w:lang w:val="sr-Cyrl-RS"/>
        </w:rPr>
        <w:fldChar w:fldCharType="begin"/>
      </w:r>
      <w:r w:rsidR="00284437">
        <w:rPr>
          <w:lang w:val="sr-Cyrl-RS"/>
        </w:rPr>
        <w:instrText xml:space="preserve"> REF _Ref142641492 \r \h </w:instrText>
      </w:r>
      <w:r w:rsidR="00284437">
        <w:rPr>
          <w:lang w:val="sr-Cyrl-RS"/>
        </w:rPr>
      </w:r>
      <w:r w:rsidR="00284437">
        <w:rPr>
          <w:lang w:val="sr-Cyrl-RS"/>
        </w:rPr>
        <w:fldChar w:fldCharType="separate"/>
      </w:r>
      <w:r w:rsidR="00284437">
        <w:rPr>
          <w:lang w:val="sr-Cyrl-RS"/>
        </w:rPr>
        <w:t>[17]</w:t>
      </w:r>
      <w:r w:rsidR="00284437">
        <w:rPr>
          <w:lang w:val="sr-Cyrl-RS"/>
        </w:rPr>
        <w:fldChar w:fldCharType="end"/>
      </w:r>
      <w:r w:rsidR="00284437">
        <w:rPr>
          <w:lang w:val="sr-Cyrl-RS"/>
        </w:rPr>
        <w:t xml:space="preserve"> представљен је систем базиран на правилима који омогућава детекцију менталних </w:t>
      </w:r>
      <w:r w:rsidR="00577018">
        <w:rPr>
          <w:lang w:val="sr-Cyrl-RS"/>
        </w:rPr>
        <w:t>поремећаја</w:t>
      </w:r>
      <w:r w:rsidR="00284437">
        <w:rPr>
          <w:lang w:val="sr-Cyrl-RS"/>
        </w:rPr>
        <w:t xml:space="preserve"> и унутар ког је интегрисано знање експерта.</w:t>
      </w:r>
      <w:r w:rsidR="00284437">
        <w:t xml:space="preserve"> </w:t>
      </w:r>
      <w:r w:rsidR="00284437">
        <w:rPr>
          <w:lang w:val="sr-Cyrl-RS"/>
        </w:rPr>
        <w:t xml:space="preserve">У систем је интегрисано знање </w:t>
      </w:r>
      <w:r w:rsidR="00284437" w:rsidRPr="00284437">
        <w:rPr>
          <w:i/>
          <w:lang w:val="sr-Cyrl-RS"/>
        </w:rPr>
        <w:t>MINI ICD-10</w:t>
      </w:r>
      <w:r w:rsidR="00284437">
        <w:rPr>
          <w:lang w:val="sr-Cyrl-RS"/>
        </w:rPr>
        <w:t xml:space="preserve"> </w:t>
      </w:r>
      <w:r w:rsidR="00EC1AC5">
        <w:rPr>
          <w:lang w:val="sr-Cyrl-RS"/>
        </w:rPr>
        <w:t>упитника који се састоји од</w:t>
      </w:r>
      <w:r w:rsidR="00A56278">
        <w:rPr>
          <w:lang w:val="sr-Cyrl-RS"/>
        </w:rPr>
        <w:t xml:space="preserve"> питања која детектују главне и споредне симптоме менталног поремећаја.</w:t>
      </w:r>
      <w:r w:rsidR="000921B1">
        <w:rPr>
          <w:lang w:val="sr-Cyrl-RS"/>
        </w:rPr>
        <w:t xml:space="preserve"> Дати систем је тестиран у Индонезији и показао је тачност од 96%.</w:t>
      </w:r>
    </w:p>
    <w:p w14:paraId="0B201583" w14:textId="38683EB7" w:rsidR="00057183" w:rsidRPr="00284437" w:rsidRDefault="00336D4F" w:rsidP="00F25DBF">
      <w:pPr>
        <w:pStyle w:val="osnovnitekst"/>
        <w:rPr>
          <w:lang w:val="sr-Cyrl-RS"/>
        </w:rPr>
      </w:pPr>
      <w:del w:id="507" w:author="SW 46/2019 - Petrović Milica" w:date="2023-08-15T22:47:00Z">
        <w:r w:rsidDel="00A46D16">
          <w:rPr>
            <w:lang w:val="sr-Cyrl-RS"/>
          </w:rPr>
          <w:tab/>
        </w:r>
      </w:del>
      <w:r w:rsidR="00CE39CB">
        <w:rPr>
          <w:lang w:val="sr-Cyrl-RS"/>
        </w:rPr>
        <w:t xml:space="preserve">Рад </w:t>
      </w:r>
      <w:r w:rsidR="00CE39CB">
        <w:rPr>
          <w:lang w:val="sr-Cyrl-RS"/>
        </w:rPr>
        <w:fldChar w:fldCharType="begin"/>
      </w:r>
      <w:r w:rsidR="00CE39CB">
        <w:rPr>
          <w:lang w:val="sr-Cyrl-RS"/>
        </w:rPr>
        <w:instrText xml:space="preserve"> REF _Ref142644436 \r \h </w:instrText>
      </w:r>
      <w:r w:rsidR="00CE39CB">
        <w:rPr>
          <w:lang w:val="sr-Cyrl-RS"/>
        </w:rPr>
      </w:r>
      <w:r w:rsidR="00CE39CB">
        <w:rPr>
          <w:lang w:val="sr-Cyrl-RS"/>
        </w:rPr>
        <w:fldChar w:fldCharType="separate"/>
      </w:r>
      <w:r w:rsidR="00CE39CB">
        <w:rPr>
          <w:lang w:val="sr-Cyrl-RS"/>
        </w:rPr>
        <w:t>[18]</w:t>
      </w:r>
      <w:r w:rsidR="00CE39CB">
        <w:rPr>
          <w:lang w:val="sr-Cyrl-RS"/>
        </w:rPr>
        <w:fldChar w:fldCharType="end"/>
      </w:r>
      <w:r w:rsidR="00CE39CB">
        <w:rPr>
          <w:lang w:val="sr-Cyrl-RS"/>
        </w:rPr>
        <w:t xml:space="preserve"> даје концептуални модел експертског система базираног на знању који идентификује анксиозност и депресију код жена током трудноће.</w:t>
      </w:r>
      <w:r w:rsidR="00814C42">
        <w:rPr>
          <w:lang w:val="sr-Cyrl-RS"/>
        </w:rPr>
        <w:t xml:space="preserve"> Систем је намењен да помогне здравственим радницима у пружању </w:t>
      </w:r>
      <w:r>
        <w:rPr>
          <w:lang w:val="sr-Cyrl-RS"/>
        </w:rPr>
        <w:t>менталне</w:t>
      </w:r>
      <w:r w:rsidR="00814C42">
        <w:rPr>
          <w:lang w:val="sr-Cyrl-RS"/>
        </w:rPr>
        <w:t xml:space="preserve"> подршке трудницама током и након пандемије </w:t>
      </w:r>
      <w:r w:rsidR="00814C42" w:rsidRPr="00814C42">
        <w:rPr>
          <w:i/>
        </w:rPr>
        <w:t>Covid-19</w:t>
      </w:r>
      <w:r w:rsidR="00814C42">
        <w:t xml:space="preserve"> </w:t>
      </w:r>
      <w:r w:rsidR="00814C42">
        <w:rPr>
          <w:lang w:val="sr-Cyrl-RS"/>
        </w:rPr>
        <w:t>вируса.</w:t>
      </w:r>
      <w:r w:rsidR="00E415CF">
        <w:t xml:space="preserve"> </w:t>
      </w:r>
      <w:r w:rsidR="004B4590">
        <w:rPr>
          <w:lang w:val="sr-Cyrl-RS"/>
        </w:rPr>
        <w:t xml:space="preserve">Систем се базира на </w:t>
      </w:r>
      <w:r w:rsidR="004B4590" w:rsidRPr="004B4590">
        <w:rPr>
          <w:i/>
        </w:rPr>
        <w:t>EPDS</w:t>
      </w:r>
      <w:r w:rsidR="004B4590">
        <w:t xml:space="preserve"> </w:t>
      </w:r>
      <w:r w:rsidR="004B4590">
        <w:rPr>
          <w:lang w:val="sr-Cyrl-RS"/>
        </w:rPr>
        <w:t>упитнику.</w:t>
      </w:r>
    </w:p>
    <w:p w14:paraId="68E606B3" w14:textId="77777777" w:rsidR="00CD11A1" w:rsidRPr="00D97B2C" w:rsidRDefault="00E002DC" w:rsidP="00E8483A">
      <w:pPr>
        <w:pStyle w:val="Heading2"/>
        <w:numPr>
          <w:ilvl w:val="0"/>
          <w:numId w:val="5"/>
        </w:numPr>
        <w:rPr>
          <w:lang w:val="sr-Cyrl-RS"/>
        </w:rPr>
      </w:pPr>
      <w:bookmarkStart w:id="508" w:name="_Toc143200059"/>
      <w:r w:rsidRPr="00D97B2C">
        <w:rPr>
          <w:lang w:val="sr-Cyrl-RS"/>
        </w:rPr>
        <w:t>Пресек стања</w:t>
      </w:r>
      <w:bookmarkEnd w:id="508"/>
    </w:p>
    <w:p w14:paraId="5B9BDF23" w14:textId="4E9ECF05" w:rsidR="009A7532" w:rsidRPr="00D97B2C" w:rsidRDefault="00336D4F" w:rsidP="00D530B7">
      <w:pPr>
        <w:pStyle w:val="osnovnitekst"/>
        <w:rPr>
          <w:lang w:val="sr-Cyrl-RS"/>
        </w:rPr>
      </w:pPr>
      <w:del w:id="509" w:author="SW 46/2019 - Petrović Milica" w:date="2023-08-15T22:47:00Z">
        <w:r w:rsidDel="00A46D16">
          <w:rPr>
            <w:lang w:val="sr-Cyrl-RS"/>
          </w:rPr>
          <w:tab/>
        </w:r>
      </w:del>
      <w:r w:rsidR="007F1E7C" w:rsidRPr="00D97B2C">
        <w:rPr>
          <w:lang w:val="sr-Cyrl-RS"/>
        </w:rPr>
        <w:t xml:space="preserve">Добре стране описаних апликацију су </w:t>
      </w:r>
      <w:r w:rsidR="00342CC3" w:rsidRPr="00D97B2C">
        <w:rPr>
          <w:lang w:val="sr-Cyrl-RS"/>
        </w:rPr>
        <w:t>што повезују кориснике са психологом</w:t>
      </w:r>
      <w:r w:rsidR="002049E5" w:rsidRPr="00D97B2C">
        <w:rPr>
          <w:lang w:val="sr-Cyrl-RS"/>
        </w:rPr>
        <w:t xml:space="preserve"> уз загарантовану анонимност</w:t>
      </w:r>
      <w:r w:rsidR="00966D9E" w:rsidRPr="00D97B2C">
        <w:rPr>
          <w:lang w:val="sr-Cyrl-RS"/>
        </w:rPr>
        <w:t xml:space="preserve"> или</w:t>
      </w:r>
      <w:r w:rsidR="003B76C7" w:rsidRPr="00D97B2C">
        <w:rPr>
          <w:lang w:val="sr-Cyrl-RS"/>
        </w:rPr>
        <w:t xml:space="preserve"> омогућавају коришћење</w:t>
      </w:r>
      <w:r w:rsidR="00FB1262">
        <w:rPr>
          <w:lang w:val="sr-Cyrl-RS"/>
        </w:rPr>
        <w:t xml:space="preserve"> апликације</w:t>
      </w:r>
      <w:r w:rsidR="003B76C7" w:rsidRPr="00D97B2C">
        <w:rPr>
          <w:lang w:val="sr-Cyrl-RS"/>
        </w:rPr>
        <w:t xml:space="preserve"> </w:t>
      </w:r>
      <w:r w:rsidR="00966D9E" w:rsidRPr="00D97B2C">
        <w:rPr>
          <w:lang w:val="sr-Cyrl-RS"/>
        </w:rPr>
        <w:t>без остављања приватних података.</w:t>
      </w:r>
      <w:r w:rsidR="00082198" w:rsidRPr="00D97B2C">
        <w:rPr>
          <w:lang w:val="sr-Cyrl-RS"/>
        </w:rPr>
        <w:t xml:space="preserve"> Такође, апликације обезбеђују доста материјала у текстуалној форми</w:t>
      </w:r>
      <w:r w:rsidR="00D530B7" w:rsidRPr="00D97B2C">
        <w:rPr>
          <w:lang w:val="sr-Cyrl-RS"/>
        </w:rPr>
        <w:t xml:space="preserve"> и</w:t>
      </w:r>
      <w:r w:rsidR="00082198" w:rsidRPr="00D97B2C">
        <w:rPr>
          <w:lang w:val="sr-Cyrl-RS"/>
        </w:rPr>
        <w:t xml:space="preserve"> видео снимака које могу бити први корак у раду на себи и</w:t>
      </w:r>
      <w:r w:rsidR="00B73163" w:rsidRPr="00D97B2C">
        <w:rPr>
          <w:lang w:val="sr-Cyrl-RS"/>
        </w:rPr>
        <w:t>/или</w:t>
      </w:r>
      <w:r w:rsidR="00082198" w:rsidRPr="00D97B2C">
        <w:rPr>
          <w:lang w:val="sr-Cyrl-RS"/>
        </w:rPr>
        <w:t xml:space="preserve"> самопомоћи</w:t>
      </w:r>
      <w:r w:rsidR="00B93CC1" w:rsidRPr="00D97B2C">
        <w:rPr>
          <w:lang w:val="sr-Cyrl-RS"/>
        </w:rPr>
        <w:t>. Корисник може да оствари интерактивност преко чета</w:t>
      </w:r>
      <w:r w:rsidR="00104CB6" w:rsidRPr="00D97B2C">
        <w:rPr>
          <w:lang w:val="sr-Cyrl-RS"/>
        </w:rPr>
        <w:t xml:space="preserve"> или разговора</w:t>
      </w:r>
      <w:r w:rsidR="005578FB" w:rsidRPr="00D97B2C">
        <w:rPr>
          <w:lang w:val="sr-Cyrl-RS"/>
        </w:rPr>
        <w:t>,</w:t>
      </w:r>
      <w:r w:rsidR="00B93CC1" w:rsidRPr="00D97B2C">
        <w:rPr>
          <w:lang w:val="sr-Cyrl-RS"/>
        </w:rPr>
        <w:t xml:space="preserve"> добија обавештења</w:t>
      </w:r>
      <w:r w:rsidR="006A31E7" w:rsidRPr="00D97B2C">
        <w:rPr>
          <w:lang w:val="sr-Cyrl-RS"/>
        </w:rPr>
        <w:t xml:space="preserve"> и упутства</w:t>
      </w:r>
      <w:r w:rsidR="00B93CC1" w:rsidRPr="00D97B2C">
        <w:rPr>
          <w:lang w:val="sr-Cyrl-RS"/>
        </w:rPr>
        <w:t xml:space="preserve"> о </w:t>
      </w:r>
      <w:r w:rsidR="006A31E7" w:rsidRPr="00D97B2C">
        <w:rPr>
          <w:lang w:val="sr-Cyrl-RS"/>
        </w:rPr>
        <w:t>темама од интереса.</w:t>
      </w:r>
      <w:r w:rsidR="00AD6967" w:rsidRPr="00D97B2C">
        <w:rPr>
          <w:lang w:val="sr-Cyrl-RS"/>
        </w:rPr>
        <w:t xml:space="preserve"> </w:t>
      </w:r>
    </w:p>
    <w:p w14:paraId="05CC20F4" w14:textId="6E9A9523" w:rsidR="00A03195" w:rsidRPr="00D97B2C" w:rsidRDefault="00336D4F" w:rsidP="00D530B7">
      <w:pPr>
        <w:pStyle w:val="osnovnitekst"/>
        <w:rPr>
          <w:lang w:val="sr-Cyrl-RS"/>
        </w:rPr>
      </w:pPr>
      <w:del w:id="510" w:author="SW 46/2019 - Petrović Milica" w:date="2023-08-15T22:47:00Z">
        <w:r w:rsidDel="00A46D16">
          <w:rPr>
            <w:lang w:val="sr-Cyrl-RS"/>
          </w:rPr>
          <w:tab/>
        </w:r>
      </w:del>
      <w:r w:rsidR="00A03195" w:rsidRPr="00D97B2C">
        <w:rPr>
          <w:lang w:val="sr-Cyrl-RS"/>
        </w:rPr>
        <w:t>Кориснику је дата могућност да самостално бира области којима жели да се бави попут анксиозности, мотивације, стреса, депресије, траума, веза што доводи корисника у ситуацију да сам себи одреди</w:t>
      </w:r>
      <w:r w:rsidR="003D33A8" w:rsidRPr="00D97B2C">
        <w:rPr>
          <w:lang w:val="sr-Cyrl-RS"/>
        </w:rPr>
        <w:t xml:space="preserve"> поље рада. Како корисник није стручан, може доћи у ситуацију да избегава област која би управо била његово поље рада.</w:t>
      </w:r>
      <w:r w:rsidR="00701C2C">
        <w:rPr>
          <w:lang w:val="sr-Cyrl-RS"/>
        </w:rPr>
        <w:t xml:space="preserve"> </w:t>
      </w:r>
      <w:r w:rsidR="003D33A8" w:rsidRPr="00D97B2C">
        <w:rPr>
          <w:lang w:val="sr-Cyrl-RS"/>
        </w:rPr>
        <w:t>Апликација која је описана у раду се бави дијагностиковањем менталних стања</w:t>
      </w:r>
      <w:r w:rsidR="009A134A" w:rsidRPr="00D97B2C">
        <w:rPr>
          <w:lang w:val="sr-Cyrl-RS"/>
        </w:rPr>
        <w:t xml:space="preserve"> </w:t>
      </w:r>
      <w:r w:rsidR="003923A4" w:rsidRPr="00D97B2C">
        <w:rPr>
          <w:lang w:val="sr-Cyrl-RS"/>
        </w:rPr>
        <w:t xml:space="preserve">тако да апликација упућује </w:t>
      </w:r>
      <w:r w:rsidR="00EB5FD0" w:rsidRPr="00D97B2C">
        <w:rPr>
          <w:lang w:val="sr-Cyrl-RS"/>
        </w:rPr>
        <w:t>корисника на области којима би могао да се бави</w:t>
      </w:r>
      <w:r w:rsidR="00402690" w:rsidRPr="00D97B2C">
        <w:rPr>
          <w:lang w:val="sr-Cyrl-RS"/>
        </w:rPr>
        <w:t xml:space="preserve"> и да</w:t>
      </w:r>
      <w:r w:rsidR="00AC241C">
        <w:rPr>
          <w:lang w:val="sr-Cyrl-RS"/>
        </w:rPr>
        <w:t xml:space="preserve"> притом</w:t>
      </w:r>
      <w:r w:rsidR="00402690" w:rsidRPr="00D97B2C">
        <w:rPr>
          <w:lang w:val="sr-Cyrl-RS"/>
        </w:rPr>
        <w:t xml:space="preserve"> у свој рад укључи психолога</w:t>
      </w:r>
      <w:r w:rsidR="00EB5FD0" w:rsidRPr="00D97B2C">
        <w:rPr>
          <w:lang w:val="sr-Cyrl-RS"/>
        </w:rPr>
        <w:t>.</w:t>
      </w:r>
      <w:r w:rsidR="00701C2C">
        <w:rPr>
          <w:lang w:val="sr-Cyrl-RS"/>
        </w:rPr>
        <w:t xml:space="preserve"> Научни радови који се баве анализом упитника у циљу дијагностиковање неког менталног поремећаја или стања представљају мотивацију за овај рад. Апликација пружа кориснику брзу дијагностику анксиозности, генералног анксиозног поремећаја, паничног напада, паничног поремећаја, социјалне анксиозности и социјалне фобије и повезивање са психологом.</w:t>
      </w:r>
    </w:p>
    <w:p w14:paraId="0318DEF3" w14:textId="2A3C8794" w:rsidR="00336D4F" w:rsidRDefault="00E42534">
      <w:pPr>
        <w:rPr>
          <w:lang w:val="sr-Cyrl-RS"/>
        </w:rPr>
      </w:pPr>
      <w:ins w:id="511" w:author="SW 46/2019 - Petrović Milica" w:date="2023-08-14T20:30:00Z">
        <w:r>
          <w:rPr>
            <w:lang w:val="sr-Cyrl-RS"/>
          </w:rPr>
          <w:br w:type="page"/>
        </w:r>
      </w:ins>
      <w:del w:id="512" w:author="SW 46/2019 - Petrović Milica" w:date="2023-08-14T20:30:00Z">
        <w:r w:rsidR="00E63FD3" w:rsidRPr="00D97B2C" w:rsidDel="00E42534">
          <w:rPr>
            <w:lang w:val="sr-Cyrl-RS"/>
          </w:rPr>
          <w:br w:type="page"/>
        </w:r>
      </w:del>
      <w:del w:id="513" w:author="SW 46/2019 - Petrović Milica" w:date="2023-08-14T20:29:00Z">
        <w:r w:rsidR="00336D4F" w:rsidDel="00E42534">
          <w:rPr>
            <w:lang w:val="sr-Cyrl-RS"/>
          </w:rPr>
          <w:br w:type="page"/>
        </w:r>
      </w:del>
    </w:p>
    <w:p w14:paraId="53810A13" w14:textId="521C95F7" w:rsidR="00551749" w:rsidRPr="00D97B2C" w:rsidDel="00E42534" w:rsidRDefault="00551749" w:rsidP="00E42534">
      <w:pPr>
        <w:pStyle w:val="osnovnitekst"/>
        <w:ind w:firstLine="0"/>
        <w:rPr>
          <w:del w:id="514" w:author="SW 46/2019 - Petrović Milica" w:date="2023-08-14T20:30:00Z"/>
          <w:lang w:val="sr-Cyrl-RS"/>
        </w:rPr>
      </w:pPr>
      <w:bookmarkStart w:id="515" w:name="_Toc143200060"/>
      <w:bookmarkEnd w:id="515"/>
    </w:p>
    <w:p w14:paraId="6C2DCD7E" w14:textId="77777777" w:rsidR="00551749" w:rsidRPr="00D97B2C" w:rsidRDefault="00013C31">
      <w:pPr>
        <w:pStyle w:val="Heading1"/>
        <w:numPr>
          <w:ilvl w:val="0"/>
          <w:numId w:val="31"/>
        </w:numPr>
        <w:rPr>
          <w:lang w:val="sr-Cyrl-RS"/>
        </w:rPr>
        <w:pPrChange w:id="516" w:author="SW 46/2019 - Petrović Milica" w:date="2023-08-14T20:22:00Z">
          <w:pPr>
            <w:pStyle w:val="Heading1"/>
            <w:numPr>
              <w:numId w:val="4"/>
            </w:numPr>
            <w:ind w:left="785" w:hanging="360"/>
          </w:pPr>
        </w:pPrChange>
      </w:pPr>
      <w:bookmarkStart w:id="517" w:name="_Toc143200061"/>
      <w:commentRangeStart w:id="518"/>
      <w:commentRangeStart w:id="519"/>
      <w:r w:rsidRPr="00D97B2C">
        <w:rPr>
          <w:lang w:val="sr-Cyrl-RS"/>
        </w:rPr>
        <w:t>Кори</w:t>
      </w:r>
      <w:commentRangeEnd w:id="518"/>
      <w:r w:rsidR="00336D4F">
        <w:rPr>
          <w:rStyle w:val="CommentReference"/>
          <w:rFonts w:asciiTheme="minorHAnsi" w:eastAsiaTheme="minorHAnsi" w:hAnsiTheme="minorHAnsi" w:cstheme="minorBidi"/>
          <w:color w:val="auto"/>
        </w:rPr>
        <w:commentReference w:id="518"/>
      </w:r>
      <w:commentRangeEnd w:id="519"/>
      <w:r w:rsidR="006B61B8">
        <w:rPr>
          <w:rStyle w:val="CommentReference"/>
          <w:rFonts w:asciiTheme="minorHAnsi" w:eastAsiaTheme="minorHAnsi" w:hAnsiTheme="minorHAnsi" w:cstheme="minorBidi"/>
          <w:color w:val="auto"/>
        </w:rPr>
        <w:commentReference w:id="519"/>
      </w:r>
      <w:r w:rsidRPr="00D97B2C">
        <w:rPr>
          <w:lang w:val="sr-Cyrl-RS"/>
        </w:rPr>
        <w:t>шћене технике и технологије</w:t>
      </w:r>
      <w:bookmarkEnd w:id="517"/>
    </w:p>
    <w:p w14:paraId="343143FA" w14:textId="1A75E3DD" w:rsidR="00E530C9" w:rsidRPr="00D97B2C" w:rsidRDefault="00336D4F" w:rsidP="00E530C9">
      <w:pPr>
        <w:pStyle w:val="osnovnitekst"/>
        <w:rPr>
          <w:lang w:val="sr-Cyrl-RS"/>
        </w:rPr>
      </w:pPr>
      <w:r w:rsidRPr="00D97B2C">
        <w:rPr>
          <w:noProof/>
          <w:lang w:val="sr-Cyrl-RS"/>
        </w:rPr>
        <mc:AlternateContent>
          <mc:Choice Requires="wps">
            <w:drawing>
              <wp:anchor distT="0" distB="0" distL="114300" distR="114300" simplePos="0" relativeHeight="251693056" behindDoc="0" locked="0" layoutInCell="1" allowOverlap="1" wp14:anchorId="76112580" wp14:editId="722D7A7A">
                <wp:simplePos x="0" y="0"/>
                <wp:positionH relativeFrom="margin">
                  <wp:align>center</wp:align>
                </wp:positionH>
                <wp:positionV relativeFrom="paragraph">
                  <wp:posOffset>3781425</wp:posOffset>
                </wp:positionV>
                <wp:extent cx="175514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3E5F3DB9" w14:textId="1ABADAD6" w:rsidR="0003146D" w:rsidRPr="00D95299" w:rsidRDefault="0003146D" w:rsidP="00D95299">
                            <w:pPr>
                              <w:pStyle w:val="Caption"/>
                              <w:rPr>
                                <w:noProof/>
                                <w:lang w:val="sr-Cyrl-RS"/>
                              </w:rPr>
                            </w:pPr>
                            <w:bookmarkStart w:id="520" w:name="_Ref143193081"/>
                            <w:bookmarkStart w:id="521" w:name="_Ref141141869"/>
                            <w:proofErr w:type="spellStart"/>
                            <w:r>
                              <w:t>Слика</w:t>
                            </w:r>
                            <w:proofErr w:type="spellEnd"/>
                            <w:r>
                              <w:t xml:space="preserve"> </w:t>
                            </w:r>
                            <w:ins w:id="522" w:author="SW 46/2019 - Petrović Milica" w:date="2023-08-17T20:44:00Z">
                              <w:r>
                                <w:fldChar w:fldCharType="begin"/>
                              </w:r>
                              <w:r>
                                <w:instrText xml:space="preserve"> STYLEREF 1 \s </w:instrText>
                              </w:r>
                            </w:ins>
                            <w:r>
                              <w:fldChar w:fldCharType="separate"/>
                            </w:r>
                            <w:r>
                              <w:rPr>
                                <w:noProof/>
                              </w:rPr>
                              <w:t>3</w:t>
                            </w:r>
                            <w:ins w:id="523" w:author="SW 46/2019 - Petrović Milica" w:date="2023-08-17T20:44:00Z">
                              <w:r>
                                <w:fldChar w:fldCharType="end"/>
                              </w:r>
                              <w:r>
                                <w:t>.</w:t>
                              </w:r>
                              <w:r>
                                <w:fldChar w:fldCharType="begin"/>
                              </w:r>
                              <w:r>
                                <w:instrText xml:space="preserve"> SEQ Слика \* ARABIC \s 1 </w:instrText>
                              </w:r>
                            </w:ins>
                            <w:r>
                              <w:fldChar w:fldCharType="separate"/>
                            </w:r>
                            <w:ins w:id="524" w:author="SW 46/2019 - Petrović Milica" w:date="2023-08-17T20:44:00Z">
                              <w:r>
                                <w:rPr>
                                  <w:noProof/>
                                </w:rPr>
                                <w:t>1</w:t>
                              </w:r>
                              <w:r>
                                <w:fldChar w:fldCharType="end"/>
                              </w:r>
                            </w:ins>
                            <w:bookmarkEnd w:id="520"/>
                            <w:del w:id="52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8</w:delText>
                              </w:r>
                              <w:r w:rsidDel="00693600">
                                <w:rPr>
                                  <w:noProof/>
                                </w:rPr>
                                <w:fldChar w:fldCharType="end"/>
                              </w:r>
                            </w:del>
                            <w:bookmarkEnd w:id="521"/>
                            <w:r>
                              <w:rPr>
                                <w:lang w:val="sr-Cyrl-RS"/>
                              </w:rPr>
                              <w:t xml:space="preserve"> Архитектура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112580" id="Text Box 27" o:spid="_x0000_s1038" type="#_x0000_t202" style="position:absolute;left:0;text-align:left;margin-left:0;margin-top:297.75pt;width:138.2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Ko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" stroked="f">
                <v:textbox style="mso-fit-shape-to-text:t" inset="0,0,0,0">
                  <w:txbxContent>
                    <w:p w14:paraId="3E5F3DB9" w14:textId="1ABADAD6" w:rsidR="0003146D" w:rsidRPr="00D95299" w:rsidRDefault="0003146D" w:rsidP="00D95299">
                      <w:pPr>
                        <w:pStyle w:val="Caption"/>
                        <w:rPr>
                          <w:noProof/>
                          <w:lang w:val="sr-Cyrl-RS"/>
                        </w:rPr>
                      </w:pPr>
                      <w:bookmarkStart w:id="526" w:name="_Ref143193081"/>
                      <w:bookmarkStart w:id="527" w:name="_Ref141141869"/>
                      <w:proofErr w:type="spellStart"/>
                      <w:r>
                        <w:t>Слика</w:t>
                      </w:r>
                      <w:proofErr w:type="spellEnd"/>
                      <w:r>
                        <w:t xml:space="preserve"> </w:t>
                      </w:r>
                      <w:ins w:id="528" w:author="SW 46/2019 - Petrović Milica" w:date="2023-08-17T20:44:00Z">
                        <w:r>
                          <w:fldChar w:fldCharType="begin"/>
                        </w:r>
                        <w:r>
                          <w:instrText xml:space="preserve"> STYLEREF 1 \s </w:instrText>
                        </w:r>
                      </w:ins>
                      <w:r>
                        <w:fldChar w:fldCharType="separate"/>
                      </w:r>
                      <w:r>
                        <w:rPr>
                          <w:noProof/>
                        </w:rPr>
                        <w:t>3</w:t>
                      </w:r>
                      <w:ins w:id="529" w:author="SW 46/2019 - Petrović Milica" w:date="2023-08-17T20:44:00Z">
                        <w:r>
                          <w:fldChar w:fldCharType="end"/>
                        </w:r>
                        <w:r>
                          <w:t>.</w:t>
                        </w:r>
                        <w:r>
                          <w:fldChar w:fldCharType="begin"/>
                        </w:r>
                        <w:r>
                          <w:instrText xml:space="preserve"> SEQ Слика \* ARABIC \s 1 </w:instrText>
                        </w:r>
                      </w:ins>
                      <w:r>
                        <w:fldChar w:fldCharType="separate"/>
                      </w:r>
                      <w:ins w:id="530" w:author="SW 46/2019 - Petrović Milica" w:date="2023-08-17T20:44:00Z">
                        <w:r>
                          <w:rPr>
                            <w:noProof/>
                          </w:rPr>
                          <w:t>1</w:t>
                        </w:r>
                        <w:r>
                          <w:fldChar w:fldCharType="end"/>
                        </w:r>
                      </w:ins>
                      <w:bookmarkEnd w:id="526"/>
                      <w:del w:id="53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8</w:delText>
                        </w:r>
                        <w:r w:rsidDel="00693600">
                          <w:rPr>
                            <w:noProof/>
                          </w:rPr>
                          <w:fldChar w:fldCharType="end"/>
                        </w:r>
                      </w:del>
                      <w:bookmarkEnd w:id="527"/>
                      <w:r>
                        <w:rPr>
                          <w:lang w:val="sr-Cyrl-RS"/>
                        </w:rPr>
                        <w:t xml:space="preserve"> Архитектура апликације</w:t>
                      </w:r>
                    </w:p>
                  </w:txbxContent>
                </v:textbox>
                <w10:wrap type="topAndBottom" anchorx="margin"/>
              </v:shape>
            </w:pict>
          </mc:Fallback>
        </mc:AlternateContent>
      </w:r>
      <w:r w:rsidRPr="00D97B2C">
        <w:rPr>
          <w:noProof/>
          <w:lang w:val="sr-Cyrl-RS"/>
        </w:rPr>
        <w:drawing>
          <wp:anchor distT="0" distB="0" distL="114300" distR="114300" simplePos="0" relativeHeight="251691008" behindDoc="0" locked="0" layoutInCell="1" allowOverlap="1" wp14:anchorId="3031F3A5" wp14:editId="4EE2FB51">
            <wp:simplePos x="0" y="0"/>
            <wp:positionH relativeFrom="margin">
              <wp:align>center</wp:align>
            </wp:positionH>
            <wp:positionV relativeFrom="paragraph">
              <wp:posOffset>994334</wp:posOffset>
            </wp:positionV>
            <wp:extent cx="5166360" cy="29959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 sistema.jpg"/>
                    <pic:cNvPicPr/>
                  </pic:nvPicPr>
                  <pic:blipFill rotWithShape="1">
                    <a:blip r:embed="rId22" cstate="print">
                      <a:extLst>
                        <a:ext uri="{28A0092B-C50C-407E-A947-70E740481C1C}">
                          <a14:useLocalDpi xmlns:a14="http://schemas.microsoft.com/office/drawing/2010/main" val="0"/>
                        </a:ext>
                      </a:extLst>
                    </a:blip>
                    <a:srcRect l="31923" t="25932" r="16795" b="31994"/>
                    <a:stretch/>
                  </pic:blipFill>
                  <pic:spPr bwMode="auto">
                    <a:xfrm>
                      <a:off x="0" y="0"/>
                      <a:ext cx="516636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532" w:author="SW 46/2019 - Petrović Milica" w:date="2023-08-15T22:47:00Z">
        <w:r w:rsidDel="00A46D16">
          <w:rPr>
            <w:lang w:val="sr-Cyrl-RS"/>
          </w:rPr>
          <w:tab/>
        </w:r>
      </w:del>
      <w:r w:rsidR="00551AD9" w:rsidRPr="00D97B2C">
        <w:rPr>
          <w:lang w:val="sr-Cyrl-RS"/>
        </w:rPr>
        <w:t>Систем чине клијентска апликација</w:t>
      </w:r>
      <w:r w:rsidR="008067A2" w:rsidRPr="00D97B2C">
        <w:rPr>
          <w:lang w:val="sr-Cyrl-RS"/>
        </w:rPr>
        <w:t>, серверска апликација, систем базиран на правилима и база података.</w:t>
      </w:r>
      <w:r w:rsidR="00551AD9" w:rsidRPr="00D97B2C">
        <w:rPr>
          <w:lang w:val="sr-Cyrl-RS"/>
        </w:rPr>
        <w:t xml:space="preserve"> </w:t>
      </w:r>
      <w:r w:rsidR="008067A2" w:rsidRPr="00D97B2C">
        <w:rPr>
          <w:lang w:val="sr-Cyrl-RS"/>
        </w:rPr>
        <w:t>Клијентска апликација је</w:t>
      </w:r>
      <w:r w:rsidR="00551AD9" w:rsidRPr="00D97B2C">
        <w:rPr>
          <w:lang w:val="sr-Cyrl-RS"/>
        </w:rPr>
        <w:t xml:space="preserve"> развијена у </w:t>
      </w:r>
      <w:proofErr w:type="spellStart"/>
      <w:r w:rsidR="00551AD9" w:rsidRPr="00D97B2C">
        <w:rPr>
          <w:i/>
          <w:lang w:val="sr-Cyrl-RS"/>
        </w:rPr>
        <w:t>Angular</w:t>
      </w:r>
      <w:proofErr w:type="spellEnd"/>
      <w:r w:rsidR="00551AD9" w:rsidRPr="00D97B2C">
        <w:rPr>
          <w:lang w:val="sr-Cyrl-RS"/>
        </w:rPr>
        <w:t>-у</w:t>
      </w:r>
      <w:r w:rsidR="00B955E8" w:rsidRPr="00D97B2C">
        <w:rPr>
          <w:lang w:val="sr-Cyrl-RS"/>
        </w:rPr>
        <w:t xml:space="preserve"> </w:t>
      </w:r>
      <w:r w:rsidR="00B955E8" w:rsidRPr="00D97B2C">
        <w:rPr>
          <w:lang w:val="sr-Cyrl-RS"/>
        </w:rPr>
        <w:fldChar w:fldCharType="begin"/>
      </w:r>
      <w:r w:rsidR="00B955E8" w:rsidRPr="00D97B2C">
        <w:rPr>
          <w:lang w:val="sr-Cyrl-RS"/>
        </w:rPr>
        <w:instrText xml:space="preserve"> REF _Ref141138774 \r \h </w:instrText>
      </w:r>
      <w:r w:rsidR="00B955E8" w:rsidRPr="00D97B2C">
        <w:rPr>
          <w:lang w:val="sr-Cyrl-RS"/>
        </w:rPr>
      </w:r>
      <w:r w:rsidR="00B955E8" w:rsidRPr="00D97B2C">
        <w:rPr>
          <w:lang w:val="sr-Cyrl-RS"/>
        </w:rPr>
        <w:fldChar w:fldCharType="separate"/>
      </w:r>
      <w:r w:rsidR="00B955E8" w:rsidRPr="00D97B2C">
        <w:rPr>
          <w:lang w:val="sr-Cyrl-RS"/>
        </w:rPr>
        <w:t>[3]</w:t>
      </w:r>
      <w:r w:rsidR="00B955E8" w:rsidRPr="00D97B2C">
        <w:rPr>
          <w:lang w:val="sr-Cyrl-RS"/>
        </w:rPr>
        <w:fldChar w:fldCharType="end"/>
      </w:r>
      <w:r w:rsidR="008067A2" w:rsidRPr="00D97B2C">
        <w:rPr>
          <w:lang w:val="sr-Cyrl-RS"/>
        </w:rPr>
        <w:t>, а</w:t>
      </w:r>
      <w:r w:rsidR="00551AD9" w:rsidRPr="00D97B2C">
        <w:rPr>
          <w:lang w:val="sr-Cyrl-RS"/>
        </w:rPr>
        <w:t xml:space="preserve"> серверски део је развијен у </w:t>
      </w:r>
      <w:proofErr w:type="spellStart"/>
      <w:r w:rsidR="00551AD9" w:rsidRPr="00D97B2C">
        <w:rPr>
          <w:i/>
          <w:lang w:val="sr-Cyrl-RS"/>
        </w:rPr>
        <w:t>Spring</w:t>
      </w:r>
      <w:proofErr w:type="spellEnd"/>
      <w:r w:rsidR="00551AD9" w:rsidRPr="00D97B2C">
        <w:rPr>
          <w:lang w:val="sr-Cyrl-RS"/>
        </w:rPr>
        <w:t>-у</w:t>
      </w:r>
      <w:r w:rsidR="00B955E8" w:rsidRPr="00D97B2C">
        <w:rPr>
          <w:lang w:val="sr-Cyrl-RS"/>
        </w:rPr>
        <w:t xml:space="preserve"> </w:t>
      </w:r>
      <w:r w:rsidR="00B955E8" w:rsidRPr="00D97B2C">
        <w:rPr>
          <w:lang w:val="sr-Cyrl-RS"/>
        </w:rPr>
        <w:fldChar w:fldCharType="begin"/>
      </w:r>
      <w:r w:rsidR="00B955E8" w:rsidRPr="00D97B2C">
        <w:rPr>
          <w:lang w:val="sr-Cyrl-RS"/>
        </w:rPr>
        <w:instrText xml:space="preserve"> REF _Ref141138791 \r \h </w:instrText>
      </w:r>
      <w:r w:rsidR="00B955E8" w:rsidRPr="00D97B2C">
        <w:rPr>
          <w:lang w:val="sr-Cyrl-RS"/>
        </w:rPr>
      </w:r>
      <w:r w:rsidR="00B955E8" w:rsidRPr="00D97B2C">
        <w:rPr>
          <w:lang w:val="sr-Cyrl-RS"/>
        </w:rPr>
        <w:fldChar w:fldCharType="separate"/>
      </w:r>
      <w:r w:rsidR="00B955E8" w:rsidRPr="00D97B2C">
        <w:rPr>
          <w:lang w:val="sr-Cyrl-RS"/>
        </w:rPr>
        <w:t>[4]</w:t>
      </w:r>
      <w:r w:rsidR="00B955E8" w:rsidRPr="00D97B2C">
        <w:rPr>
          <w:lang w:val="sr-Cyrl-RS"/>
        </w:rPr>
        <w:fldChar w:fldCharType="end"/>
      </w:r>
      <w:r w:rsidR="008067A2" w:rsidRPr="00D97B2C">
        <w:rPr>
          <w:lang w:val="sr-Cyrl-RS"/>
        </w:rPr>
        <w:t xml:space="preserve"> уз употребу </w:t>
      </w:r>
      <w:r w:rsidR="008067A2" w:rsidRPr="00D97B2C">
        <w:rPr>
          <w:i/>
          <w:lang w:val="sr-Cyrl-RS"/>
        </w:rPr>
        <w:t>REST</w:t>
      </w:r>
      <w:r w:rsidR="008067A2" w:rsidRPr="00D97B2C">
        <w:rPr>
          <w:lang w:val="sr-Cyrl-RS"/>
        </w:rPr>
        <w:t xml:space="preserve"> </w:t>
      </w:r>
      <w:r w:rsidR="004E62B9" w:rsidRPr="00D97B2C">
        <w:rPr>
          <w:lang w:val="sr-Cyrl-RS"/>
        </w:rPr>
        <w:fldChar w:fldCharType="begin"/>
      </w:r>
      <w:r w:rsidR="004E62B9" w:rsidRPr="00D97B2C">
        <w:rPr>
          <w:lang w:val="sr-Cyrl-RS"/>
        </w:rPr>
        <w:instrText xml:space="preserve"> REF _Ref141139064 \r \h </w:instrText>
      </w:r>
      <w:r w:rsidR="004E62B9" w:rsidRPr="00D97B2C">
        <w:rPr>
          <w:lang w:val="sr-Cyrl-RS"/>
        </w:rPr>
      </w:r>
      <w:r w:rsidR="004E62B9" w:rsidRPr="00D97B2C">
        <w:rPr>
          <w:lang w:val="sr-Cyrl-RS"/>
        </w:rPr>
        <w:fldChar w:fldCharType="separate"/>
      </w:r>
      <w:r w:rsidR="004E62B9" w:rsidRPr="00D97B2C">
        <w:rPr>
          <w:lang w:val="sr-Cyrl-RS"/>
        </w:rPr>
        <w:t>[5]</w:t>
      </w:r>
      <w:r w:rsidR="004E62B9" w:rsidRPr="00D97B2C">
        <w:rPr>
          <w:lang w:val="sr-Cyrl-RS"/>
        </w:rPr>
        <w:fldChar w:fldCharType="end"/>
      </w:r>
      <w:r w:rsidR="004E62B9" w:rsidRPr="00D97B2C">
        <w:rPr>
          <w:lang w:val="sr-Cyrl-RS"/>
        </w:rPr>
        <w:t xml:space="preserve"> </w:t>
      </w:r>
      <w:r w:rsidR="008067A2" w:rsidRPr="00D97B2C">
        <w:rPr>
          <w:lang w:val="sr-Cyrl-RS"/>
        </w:rPr>
        <w:t>сервиса.</w:t>
      </w:r>
      <w:r w:rsidR="00830500" w:rsidRPr="00D97B2C">
        <w:rPr>
          <w:lang w:val="sr-Cyrl-RS"/>
        </w:rPr>
        <w:t xml:space="preserve"> Подаци се складиште у </w:t>
      </w:r>
      <w:proofErr w:type="spellStart"/>
      <w:r w:rsidR="00830500" w:rsidRPr="00D97B2C">
        <w:rPr>
          <w:i/>
          <w:lang w:val="sr-Cyrl-RS"/>
        </w:rPr>
        <w:t>PostgresSQL</w:t>
      </w:r>
      <w:proofErr w:type="spellEnd"/>
      <w:r w:rsidR="00830500" w:rsidRPr="00D97B2C">
        <w:rPr>
          <w:lang w:val="sr-Cyrl-RS"/>
        </w:rPr>
        <w:t xml:space="preserve"> бази података.</w:t>
      </w:r>
      <w:r w:rsidR="00551AD9" w:rsidRPr="00D97B2C">
        <w:rPr>
          <w:lang w:val="sr-Cyrl-RS"/>
        </w:rPr>
        <w:t xml:space="preserve"> </w:t>
      </w:r>
      <w:r w:rsidR="00EC175A" w:rsidRPr="00D97B2C">
        <w:rPr>
          <w:lang w:val="sr-Cyrl-RS"/>
        </w:rPr>
        <w:t xml:space="preserve">Систем базиран на правилима је имплементиран у </w:t>
      </w:r>
      <w:proofErr w:type="spellStart"/>
      <w:r w:rsidR="00EC175A" w:rsidRPr="00D97B2C">
        <w:rPr>
          <w:i/>
          <w:lang w:val="sr-Cyrl-RS"/>
        </w:rPr>
        <w:t>Drools</w:t>
      </w:r>
      <w:proofErr w:type="spellEnd"/>
      <w:r w:rsidR="00EC175A" w:rsidRPr="00D97B2C">
        <w:rPr>
          <w:lang w:val="sr-Cyrl-RS"/>
        </w:rPr>
        <w:t>-у</w:t>
      </w:r>
      <w:r w:rsidR="004E62B9" w:rsidRPr="00D97B2C">
        <w:rPr>
          <w:lang w:val="sr-Cyrl-RS"/>
        </w:rPr>
        <w:t xml:space="preserve"> </w:t>
      </w:r>
      <w:r w:rsidR="004E62B9" w:rsidRPr="00D97B2C">
        <w:rPr>
          <w:lang w:val="sr-Cyrl-RS"/>
        </w:rPr>
        <w:fldChar w:fldCharType="begin"/>
      </w:r>
      <w:r w:rsidR="004E62B9" w:rsidRPr="00D97B2C">
        <w:rPr>
          <w:lang w:val="sr-Cyrl-RS"/>
        </w:rPr>
        <w:instrText xml:space="preserve"> REF _Ref141139076 \r \h </w:instrText>
      </w:r>
      <w:r w:rsidR="004E62B9" w:rsidRPr="00D97B2C">
        <w:rPr>
          <w:lang w:val="sr-Cyrl-RS"/>
        </w:rPr>
      </w:r>
      <w:r w:rsidR="004E62B9" w:rsidRPr="00D97B2C">
        <w:rPr>
          <w:lang w:val="sr-Cyrl-RS"/>
        </w:rPr>
        <w:fldChar w:fldCharType="separate"/>
      </w:r>
      <w:r w:rsidR="00103211" w:rsidRPr="00D97B2C">
        <w:rPr>
          <w:lang w:val="sr-Cyrl-RS"/>
        </w:rPr>
        <w:t>[7]</w:t>
      </w:r>
      <w:r w:rsidR="004E62B9" w:rsidRPr="00D97B2C">
        <w:rPr>
          <w:lang w:val="sr-Cyrl-RS"/>
        </w:rPr>
        <w:fldChar w:fldCharType="end"/>
      </w:r>
      <w:r w:rsidR="00EC175A" w:rsidRPr="00D97B2C">
        <w:rPr>
          <w:lang w:val="sr-Cyrl-RS"/>
        </w:rPr>
        <w:t>.</w:t>
      </w:r>
      <w:r w:rsidR="004E62B9" w:rsidRPr="00D97B2C">
        <w:rPr>
          <w:lang w:val="sr-Cyrl-RS"/>
        </w:rPr>
        <w:t xml:space="preserve"> На </w:t>
      </w:r>
      <w:ins w:id="533" w:author="SW 46/2019 - Petrović Milica" w:date="2023-08-17T19:31:00Z">
        <w:r w:rsidR="00070DCF">
          <w:rPr>
            <w:lang w:val="sr-Cyrl-RS"/>
          </w:rPr>
          <w:fldChar w:fldCharType="begin"/>
        </w:r>
        <w:r w:rsidR="00070DCF">
          <w:rPr>
            <w:lang w:val="sr-Cyrl-RS"/>
          </w:rPr>
          <w:instrText xml:space="preserve"> REF _Ref143193081 \h </w:instrText>
        </w:r>
      </w:ins>
      <w:r w:rsidR="00070DCF">
        <w:rPr>
          <w:lang w:val="sr-Cyrl-RS"/>
        </w:rPr>
      </w:r>
      <w:r w:rsidR="00070DCF">
        <w:rPr>
          <w:lang w:val="sr-Cyrl-RS"/>
        </w:rPr>
        <w:fldChar w:fldCharType="separate"/>
      </w:r>
      <w:proofErr w:type="spellStart"/>
      <w:ins w:id="534" w:author="SW 46/2019 - Petrović Milica" w:date="2023-08-17T19:31:00Z">
        <w:r w:rsidR="00070DCF">
          <w:t>Слика</w:t>
        </w:r>
        <w:proofErr w:type="spellEnd"/>
        <w:r w:rsidR="00070DCF">
          <w:t xml:space="preserve"> </w:t>
        </w:r>
        <w:r w:rsidR="00070DCF">
          <w:rPr>
            <w:noProof/>
          </w:rPr>
          <w:t>3</w:t>
        </w:r>
        <w:r w:rsidR="00070DCF">
          <w:t>.</w:t>
        </w:r>
        <w:r w:rsidR="00070DCF">
          <w:rPr>
            <w:noProof/>
          </w:rPr>
          <w:t>1</w:t>
        </w:r>
        <w:r w:rsidR="00070DCF">
          <w:rPr>
            <w:lang w:val="sr-Cyrl-RS"/>
          </w:rPr>
          <w:fldChar w:fldCharType="end"/>
        </w:r>
        <w:r w:rsidR="00070DCF">
          <w:rPr>
            <w:lang w:val="sr-Cyrl-RS"/>
          </w:rPr>
          <w:t xml:space="preserve"> </w:t>
        </w:r>
      </w:ins>
      <w:del w:id="535" w:author="SW 46/2019 - Petrović Milica" w:date="2023-08-17T19:30:00Z">
        <w:r w:rsidR="0050351C" w:rsidRPr="00D97B2C" w:rsidDel="00070DCF">
          <w:rPr>
            <w:lang w:val="sr-Cyrl-RS"/>
          </w:rPr>
          <w:fldChar w:fldCharType="begin"/>
        </w:r>
        <w:r w:rsidR="0050351C" w:rsidRPr="00D97B2C" w:rsidDel="00070DCF">
          <w:rPr>
            <w:lang w:val="sr-Cyrl-RS"/>
          </w:rPr>
          <w:delInstrText xml:space="preserve"> REF _Ref141141869 \h </w:delInstrText>
        </w:r>
        <w:r w:rsidR="0050351C" w:rsidRPr="00D97B2C" w:rsidDel="00070DCF">
          <w:rPr>
            <w:lang w:val="sr-Cyrl-RS"/>
          </w:rPr>
        </w:r>
        <w:r w:rsidR="0050351C" w:rsidRPr="00D97B2C" w:rsidDel="00070DCF">
          <w:rPr>
            <w:lang w:val="sr-Cyrl-RS"/>
          </w:rPr>
          <w:fldChar w:fldCharType="separate"/>
        </w:r>
        <w:r w:rsidR="0050351C" w:rsidRPr="00D97B2C" w:rsidDel="00070DCF">
          <w:rPr>
            <w:lang w:val="sr-Cyrl-RS"/>
          </w:rPr>
          <w:delText xml:space="preserve">Слика </w:delText>
        </w:r>
        <w:r w:rsidR="0050351C" w:rsidRPr="00D97B2C" w:rsidDel="00070DCF">
          <w:rPr>
            <w:noProof/>
            <w:lang w:val="sr-Cyrl-RS"/>
          </w:rPr>
          <w:delText>8</w:delText>
        </w:r>
        <w:r w:rsidR="0050351C" w:rsidRPr="00D97B2C" w:rsidDel="00070DCF">
          <w:rPr>
            <w:lang w:val="sr-Cyrl-RS"/>
          </w:rPr>
          <w:fldChar w:fldCharType="end"/>
        </w:r>
        <w:r w:rsidR="0050351C" w:rsidRPr="00D97B2C" w:rsidDel="00070DCF">
          <w:rPr>
            <w:lang w:val="sr-Cyrl-RS"/>
          </w:rPr>
          <w:delText xml:space="preserve"> </w:delText>
        </w:r>
      </w:del>
      <w:r w:rsidR="004E62B9" w:rsidRPr="00D97B2C">
        <w:rPr>
          <w:lang w:val="sr-Cyrl-RS"/>
        </w:rPr>
        <w:t xml:space="preserve">је приказана архитектура </w:t>
      </w:r>
      <w:commentRangeStart w:id="536"/>
      <w:commentRangeStart w:id="537"/>
      <w:r w:rsidR="004E62B9" w:rsidRPr="00D97B2C">
        <w:rPr>
          <w:lang w:val="sr-Cyrl-RS"/>
        </w:rPr>
        <w:t>система</w:t>
      </w:r>
      <w:commentRangeEnd w:id="536"/>
      <w:r>
        <w:rPr>
          <w:rStyle w:val="CommentReference"/>
        </w:rPr>
        <w:commentReference w:id="536"/>
      </w:r>
      <w:commentRangeEnd w:id="537"/>
      <w:r w:rsidR="00070DCF">
        <w:rPr>
          <w:rStyle w:val="CommentReference"/>
        </w:rPr>
        <w:commentReference w:id="537"/>
      </w:r>
      <w:r w:rsidR="004E62B9" w:rsidRPr="00D97B2C">
        <w:rPr>
          <w:lang w:val="sr-Cyrl-RS"/>
        </w:rPr>
        <w:t>.</w:t>
      </w:r>
    </w:p>
    <w:p w14:paraId="61099945" w14:textId="0ADB74F7" w:rsidR="00BC559B" w:rsidRPr="00D97B2C" w:rsidRDefault="00BC559B" w:rsidP="00E530C9">
      <w:pPr>
        <w:pStyle w:val="osnovnitekst"/>
        <w:rPr>
          <w:lang w:val="sr-Cyrl-RS"/>
        </w:rPr>
      </w:pPr>
    </w:p>
    <w:p w14:paraId="4849E8E6" w14:textId="77777777" w:rsidR="00F801E7" w:rsidRPr="00D97B2C" w:rsidRDefault="00F801E7" w:rsidP="00E8483A">
      <w:pPr>
        <w:pStyle w:val="Heading2"/>
        <w:numPr>
          <w:ilvl w:val="0"/>
          <w:numId w:val="6"/>
        </w:numPr>
        <w:rPr>
          <w:lang w:val="sr-Cyrl-RS"/>
        </w:rPr>
      </w:pPr>
      <w:bookmarkStart w:id="538" w:name="_Toc143200062"/>
      <w:proofErr w:type="spellStart"/>
      <w:r w:rsidRPr="00D97B2C">
        <w:rPr>
          <w:lang w:val="sr-Cyrl-RS"/>
        </w:rPr>
        <w:t>Angular</w:t>
      </w:r>
      <w:bookmarkEnd w:id="538"/>
      <w:proofErr w:type="spellEnd"/>
    </w:p>
    <w:p w14:paraId="56788A8F" w14:textId="77777777" w:rsidR="004D0CA2" w:rsidRPr="00D97B2C" w:rsidRDefault="00673973" w:rsidP="00E42534">
      <w:pPr>
        <w:pStyle w:val="osnovnitekst"/>
        <w:rPr>
          <w:lang w:val="sr-Cyrl-RS"/>
        </w:rPr>
      </w:pPr>
      <w:proofErr w:type="spellStart"/>
      <w:r w:rsidRPr="00D97B2C">
        <w:rPr>
          <w:i/>
          <w:lang w:val="sr-Cyrl-RS"/>
        </w:rPr>
        <w:t>Angular</w:t>
      </w:r>
      <w:proofErr w:type="spellEnd"/>
      <w:r w:rsidRPr="00D97B2C">
        <w:rPr>
          <w:lang w:val="sr-Cyrl-RS"/>
        </w:rPr>
        <w:t xml:space="preserve"> </w:t>
      </w:r>
      <w:r w:rsidR="00F801E7" w:rsidRPr="00D97B2C">
        <w:rPr>
          <w:lang w:val="sr-Cyrl-RS"/>
        </w:rPr>
        <w:t xml:space="preserve">је </w:t>
      </w:r>
      <w:r w:rsidR="005A113F" w:rsidRPr="00D97B2C">
        <w:rPr>
          <w:lang w:val="sr-Cyrl-RS"/>
        </w:rPr>
        <w:t xml:space="preserve">радни </w:t>
      </w:r>
      <w:proofErr w:type="spellStart"/>
      <w:r w:rsidR="00F801E7" w:rsidRPr="00E42534">
        <w:rPr>
          <w:rPrChange w:id="539" w:author="SW 46/2019 - Petrović Milica" w:date="2023-08-14T20:27:00Z">
            <w:rPr>
              <w:lang w:val="sr-Cyrl-RS"/>
            </w:rPr>
          </w:rPrChange>
        </w:rPr>
        <w:t>оквир</w:t>
      </w:r>
      <w:proofErr w:type="spellEnd"/>
      <w:r w:rsidR="00F801E7" w:rsidRPr="00D97B2C">
        <w:rPr>
          <w:lang w:val="sr-Cyrl-RS"/>
        </w:rPr>
        <w:t xml:space="preserve"> за дизајн апликација и развојна платформа за креирање</w:t>
      </w:r>
      <w:r w:rsidR="00D3603D" w:rsidRPr="00D97B2C">
        <w:rPr>
          <w:lang w:val="sr-Cyrl-RS"/>
        </w:rPr>
        <w:t xml:space="preserve"> апликација на једној страни</w:t>
      </w:r>
      <w:r w:rsidR="00F801E7" w:rsidRPr="00D97B2C">
        <w:rPr>
          <w:lang w:val="sr-Cyrl-RS"/>
        </w:rPr>
        <w:t xml:space="preserve"> </w:t>
      </w:r>
      <w:r w:rsidR="00D3603D" w:rsidRPr="00D97B2C">
        <w:rPr>
          <w:lang w:val="sr-Cyrl-RS"/>
        </w:rPr>
        <w:t>(</w:t>
      </w:r>
      <w:proofErr w:type="spellStart"/>
      <w:r w:rsidR="009E50D3" w:rsidRPr="00D97B2C">
        <w:rPr>
          <w:i/>
          <w:lang w:val="sr-Cyrl-RS"/>
        </w:rPr>
        <w:t>Single-Page</w:t>
      </w:r>
      <w:proofErr w:type="spellEnd"/>
      <w:r w:rsidR="00D3603D" w:rsidRPr="00D97B2C">
        <w:rPr>
          <w:i/>
          <w:lang w:val="sr-Cyrl-RS"/>
        </w:rPr>
        <w:t>)</w:t>
      </w:r>
      <w:r w:rsidR="009E50D3" w:rsidRPr="00D97B2C">
        <w:rPr>
          <w:lang w:val="sr-Cyrl-RS"/>
        </w:rPr>
        <w:t xml:space="preserve"> </w:t>
      </w:r>
      <w:r w:rsidR="00F51303" w:rsidRPr="00D97B2C">
        <w:rPr>
          <w:lang w:val="sr-Cyrl-RS"/>
        </w:rPr>
        <w:t xml:space="preserve">заснован на </w:t>
      </w:r>
      <w:r w:rsidR="00F51303" w:rsidRPr="00D97B2C">
        <w:rPr>
          <w:i/>
          <w:lang w:val="sr-Cyrl-RS"/>
        </w:rPr>
        <w:t>HTML</w:t>
      </w:r>
      <w:r w:rsidR="00F51303" w:rsidRPr="00D97B2C">
        <w:rPr>
          <w:lang w:val="sr-Cyrl-RS"/>
        </w:rPr>
        <w:t xml:space="preserve">-у и </w:t>
      </w:r>
      <w:proofErr w:type="spellStart"/>
      <w:r w:rsidR="00F51303" w:rsidRPr="00D97B2C">
        <w:rPr>
          <w:i/>
          <w:lang w:val="sr-Cyrl-RS"/>
        </w:rPr>
        <w:t>TypeScript</w:t>
      </w:r>
      <w:proofErr w:type="spellEnd"/>
      <w:r w:rsidR="00F51303" w:rsidRPr="00D97B2C">
        <w:rPr>
          <w:lang w:val="sr-Cyrl-RS"/>
        </w:rPr>
        <w:t>-у</w:t>
      </w:r>
      <w:r w:rsidR="009E50D3" w:rsidRPr="00D97B2C">
        <w:rPr>
          <w:lang w:val="sr-Cyrl-RS"/>
        </w:rPr>
        <w:t xml:space="preserve"> </w:t>
      </w:r>
      <w:r w:rsidR="00081780" w:rsidRPr="00D97B2C">
        <w:rPr>
          <w:lang w:val="sr-Cyrl-RS"/>
        </w:rPr>
        <w:fldChar w:fldCharType="begin"/>
      </w:r>
      <w:r w:rsidR="00081780" w:rsidRPr="00D97B2C">
        <w:rPr>
          <w:lang w:val="sr-Cyrl-RS"/>
        </w:rPr>
        <w:instrText xml:space="preserve"> REF _Ref141138774 \r \h </w:instrText>
      </w:r>
      <w:r w:rsidR="00081780" w:rsidRPr="00D97B2C">
        <w:rPr>
          <w:lang w:val="sr-Cyrl-RS"/>
        </w:rPr>
      </w:r>
      <w:r w:rsidR="00081780" w:rsidRPr="00D97B2C">
        <w:rPr>
          <w:lang w:val="sr-Cyrl-RS"/>
        </w:rPr>
        <w:fldChar w:fldCharType="separate"/>
      </w:r>
      <w:r w:rsidR="00081780" w:rsidRPr="00D97B2C">
        <w:rPr>
          <w:lang w:val="sr-Cyrl-RS"/>
        </w:rPr>
        <w:t>[3]</w:t>
      </w:r>
      <w:r w:rsidR="00081780" w:rsidRPr="00D97B2C">
        <w:rPr>
          <w:lang w:val="sr-Cyrl-RS"/>
        </w:rPr>
        <w:fldChar w:fldCharType="end"/>
      </w:r>
      <w:r w:rsidR="00081780" w:rsidRPr="00D97B2C">
        <w:rPr>
          <w:lang w:val="sr-Cyrl-RS"/>
        </w:rPr>
        <w:t>.</w:t>
      </w:r>
    </w:p>
    <w:p w14:paraId="696862F8" w14:textId="20D59A73" w:rsidR="008425E0" w:rsidRPr="00D97B2C" w:rsidRDefault="009E50D3" w:rsidP="00F73017">
      <w:pPr>
        <w:pStyle w:val="osnovnitekst"/>
        <w:rPr>
          <w:lang w:val="sr-Cyrl-RS"/>
        </w:rPr>
      </w:pPr>
      <w:r w:rsidRPr="00D97B2C">
        <w:rPr>
          <w:lang w:val="sr-Cyrl-RS"/>
        </w:rPr>
        <w:t xml:space="preserve">Основни градивни елеменат апликације су компоненте. Компонента обједињује приказ у </w:t>
      </w:r>
      <w:r w:rsidRPr="00D97B2C">
        <w:rPr>
          <w:i/>
          <w:lang w:val="sr-Cyrl-RS"/>
        </w:rPr>
        <w:t>HTML</w:t>
      </w:r>
      <w:r w:rsidRPr="00D97B2C">
        <w:rPr>
          <w:lang w:val="sr-Cyrl-RS"/>
        </w:rPr>
        <w:t xml:space="preserve">-у и </w:t>
      </w:r>
      <w:r w:rsidR="00920B12" w:rsidRPr="00D97B2C">
        <w:rPr>
          <w:lang w:val="sr-Cyrl-RS"/>
        </w:rPr>
        <w:t>апликативну логику</w:t>
      </w:r>
      <w:r w:rsidRPr="00D97B2C">
        <w:rPr>
          <w:lang w:val="sr-Cyrl-RS"/>
        </w:rPr>
        <w:t xml:space="preserve"> у </w:t>
      </w:r>
      <w:proofErr w:type="spellStart"/>
      <w:r w:rsidRPr="00D97B2C">
        <w:rPr>
          <w:i/>
          <w:lang w:val="sr-Cyrl-RS"/>
        </w:rPr>
        <w:t>TypeScript</w:t>
      </w:r>
      <w:proofErr w:type="spellEnd"/>
      <w:r w:rsidRPr="00D97B2C">
        <w:rPr>
          <w:lang w:val="sr-Cyrl-RS"/>
        </w:rPr>
        <w:t>-у</w:t>
      </w:r>
      <w:r w:rsidR="007175F0" w:rsidRPr="00D97B2C">
        <w:rPr>
          <w:lang w:val="sr-Cyrl-RS"/>
        </w:rPr>
        <w:t>.</w:t>
      </w:r>
      <w:r w:rsidR="00245BF8" w:rsidRPr="00D97B2C">
        <w:rPr>
          <w:lang w:val="sr-Cyrl-RS"/>
        </w:rPr>
        <w:t xml:space="preserve"> </w:t>
      </w:r>
      <w:r w:rsidR="005910AA" w:rsidRPr="00D97B2C">
        <w:rPr>
          <w:lang w:val="sr-Cyrl-RS"/>
        </w:rPr>
        <w:t xml:space="preserve">Компоненте су повезане тако да чине стабло. </w:t>
      </w:r>
      <w:proofErr w:type="spellStart"/>
      <w:r w:rsidR="005910AA" w:rsidRPr="00D97B2C">
        <w:rPr>
          <w:lang w:val="sr-Cyrl-RS"/>
        </w:rPr>
        <w:t>Угњеждавањем</w:t>
      </w:r>
      <w:proofErr w:type="spellEnd"/>
      <w:r w:rsidR="005910AA" w:rsidRPr="00D97B2C">
        <w:rPr>
          <w:lang w:val="sr-Cyrl-RS"/>
        </w:rPr>
        <w:t xml:space="preserve"> компоненти постиже се читљивост кода и избегавање понављања </w:t>
      </w:r>
      <w:r w:rsidR="0063534E">
        <w:rPr>
          <w:lang w:val="sr-Cyrl-RS"/>
        </w:rPr>
        <w:t>истог</w:t>
      </w:r>
      <w:r w:rsidR="0009600B" w:rsidRPr="00D97B2C">
        <w:rPr>
          <w:lang w:val="sr-Cyrl-RS"/>
        </w:rPr>
        <w:t xml:space="preserve"> (</w:t>
      </w:r>
      <w:ins w:id="540" w:author="SW 46/2019 - Petrović Milica" w:date="2023-08-17T19:32:00Z">
        <w:r w:rsidR="00DD372F">
          <w:rPr>
            <w:lang w:val="sr-Cyrl-RS"/>
          </w:rPr>
          <w:fldChar w:fldCharType="begin"/>
        </w:r>
        <w:r w:rsidR="00DD372F">
          <w:rPr>
            <w:lang w:val="sr-Cyrl-RS"/>
          </w:rPr>
          <w:instrText xml:space="preserve"> REF _Ref143193166 \h </w:instrText>
        </w:r>
      </w:ins>
      <w:r w:rsidR="00DD372F">
        <w:rPr>
          <w:lang w:val="sr-Cyrl-RS"/>
        </w:rPr>
      </w:r>
      <w:r w:rsidR="00DD372F">
        <w:rPr>
          <w:lang w:val="sr-Cyrl-RS"/>
        </w:rPr>
        <w:fldChar w:fldCharType="separate"/>
      </w:r>
      <w:proofErr w:type="spellStart"/>
      <w:ins w:id="541" w:author="SW 46/2019 - Petrović Milica" w:date="2023-08-17T19:32:00Z">
        <w:r w:rsidR="00DD372F">
          <w:t>Слика</w:t>
        </w:r>
        <w:proofErr w:type="spellEnd"/>
        <w:r w:rsidR="00DD372F">
          <w:t xml:space="preserve"> </w:t>
        </w:r>
        <w:r w:rsidR="00DD372F">
          <w:rPr>
            <w:noProof/>
          </w:rPr>
          <w:t>3</w:t>
        </w:r>
        <w:r w:rsidR="00DD372F">
          <w:t>.</w:t>
        </w:r>
        <w:r w:rsidR="00DD372F">
          <w:rPr>
            <w:noProof/>
          </w:rPr>
          <w:t>2</w:t>
        </w:r>
        <w:r w:rsidR="00DD372F">
          <w:rPr>
            <w:lang w:val="sr-Cyrl-RS"/>
          </w:rPr>
          <w:fldChar w:fldCharType="end"/>
        </w:r>
      </w:ins>
      <w:r w:rsidR="0009600B" w:rsidRPr="00D97B2C">
        <w:rPr>
          <w:lang w:val="sr-Cyrl-RS"/>
        </w:rPr>
        <w:fldChar w:fldCharType="begin"/>
      </w:r>
      <w:r w:rsidR="0009600B" w:rsidRPr="00D97B2C">
        <w:rPr>
          <w:lang w:val="sr-Cyrl-RS"/>
        </w:rPr>
        <w:instrText xml:space="preserve"> REF _Ref141142341 \h </w:instrText>
      </w:r>
      <w:r w:rsidR="0009600B" w:rsidRPr="00D97B2C">
        <w:rPr>
          <w:lang w:val="sr-Cyrl-RS"/>
        </w:rPr>
      </w:r>
      <w:r w:rsidR="0009600B" w:rsidRPr="00D97B2C">
        <w:rPr>
          <w:lang w:val="sr-Cyrl-RS"/>
        </w:rPr>
        <w:fldChar w:fldCharType="separate"/>
      </w:r>
      <w:del w:id="542" w:author="SW 46/2019 - Petrović Milica" w:date="2023-08-17T19:32:00Z">
        <w:r w:rsidR="0009600B" w:rsidRPr="00D97B2C" w:rsidDel="00DD372F">
          <w:rPr>
            <w:lang w:val="sr-Cyrl-RS"/>
          </w:rPr>
          <w:delText xml:space="preserve">Слика </w:delText>
        </w:r>
        <w:r w:rsidR="0009600B" w:rsidRPr="00D97B2C" w:rsidDel="00DD372F">
          <w:rPr>
            <w:noProof/>
            <w:lang w:val="sr-Cyrl-RS"/>
          </w:rPr>
          <w:delText>9</w:delText>
        </w:r>
      </w:del>
      <w:r w:rsidR="0009600B" w:rsidRPr="00D97B2C">
        <w:rPr>
          <w:lang w:val="sr-Cyrl-RS"/>
        </w:rPr>
        <w:fldChar w:fldCharType="end"/>
      </w:r>
      <w:r w:rsidR="002F12F6" w:rsidRPr="00D97B2C">
        <w:rPr>
          <w:lang w:val="sr-Cyrl-RS"/>
        </w:rPr>
        <w:t>)</w:t>
      </w:r>
      <w:r w:rsidR="005910AA" w:rsidRPr="00D97B2C">
        <w:rPr>
          <w:lang w:val="sr-Cyrl-RS"/>
        </w:rPr>
        <w:t>.</w:t>
      </w:r>
    </w:p>
    <w:p w14:paraId="64A9A7D2" w14:textId="77777777" w:rsidR="00245724" w:rsidRPr="00D97B2C" w:rsidRDefault="005910AA" w:rsidP="00F73017">
      <w:pPr>
        <w:pStyle w:val="osnovnitekst"/>
        <w:rPr>
          <w:lang w:val="sr-Cyrl-RS"/>
        </w:rPr>
      </w:pPr>
      <w:r w:rsidRPr="00D97B2C">
        <w:rPr>
          <w:lang w:val="sr-Cyrl-RS"/>
        </w:rPr>
        <w:t xml:space="preserve">Скуп компоненти који гради логичку целину представља модул. Свака </w:t>
      </w:r>
      <w:proofErr w:type="spellStart"/>
      <w:r w:rsidRPr="00D97B2C">
        <w:rPr>
          <w:i/>
          <w:lang w:val="sr-Cyrl-RS"/>
        </w:rPr>
        <w:t>Angular</w:t>
      </w:r>
      <w:proofErr w:type="spellEnd"/>
      <w:r w:rsidRPr="00D97B2C">
        <w:rPr>
          <w:lang w:val="sr-Cyrl-RS"/>
        </w:rPr>
        <w:t xml:space="preserve"> апликација мора се састојати од барем једног модула</w:t>
      </w:r>
      <w:r w:rsidR="004464EE" w:rsidRPr="00D97B2C">
        <w:rPr>
          <w:lang w:val="sr-Cyrl-RS"/>
        </w:rPr>
        <w:t xml:space="preserve"> који мора садржати коренску компоненту док се остале компоненте </w:t>
      </w:r>
      <w:proofErr w:type="spellStart"/>
      <w:r w:rsidR="004464EE" w:rsidRPr="00D97B2C">
        <w:rPr>
          <w:lang w:val="sr-Cyrl-RS"/>
        </w:rPr>
        <w:t>угњежд</w:t>
      </w:r>
      <w:r w:rsidR="00540945" w:rsidRPr="00D97B2C">
        <w:rPr>
          <w:lang w:val="sr-Cyrl-RS"/>
        </w:rPr>
        <w:t>ава</w:t>
      </w:r>
      <w:r w:rsidR="004464EE" w:rsidRPr="00D97B2C">
        <w:rPr>
          <w:lang w:val="sr-Cyrl-RS"/>
        </w:rPr>
        <w:t>ју</w:t>
      </w:r>
      <w:proofErr w:type="spellEnd"/>
      <w:r w:rsidR="004464EE" w:rsidRPr="00D97B2C">
        <w:rPr>
          <w:lang w:val="sr-Cyrl-RS"/>
        </w:rPr>
        <w:t xml:space="preserve"> унутар коренске</w:t>
      </w:r>
      <w:r w:rsidRPr="00D97B2C">
        <w:rPr>
          <w:lang w:val="sr-Cyrl-RS"/>
        </w:rPr>
        <w:t>.</w:t>
      </w:r>
      <w:r w:rsidR="00A30A07" w:rsidRPr="00D97B2C">
        <w:rPr>
          <w:lang w:val="sr-Cyrl-RS"/>
        </w:rPr>
        <w:t xml:space="preserve"> У </w:t>
      </w:r>
      <w:proofErr w:type="spellStart"/>
      <w:r w:rsidR="00A30A07" w:rsidRPr="00D97B2C">
        <w:rPr>
          <w:i/>
          <w:lang w:val="sr-Cyrl-RS"/>
        </w:rPr>
        <w:t>TypeScript</w:t>
      </w:r>
      <w:proofErr w:type="spellEnd"/>
      <w:r w:rsidR="00A30A07" w:rsidRPr="00D97B2C">
        <w:rPr>
          <w:lang w:val="sr-Cyrl-RS"/>
        </w:rPr>
        <w:t xml:space="preserve"> класи која представља модул</w:t>
      </w:r>
      <w:r w:rsidR="004464EE" w:rsidRPr="00D97B2C">
        <w:rPr>
          <w:lang w:val="sr-Cyrl-RS"/>
        </w:rPr>
        <w:t xml:space="preserve"> </w:t>
      </w:r>
      <w:r w:rsidR="00A30A07" w:rsidRPr="00D97B2C">
        <w:rPr>
          <w:lang w:val="sr-Cyrl-RS"/>
        </w:rPr>
        <w:t>наводе се све компоненте и сервиси који припадају том модулу, компоненте које се извозе у друге модуле и модули који се увозе у дати модул.</w:t>
      </w:r>
    </w:p>
    <w:p w14:paraId="5B981A6C" w14:textId="77777777" w:rsidR="00551749" w:rsidRPr="00D97B2C" w:rsidRDefault="00245724" w:rsidP="00DC7680">
      <w:pPr>
        <w:pStyle w:val="osnovnitekst"/>
        <w:rPr>
          <w:lang w:val="sr-Cyrl-RS"/>
        </w:rPr>
      </w:pPr>
      <w:r w:rsidRPr="00D97B2C">
        <w:rPr>
          <w:lang w:val="sr-Cyrl-RS"/>
        </w:rPr>
        <w:t xml:space="preserve">За комуникацију са серверском апликацијом користе се сервиси, односно </w:t>
      </w:r>
      <w:proofErr w:type="spellStart"/>
      <w:r w:rsidRPr="00D97B2C">
        <w:rPr>
          <w:i/>
          <w:lang w:val="sr-Cyrl-RS"/>
        </w:rPr>
        <w:t>TypeScript</w:t>
      </w:r>
      <w:proofErr w:type="spellEnd"/>
      <w:r w:rsidRPr="00D97B2C">
        <w:rPr>
          <w:lang w:val="sr-Cyrl-RS"/>
        </w:rPr>
        <w:t xml:space="preserve"> класе које су анотиране са </w:t>
      </w:r>
      <w:r w:rsidRPr="00D97B2C">
        <w:rPr>
          <w:i/>
          <w:lang w:val="sr-Cyrl-RS"/>
        </w:rPr>
        <w:t>@Injectable</w:t>
      </w:r>
      <w:r w:rsidRPr="00D97B2C">
        <w:rPr>
          <w:lang w:val="sr-Cyrl-RS"/>
        </w:rPr>
        <w:t xml:space="preserve"> анотацијом. Инјектор је задужен за инстанцирање сервиса, управљање његовим животним циклусом и прибављање</w:t>
      </w:r>
      <w:r w:rsidR="009B4FFE">
        <w:rPr>
          <w:lang w:val="sr-Cyrl-RS"/>
        </w:rPr>
        <w:t>м</w:t>
      </w:r>
      <w:r w:rsidRPr="00D97B2C">
        <w:rPr>
          <w:lang w:val="sr-Cyrl-RS"/>
        </w:rPr>
        <w:t xml:space="preserve"> по потреби. </w:t>
      </w:r>
      <w:r w:rsidR="005D3195" w:rsidRPr="00D97B2C">
        <w:rPr>
          <w:lang w:val="sr-Cyrl-RS"/>
        </w:rPr>
        <w:t>У сервисима</w:t>
      </w:r>
      <w:r w:rsidRPr="00D97B2C">
        <w:rPr>
          <w:lang w:val="sr-Cyrl-RS"/>
        </w:rPr>
        <w:t xml:space="preserve"> се налази </w:t>
      </w:r>
      <w:r w:rsidRPr="00D97B2C">
        <w:rPr>
          <w:lang w:val="sr-Cyrl-RS"/>
        </w:rPr>
        <w:lastRenderedPageBreak/>
        <w:t xml:space="preserve">логика коју користи више </w:t>
      </w:r>
      <w:r w:rsidR="00FB0A96" w:rsidRPr="00D97B2C">
        <w:rPr>
          <w:noProof/>
          <w:lang w:val="sr-Cyrl-RS"/>
        </w:rPr>
        <mc:AlternateContent>
          <mc:Choice Requires="wps">
            <w:drawing>
              <wp:anchor distT="0" distB="0" distL="114300" distR="114300" simplePos="0" relativeHeight="251695104" behindDoc="0" locked="0" layoutInCell="1" allowOverlap="1" wp14:anchorId="0C5C8935" wp14:editId="550873D8">
                <wp:simplePos x="0" y="0"/>
                <wp:positionH relativeFrom="column">
                  <wp:posOffset>721360</wp:posOffset>
                </wp:positionH>
                <wp:positionV relativeFrom="paragraph">
                  <wp:posOffset>2814955</wp:posOffset>
                </wp:positionV>
                <wp:extent cx="45008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14:paraId="4999339A" w14:textId="07AFCBBC" w:rsidR="0003146D" w:rsidRPr="00FB0A96" w:rsidRDefault="0003146D">
                            <w:pPr>
                              <w:pStyle w:val="Caption"/>
                              <w:jc w:val="center"/>
                              <w:rPr>
                                <w:lang w:val="sr-Cyrl-RS"/>
                              </w:rPr>
                              <w:pPrChange w:id="543" w:author="SW 46/2019 - Petrović Milica" w:date="2023-08-14T20:31:00Z">
                                <w:pPr>
                                  <w:pStyle w:val="Caption"/>
                                </w:pPr>
                              </w:pPrChange>
                            </w:pPr>
                            <w:bookmarkStart w:id="544" w:name="_Ref143193166"/>
                            <w:bookmarkStart w:id="545" w:name="_Ref141142341"/>
                            <w:proofErr w:type="spellStart"/>
                            <w:r>
                              <w:t>Слика</w:t>
                            </w:r>
                            <w:proofErr w:type="spellEnd"/>
                            <w:r>
                              <w:t xml:space="preserve"> </w:t>
                            </w:r>
                            <w:ins w:id="546" w:author="SW 46/2019 - Petrović Milica" w:date="2023-08-17T20:44:00Z">
                              <w:r>
                                <w:fldChar w:fldCharType="begin"/>
                              </w:r>
                              <w:r>
                                <w:instrText xml:space="preserve"> STYLEREF 1 \s </w:instrText>
                              </w:r>
                            </w:ins>
                            <w:r>
                              <w:fldChar w:fldCharType="separate"/>
                            </w:r>
                            <w:r>
                              <w:rPr>
                                <w:noProof/>
                              </w:rPr>
                              <w:t>3</w:t>
                            </w:r>
                            <w:ins w:id="547" w:author="SW 46/2019 - Petrović Milica" w:date="2023-08-17T20:44:00Z">
                              <w:r>
                                <w:fldChar w:fldCharType="end"/>
                              </w:r>
                              <w:r>
                                <w:t>.</w:t>
                              </w:r>
                              <w:r>
                                <w:fldChar w:fldCharType="begin"/>
                              </w:r>
                              <w:r>
                                <w:instrText xml:space="preserve"> SEQ Слика \* ARABIC \s 1 </w:instrText>
                              </w:r>
                            </w:ins>
                            <w:r>
                              <w:fldChar w:fldCharType="separate"/>
                            </w:r>
                            <w:ins w:id="548" w:author="SW 46/2019 - Petrović Milica" w:date="2023-08-17T20:44:00Z">
                              <w:r>
                                <w:rPr>
                                  <w:noProof/>
                                </w:rPr>
                                <w:t>2</w:t>
                              </w:r>
                              <w:r>
                                <w:fldChar w:fldCharType="end"/>
                              </w:r>
                            </w:ins>
                            <w:bookmarkEnd w:id="544"/>
                            <w:del w:id="54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9</w:delText>
                              </w:r>
                              <w:r w:rsidDel="00693600">
                                <w:rPr>
                                  <w:noProof/>
                                </w:rPr>
                                <w:fldChar w:fldCharType="end"/>
                              </w:r>
                            </w:del>
                            <w:bookmarkEnd w:id="545"/>
                            <w:r>
                              <w:rPr>
                                <w:lang w:val="sr-Cyrl-RS"/>
                              </w:rPr>
                              <w:t xml:space="preserve"> Приказ уоквирених угњеждених 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C8935" id="Text Box 29" o:spid="_x0000_s1039" type="#_x0000_t202" style="position:absolute;left:0;text-align:left;margin-left:56.8pt;margin-top:221.65pt;width:354.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" stroked="f">
                <v:textbox style="mso-fit-shape-to-text:t" inset="0,0,0,0">
                  <w:txbxContent>
                    <w:p w14:paraId="4999339A" w14:textId="07AFCBBC" w:rsidR="0003146D" w:rsidRPr="00FB0A96" w:rsidRDefault="0003146D">
                      <w:pPr>
                        <w:pStyle w:val="Caption"/>
                        <w:jc w:val="center"/>
                        <w:rPr>
                          <w:lang w:val="sr-Cyrl-RS"/>
                        </w:rPr>
                        <w:pPrChange w:id="550" w:author="SW 46/2019 - Petrović Milica" w:date="2023-08-14T20:31:00Z">
                          <w:pPr>
                            <w:pStyle w:val="Caption"/>
                          </w:pPr>
                        </w:pPrChange>
                      </w:pPr>
                      <w:bookmarkStart w:id="551" w:name="_Ref143193166"/>
                      <w:bookmarkStart w:id="552" w:name="_Ref141142341"/>
                      <w:proofErr w:type="spellStart"/>
                      <w:r>
                        <w:t>Слика</w:t>
                      </w:r>
                      <w:proofErr w:type="spellEnd"/>
                      <w:r>
                        <w:t xml:space="preserve"> </w:t>
                      </w:r>
                      <w:ins w:id="553" w:author="SW 46/2019 - Petrović Milica" w:date="2023-08-17T20:44:00Z">
                        <w:r>
                          <w:fldChar w:fldCharType="begin"/>
                        </w:r>
                        <w:r>
                          <w:instrText xml:space="preserve"> STYLEREF 1 \s </w:instrText>
                        </w:r>
                      </w:ins>
                      <w:r>
                        <w:fldChar w:fldCharType="separate"/>
                      </w:r>
                      <w:r>
                        <w:rPr>
                          <w:noProof/>
                        </w:rPr>
                        <w:t>3</w:t>
                      </w:r>
                      <w:ins w:id="554" w:author="SW 46/2019 - Petrović Milica" w:date="2023-08-17T20:44:00Z">
                        <w:r>
                          <w:fldChar w:fldCharType="end"/>
                        </w:r>
                        <w:r>
                          <w:t>.</w:t>
                        </w:r>
                        <w:r>
                          <w:fldChar w:fldCharType="begin"/>
                        </w:r>
                        <w:r>
                          <w:instrText xml:space="preserve"> SEQ Слика \* ARABIC \s 1 </w:instrText>
                        </w:r>
                      </w:ins>
                      <w:r>
                        <w:fldChar w:fldCharType="separate"/>
                      </w:r>
                      <w:ins w:id="555" w:author="SW 46/2019 - Petrović Milica" w:date="2023-08-17T20:44:00Z">
                        <w:r>
                          <w:rPr>
                            <w:noProof/>
                          </w:rPr>
                          <w:t>2</w:t>
                        </w:r>
                        <w:r>
                          <w:fldChar w:fldCharType="end"/>
                        </w:r>
                      </w:ins>
                      <w:bookmarkEnd w:id="551"/>
                      <w:del w:id="55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9</w:delText>
                        </w:r>
                        <w:r w:rsidDel="00693600">
                          <w:rPr>
                            <w:noProof/>
                          </w:rPr>
                          <w:fldChar w:fldCharType="end"/>
                        </w:r>
                      </w:del>
                      <w:bookmarkEnd w:id="552"/>
                      <w:r>
                        <w:rPr>
                          <w:lang w:val="sr-Cyrl-RS"/>
                        </w:rPr>
                        <w:t xml:space="preserve"> Приказ уоквирених угњеждених компоненти</w:t>
                      </w:r>
                    </w:p>
                  </w:txbxContent>
                </v:textbox>
                <w10:wrap type="topAndBottom"/>
              </v:shape>
            </w:pict>
          </mc:Fallback>
        </mc:AlternateContent>
      </w:r>
      <w:r w:rsidR="00FB0A96" w:rsidRPr="00D97B2C">
        <w:rPr>
          <w:noProof/>
          <w:lang w:val="sr-Cyrl-RS"/>
        </w:rPr>
        <w:drawing>
          <wp:anchor distT="0" distB="0" distL="114300" distR="114300" simplePos="0" relativeHeight="251665408" behindDoc="0" locked="0" layoutInCell="1" allowOverlap="1" wp14:anchorId="40510B26" wp14:editId="002576F1">
            <wp:simplePos x="0" y="0"/>
            <wp:positionH relativeFrom="margin">
              <wp:align>center</wp:align>
            </wp:positionH>
            <wp:positionV relativeFrom="paragraph">
              <wp:posOffset>525145</wp:posOffset>
            </wp:positionV>
            <wp:extent cx="4500880" cy="22326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008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7B2C">
        <w:rPr>
          <w:lang w:val="sr-Cyrl-RS"/>
        </w:rPr>
        <w:t>компоненти. Сервиси се могу користити и за комуникацију између две удаљене компоненте.</w:t>
      </w:r>
    </w:p>
    <w:p w14:paraId="753A9A17" w14:textId="77777777" w:rsidR="009A7101" w:rsidRPr="00D97B2C" w:rsidRDefault="00B00652" w:rsidP="00E8483A">
      <w:pPr>
        <w:pStyle w:val="Heading2"/>
        <w:numPr>
          <w:ilvl w:val="0"/>
          <w:numId w:val="6"/>
        </w:numPr>
        <w:rPr>
          <w:lang w:val="sr-Cyrl-RS"/>
        </w:rPr>
      </w:pPr>
      <w:bookmarkStart w:id="557" w:name="_Toc143200063"/>
      <w:r w:rsidRPr="00D97B2C">
        <w:rPr>
          <w:lang w:val="sr-Cyrl-RS"/>
        </w:rPr>
        <w:t>REST</w:t>
      </w:r>
      <w:bookmarkEnd w:id="557"/>
    </w:p>
    <w:p w14:paraId="796A68A7" w14:textId="77777777" w:rsidR="00A90C96" w:rsidRDefault="006A486C" w:rsidP="00990357">
      <w:pPr>
        <w:pStyle w:val="osnovnitekst"/>
        <w:rPr>
          <w:ins w:id="558" w:author="SW 46/2019 - Petrović Milica" w:date="2023-08-17T19:35:00Z"/>
          <w:lang w:val="sr-Cyrl-RS"/>
        </w:rPr>
      </w:pPr>
      <w:r w:rsidRPr="00D97B2C">
        <w:rPr>
          <w:i/>
          <w:lang w:val="sr-Cyrl-RS"/>
        </w:rPr>
        <w:t>R</w:t>
      </w:r>
      <w:r w:rsidR="001E0784" w:rsidRPr="00D97B2C">
        <w:rPr>
          <w:i/>
          <w:lang w:val="sr-Cyrl-RS"/>
        </w:rPr>
        <w:t>EST</w:t>
      </w:r>
      <w:r w:rsidR="001F4D52" w:rsidRPr="00D97B2C">
        <w:rPr>
          <w:lang w:val="sr-Cyrl-RS"/>
        </w:rPr>
        <w:t xml:space="preserve"> </w:t>
      </w:r>
      <w:r w:rsidR="00580127" w:rsidRPr="00D97B2C">
        <w:rPr>
          <w:lang w:val="sr-Cyrl-RS"/>
        </w:rPr>
        <w:t>(</w:t>
      </w:r>
      <w:proofErr w:type="spellStart"/>
      <w:r w:rsidR="00580127" w:rsidRPr="00D97B2C">
        <w:rPr>
          <w:i/>
          <w:lang w:val="sr-Cyrl-RS"/>
        </w:rPr>
        <w:t>Representational</w:t>
      </w:r>
      <w:proofErr w:type="spellEnd"/>
      <w:r w:rsidR="00580127" w:rsidRPr="00D97B2C">
        <w:rPr>
          <w:i/>
          <w:lang w:val="sr-Cyrl-RS"/>
        </w:rPr>
        <w:t xml:space="preserve"> </w:t>
      </w:r>
      <w:proofErr w:type="spellStart"/>
      <w:r w:rsidR="00580127" w:rsidRPr="00D97B2C">
        <w:rPr>
          <w:i/>
          <w:lang w:val="sr-Cyrl-RS"/>
        </w:rPr>
        <w:t>state</w:t>
      </w:r>
      <w:proofErr w:type="spellEnd"/>
      <w:r w:rsidR="00580127" w:rsidRPr="00D97B2C">
        <w:rPr>
          <w:i/>
          <w:lang w:val="sr-Cyrl-RS"/>
        </w:rPr>
        <w:t xml:space="preserve"> </w:t>
      </w:r>
      <w:proofErr w:type="spellStart"/>
      <w:r w:rsidR="00580127" w:rsidRPr="00D97B2C">
        <w:rPr>
          <w:i/>
          <w:lang w:val="sr-Cyrl-RS"/>
        </w:rPr>
        <w:t>transfer</w:t>
      </w:r>
      <w:proofErr w:type="spellEnd"/>
      <w:r w:rsidR="00580127" w:rsidRPr="00D97B2C">
        <w:rPr>
          <w:lang w:val="sr-Cyrl-RS"/>
        </w:rPr>
        <w:t>) је архитектонски</w:t>
      </w:r>
      <w:r w:rsidR="001F4D52" w:rsidRPr="00D97B2C">
        <w:rPr>
          <w:lang w:val="sr-Cyrl-RS"/>
        </w:rPr>
        <w:t xml:space="preserve"> стил који се користи на веб сервисима. </w:t>
      </w:r>
      <w:proofErr w:type="spellStart"/>
      <w:r w:rsidR="001F4D52" w:rsidRPr="00D97B2C">
        <w:rPr>
          <w:i/>
          <w:lang w:val="sr-Cyrl-RS"/>
        </w:rPr>
        <w:t>Rest</w:t>
      </w:r>
      <w:proofErr w:type="spellEnd"/>
      <w:r w:rsidR="001F4D52" w:rsidRPr="00D97B2C">
        <w:rPr>
          <w:i/>
          <w:lang w:val="sr-Cyrl-RS"/>
        </w:rPr>
        <w:t xml:space="preserve"> API</w:t>
      </w:r>
      <w:r w:rsidR="001F4D52" w:rsidRPr="00D97B2C">
        <w:rPr>
          <w:lang w:val="sr-Cyrl-RS"/>
        </w:rPr>
        <w:t>, интерфејс за програмирање апликације, је скуп правила која дефинишу како апликације или уређаји могу да се повежу</w:t>
      </w:r>
      <w:r w:rsidR="003A59DD">
        <w:rPr>
          <w:lang w:val="sr-Cyrl-RS"/>
        </w:rPr>
        <w:t>,</w:t>
      </w:r>
      <w:r w:rsidR="001F4D52" w:rsidRPr="00D97B2C">
        <w:rPr>
          <w:lang w:val="sr-Cyrl-RS"/>
        </w:rPr>
        <w:t xml:space="preserve"> међусобно комуницирају</w:t>
      </w:r>
      <w:r w:rsidR="00797B6B" w:rsidRPr="00D97B2C">
        <w:rPr>
          <w:lang w:val="sr-Cyrl-RS"/>
        </w:rPr>
        <w:t xml:space="preserve"> и размењују податке</w:t>
      </w:r>
      <w:r w:rsidR="0084689F" w:rsidRPr="00D97B2C">
        <w:rPr>
          <w:lang w:val="sr-Cyrl-RS"/>
        </w:rPr>
        <w:t xml:space="preserve">. Др Роја Филдинг је први пут дефинисао </w:t>
      </w:r>
      <w:r w:rsidR="001E0784" w:rsidRPr="00D97B2C">
        <w:rPr>
          <w:i/>
          <w:lang w:val="sr-Cyrl-RS"/>
        </w:rPr>
        <w:t>REST</w:t>
      </w:r>
      <w:r w:rsidR="001E0784" w:rsidRPr="00D97B2C">
        <w:rPr>
          <w:lang w:val="sr-Cyrl-RS"/>
        </w:rPr>
        <w:t xml:space="preserve"> </w:t>
      </w:r>
      <w:r w:rsidR="001E0784" w:rsidRPr="00D97B2C">
        <w:rPr>
          <w:i/>
          <w:lang w:val="sr-Cyrl-RS"/>
        </w:rPr>
        <w:t xml:space="preserve">API </w:t>
      </w:r>
      <w:r w:rsidR="0084689F" w:rsidRPr="00D97B2C">
        <w:rPr>
          <w:lang w:val="sr-Cyrl-RS"/>
        </w:rPr>
        <w:t>у својој докторској дисертацији 2000. године</w:t>
      </w:r>
      <w:r w:rsidR="00643385" w:rsidRPr="00D97B2C">
        <w:rPr>
          <w:lang w:val="sr-Cyrl-RS"/>
        </w:rPr>
        <w:t xml:space="preserve"> </w:t>
      </w:r>
      <w:r w:rsidR="00643385" w:rsidRPr="00D97B2C">
        <w:rPr>
          <w:lang w:val="sr-Cyrl-RS"/>
        </w:rPr>
        <w:fldChar w:fldCharType="begin"/>
      </w:r>
      <w:r w:rsidR="00643385" w:rsidRPr="00D97B2C">
        <w:rPr>
          <w:lang w:val="sr-Cyrl-RS"/>
        </w:rPr>
        <w:instrText xml:space="preserve"> REF _Ref141142602 \r \h </w:instrText>
      </w:r>
      <w:r w:rsidR="00643385" w:rsidRPr="00D97B2C">
        <w:rPr>
          <w:lang w:val="sr-Cyrl-RS"/>
        </w:rPr>
      </w:r>
      <w:r w:rsidR="00643385" w:rsidRPr="00D97B2C">
        <w:rPr>
          <w:lang w:val="sr-Cyrl-RS"/>
        </w:rPr>
        <w:fldChar w:fldCharType="separate"/>
      </w:r>
      <w:r w:rsidR="00643385" w:rsidRPr="00D97B2C">
        <w:rPr>
          <w:lang w:val="sr-Cyrl-RS"/>
        </w:rPr>
        <w:t>[6]</w:t>
      </w:r>
      <w:r w:rsidR="00643385" w:rsidRPr="00D97B2C">
        <w:rPr>
          <w:lang w:val="sr-Cyrl-RS"/>
        </w:rPr>
        <w:fldChar w:fldCharType="end"/>
      </w:r>
      <w:r w:rsidR="001F4D52" w:rsidRPr="00D97B2C">
        <w:rPr>
          <w:lang w:val="sr-Cyrl-RS"/>
        </w:rPr>
        <w:t>.</w:t>
      </w:r>
      <w:r w:rsidR="0084689F" w:rsidRPr="00D97B2C">
        <w:rPr>
          <w:lang w:val="sr-Cyrl-RS"/>
        </w:rPr>
        <w:t xml:space="preserve"> </w:t>
      </w:r>
    </w:p>
    <w:p w14:paraId="4B7AD533" w14:textId="77777777" w:rsidR="00A90C96" w:rsidRDefault="0084689F" w:rsidP="00990357">
      <w:pPr>
        <w:pStyle w:val="osnovnitekst"/>
        <w:rPr>
          <w:ins w:id="559" w:author="SW 46/2019 - Petrović Milica" w:date="2023-08-17T19:36:00Z"/>
          <w:lang w:val="sr-Cyrl-RS"/>
        </w:rPr>
      </w:pPr>
      <w:r w:rsidRPr="00D97B2C">
        <w:rPr>
          <w:lang w:val="sr-Cyrl-RS"/>
        </w:rPr>
        <w:t xml:space="preserve">Флексибилност је основна предност </w:t>
      </w:r>
      <w:r w:rsidR="002E6FEB" w:rsidRPr="00D97B2C">
        <w:rPr>
          <w:i/>
          <w:lang w:val="sr-Cyrl-RS"/>
        </w:rPr>
        <w:t>REST</w:t>
      </w:r>
      <w:r w:rsidR="002E6FEB" w:rsidRPr="00D97B2C">
        <w:rPr>
          <w:lang w:val="sr-Cyrl-RS"/>
        </w:rPr>
        <w:t xml:space="preserve"> </w:t>
      </w:r>
      <w:r w:rsidRPr="00D97B2C">
        <w:rPr>
          <w:lang w:val="sr-Cyrl-RS"/>
        </w:rPr>
        <w:t>архитектуре</w:t>
      </w:r>
      <w:r w:rsidR="00F90B9C" w:rsidRPr="00D97B2C">
        <w:rPr>
          <w:lang w:val="sr-Cyrl-RS"/>
        </w:rPr>
        <w:t>.</w:t>
      </w:r>
      <w:r w:rsidRPr="00D97B2C">
        <w:rPr>
          <w:lang w:val="sr-Cyrl-RS"/>
        </w:rPr>
        <w:t xml:space="preserve"> </w:t>
      </w:r>
      <w:r w:rsidR="00842C9A" w:rsidRPr="00D97B2C">
        <w:rPr>
          <w:i/>
          <w:lang w:val="sr-Cyrl-RS"/>
        </w:rPr>
        <w:t>REST</w:t>
      </w:r>
      <w:r w:rsidR="00842C9A" w:rsidRPr="00D97B2C">
        <w:rPr>
          <w:lang w:val="sr-Cyrl-RS"/>
        </w:rPr>
        <w:t xml:space="preserve"> </w:t>
      </w:r>
      <w:r w:rsidR="00842C9A" w:rsidRPr="00D97B2C">
        <w:rPr>
          <w:i/>
          <w:lang w:val="sr-Cyrl-RS"/>
        </w:rPr>
        <w:t>API</w:t>
      </w:r>
      <w:r w:rsidR="006133E2" w:rsidRPr="00D97B2C">
        <w:rPr>
          <w:lang w:val="sr-Cyrl-RS"/>
        </w:rPr>
        <w:t xml:space="preserve"> најчешће</w:t>
      </w:r>
      <w:r w:rsidRPr="00D97B2C">
        <w:rPr>
          <w:lang w:val="sr-Cyrl-RS"/>
        </w:rPr>
        <w:t xml:space="preserve"> комуницира путем </w:t>
      </w:r>
      <w:r w:rsidR="000977D4" w:rsidRPr="00D97B2C">
        <w:rPr>
          <w:i/>
          <w:lang w:val="sr-Cyrl-RS"/>
        </w:rPr>
        <w:t>HTTP</w:t>
      </w:r>
      <w:r w:rsidRPr="00D97B2C">
        <w:rPr>
          <w:lang w:val="sr-Cyrl-RS"/>
        </w:rPr>
        <w:t xml:space="preserve"> захтева </w:t>
      </w:r>
      <w:r w:rsidR="00104D13" w:rsidRPr="00D97B2C">
        <w:rPr>
          <w:lang w:val="sr-Cyrl-RS"/>
        </w:rPr>
        <w:t xml:space="preserve">и податке може размењивати у различитим форматима од којих је </w:t>
      </w:r>
      <w:r w:rsidR="00A522FC" w:rsidRPr="00D97B2C">
        <w:rPr>
          <w:i/>
          <w:lang w:val="sr-Cyrl-RS"/>
        </w:rPr>
        <w:t>JSON</w:t>
      </w:r>
      <w:r w:rsidR="00104D13" w:rsidRPr="00D97B2C">
        <w:rPr>
          <w:lang w:val="sr-Cyrl-RS"/>
        </w:rPr>
        <w:t xml:space="preserve"> најпоп</w:t>
      </w:r>
      <w:r w:rsidR="002B79F4" w:rsidRPr="00D97B2C">
        <w:rPr>
          <w:lang w:val="sr-Cyrl-RS"/>
        </w:rPr>
        <w:t>у</w:t>
      </w:r>
      <w:r w:rsidR="00104D13" w:rsidRPr="00D97B2C">
        <w:rPr>
          <w:lang w:val="sr-Cyrl-RS"/>
        </w:rPr>
        <w:t>ларнији</w:t>
      </w:r>
      <w:r w:rsidRPr="00D97B2C">
        <w:rPr>
          <w:lang w:val="sr-Cyrl-RS"/>
        </w:rPr>
        <w:t>.</w:t>
      </w:r>
      <w:r w:rsidR="006133E2" w:rsidRPr="00D97B2C">
        <w:rPr>
          <w:lang w:val="sr-Cyrl-RS"/>
        </w:rPr>
        <w:t xml:space="preserve"> </w:t>
      </w:r>
      <w:r w:rsidR="005E363F" w:rsidRPr="00D97B2C">
        <w:rPr>
          <w:i/>
          <w:lang w:val="sr-Cyrl-RS"/>
        </w:rPr>
        <w:t>REST</w:t>
      </w:r>
      <w:r w:rsidR="005E363F" w:rsidRPr="00D97B2C">
        <w:rPr>
          <w:lang w:val="sr-Cyrl-RS"/>
        </w:rPr>
        <w:t xml:space="preserve"> </w:t>
      </w:r>
      <w:r w:rsidR="006133E2" w:rsidRPr="00D97B2C">
        <w:rPr>
          <w:lang w:val="sr-Cyrl-RS"/>
        </w:rPr>
        <w:t>дефинише шест ограничења</w:t>
      </w:r>
      <w:ins w:id="560" w:author="SW 46/2019 - Petrović Milica" w:date="2023-08-17T19:36:00Z">
        <w:r w:rsidR="00A90C96">
          <w:rPr>
            <w:lang w:val="sr-Cyrl-RS"/>
          </w:rPr>
          <w:t xml:space="preserve"> </w:t>
        </w:r>
      </w:ins>
    </w:p>
    <w:p w14:paraId="4251D480" w14:textId="77777777" w:rsidR="00A90C96" w:rsidRPr="00D97B2C" w:rsidRDefault="00A90C96" w:rsidP="00A90C96">
      <w:pPr>
        <w:pStyle w:val="osnovnitekst"/>
        <w:numPr>
          <w:ilvl w:val="0"/>
          <w:numId w:val="1"/>
        </w:numPr>
        <w:rPr>
          <w:ins w:id="561" w:author="SW 46/2019 - Petrović Milica" w:date="2023-08-17T19:36:00Z"/>
          <w:lang w:val="sr-Cyrl-RS"/>
        </w:rPr>
      </w:pPr>
      <w:ins w:id="562" w:author="SW 46/2019 - Petrović Milica" w:date="2023-08-17T19:36:00Z">
        <w:r w:rsidRPr="00D97B2C">
          <w:rPr>
            <w:lang w:val="sr-Cyrl-RS"/>
          </w:rPr>
          <w:t>Клијент-сервер архитектура</w:t>
        </w:r>
      </w:ins>
    </w:p>
    <w:p w14:paraId="58521D92" w14:textId="77777777" w:rsidR="00A90C96" w:rsidRPr="00D97B2C" w:rsidRDefault="00A90C96" w:rsidP="00A90C96">
      <w:pPr>
        <w:pStyle w:val="osnovnitekst"/>
        <w:numPr>
          <w:ilvl w:val="0"/>
          <w:numId w:val="1"/>
        </w:numPr>
        <w:rPr>
          <w:ins w:id="563" w:author="SW 46/2019 - Petrović Milica" w:date="2023-08-17T19:36:00Z"/>
          <w:lang w:val="sr-Cyrl-RS"/>
        </w:rPr>
      </w:pPr>
      <w:ins w:id="564" w:author="SW 46/2019 - Petrović Milica" w:date="2023-08-17T19:36:00Z">
        <w:r w:rsidRPr="00D97B2C">
          <w:rPr>
            <w:lang w:val="sr-Cyrl-RS"/>
          </w:rPr>
          <w:t>Непостојање стања</w:t>
        </w:r>
      </w:ins>
    </w:p>
    <w:p w14:paraId="61455988" w14:textId="77777777" w:rsidR="00A90C96" w:rsidRPr="00D97B2C" w:rsidRDefault="00A90C96" w:rsidP="00A90C96">
      <w:pPr>
        <w:pStyle w:val="osnovnitekst"/>
        <w:numPr>
          <w:ilvl w:val="0"/>
          <w:numId w:val="1"/>
        </w:numPr>
        <w:rPr>
          <w:ins w:id="565" w:author="SW 46/2019 - Petrović Milica" w:date="2023-08-17T19:36:00Z"/>
          <w:lang w:val="sr-Cyrl-RS"/>
        </w:rPr>
      </w:pPr>
      <w:ins w:id="566" w:author="SW 46/2019 - Petrović Milica" w:date="2023-08-17T19:36:00Z">
        <w:r w:rsidRPr="00D97B2C">
          <w:rPr>
            <w:lang w:val="sr-Cyrl-RS"/>
          </w:rPr>
          <w:t>Кеш меморија</w:t>
        </w:r>
      </w:ins>
    </w:p>
    <w:p w14:paraId="3C889B09" w14:textId="77777777" w:rsidR="00A90C96" w:rsidRPr="00D97B2C" w:rsidRDefault="00A90C96" w:rsidP="00A90C96">
      <w:pPr>
        <w:pStyle w:val="osnovnitekst"/>
        <w:numPr>
          <w:ilvl w:val="0"/>
          <w:numId w:val="1"/>
        </w:numPr>
        <w:rPr>
          <w:ins w:id="567" w:author="SW 46/2019 - Petrović Milica" w:date="2023-08-17T19:36:00Z"/>
          <w:lang w:val="sr-Cyrl-RS"/>
        </w:rPr>
      </w:pPr>
      <w:ins w:id="568" w:author="SW 46/2019 - Petrović Milica" w:date="2023-08-17T19:36:00Z">
        <w:r w:rsidRPr="00D97B2C">
          <w:rPr>
            <w:lang w:val="sr-Cyrl-RS"/>
          </w:rPr>
          <w:t>Униформни интерфејс</w:t>
        </w:r>
      </w:ins>
    </w:p>
    <w:p w14:paraId="5FB07FEF" w14:textId="77777777" w:rsidR="00A90C96" w:rsidRPr="00D97B2C" w:rsidRDefault="00A90C96" w:rsidP="00A90C96">
      <w:pPr>
        <w:pStyle w:val="osnovnitekst"/>
        <w:numPr>
          <w:ilvl w:val="0"/>
          <w:numId w:val="1"/>
        </w:numPr>
        <w:rPr>
          <w:ins w:id="569" w:author="SW 46/2019 - Petrović Milica" w:date="2023-08-17T19:36:00Z"/>
          <w:lang w:val="sr-Cyrl-RS"/>
        </w:rPr>
      </w:pPr>
      <w:ins w:id="570" w:author="SW 46/2019 - Petrović Milica" w:date="2023-08-17T19:36:00Z">
        <w:r w:rsidRPr="00D97B2C">
          <w:rPr>
            <w:lang w:val="sr-Cyrl-RS"/>
          </w:rPr>
          <w:t>Слојевити систем</w:t>
        </w:r>
      </w:ins>
    </w:p>
    <w:p w14:paraId="1128E199" w14:textId="77777777" w:rsidR="00A90C96" w:rsidRPr="00D97B2C" w:rsidRDefault="00A90C96" w:rsidP="00A90C96">
      <w:pPr>
        <w:pStyle w:val="osnovnitekst"/>
        <w:numPr>
          <w:ilvl w:val="0"/>
          <w:numId w:val="1"/>
        </w:numPr>
        <w:rPr>
          <w:ins w:id="571" w:author="SW 46/2019 - Petrović Milica" w:date="2023-08-17T19:36:00Z"/>
          <w:lang w:val="sr-Cyrl-RS"/>
        </w:rPr>
      </w:pPr>
      <w:ins w:id="572" w:author="SW 46/2019 - Petrović Milica" w:date="2023-08-17T19:36:00Z">
        <w:r w:rsidRPr="00D97B2C">
          <w:rPr>
            <w:lang w:val="sr-Cyrl-RS"/>
          </w:rPr>
          <w:t>Код на захтев (опционо)</w:t>
        </w:r>
      </w:ins>
    </w:p>
    <w:p w14:paraId="64366408" w14:textId="4848C21A" w:rsidR="00990357" w:rsidRPr="00D97B2C" w:rsidRDefault="006133E2">
      <w:pPr>
        <w:pStyle w:val="osnovnitekst"/>
        <w:ind w:firstLine="0"/>
        <w:rPr>
          <w:lang w:val="sr-Cyrl-RS"/>
        </w:rPr>
        <w:pPrChange w:id="573" w:author="SW 46/2019 - Petrović Milica" w:date="2023-08-17T19:36:00Z">
          <w:pPr>
            <w:pStyle w:val="osnovnitekst"/>
          </w:pPr>
        </w:pPrChange>
      </w:pPr>
      <w:r w:rsidRPr="00D97B2C">
        <w:rPr>
          <w:lang w:val="sr-Cyrl-RS"/>
        </w:rPr>
        <w:t xml:space="preserve"> чијом применом се постижу скалабилност, могућност измене, једноставност, </w:t>
      </w:r>
      <w:proofErr w:type="spellStart"/>
      <w:r w:rsidRPr="00D97B2C">
        <w:rPr>
          <w:lang w:val="sr-Cyrl-RS"/>
        </w:rPr>
        <w:t>преносивост</w:t>
      </w:r>
      <w:proofErr w:type="spellEnd"/>
      <w:ins w:id="574" w:author="SW 46/2019 - Petrović Milica" w:date="2023-08-17T19:36:00Z">
        <w:r w:rsidR="00A90C96">
          <w:rPr>
            <w:lang w:val="sr-Cyrl-RS"/>
          </w:rPr>
          <w:t>.</w:t>
        </w:r>
      </w:ins>
      <w:del w:id="575" w:author="SW 46/2019 - Petrović Milica" w:date="2023-08-17T19:36:00Z">
        <w:r w:rsidRPr="00D97B2C" w:rsidDel="00A90C96">
          <w:rPr>
            <w:lang w:val="sr-Cyrl-RS"/>
          </w:rPr>
          <w:delText>:</w:delText>
        </w:r>
      </w:del>
    </w:p>
    <w:p w14:paraId="15A87487" w14:textId="40260E5D" w:rsidR="00F73017" w:rsidRPr="00D97B2C" w:rsidDel="00A90C96" w:rsidRDefault="00990357" w:rsidP="00E8483A">
      <w:pPr>
        <w:pStyle w:val="osnovnitekst"/>
        <w:numPr>
          <w:ilvl w:val="0"/>
          <w:numId w:val="1"/>
        </w:numPr>
        <w:rPr>
          <w:del w:id="576" w:author="SW 46/2019 - Petrović Milica" w:date="2023-08-17T19:36:00Z"/>
          <w:lang w:val="sr-Cyrl-RS"/>
        </w:rPr>
      </w:pPr>
      <w:del w:id="577" w:author="SW 46/2019 - Petrović Milica" w:date="2023-08-17T19:36:00Z">
        <w:r w:rsidRPr="00D97B2C" w:rsidDel="00A90C96">
          <w:rPr>
            <w:lang w:val="sr-Cyrl-RS"/>
          </w:rPr>
          <w:delText>Клијент-сервер архитектура</w:delText>
        </w:r>
        <w:bookmarkStart w:id="578" w:name="_Toc143200064"/>
        <w:bookmarkEnd w:id="578"/>
      </w:del>
    </w:p>
    <w:p w14:paraId="7A8B2EEA" w14:textId="0F01E59F" w:rsidR="00990357" w:rsidRPr="00D97B2C" w:rsidDel="00A90C96" w:rsidRDefault="00990357" w:rsidP="00E8483A">
      <w:pPr>
        <w:pStyle w:val="osnovnitekst"/>
        <w:numPr>
          <w:ilvl w:val="0"/>
          <w:numId w:val="1"/>
        </w:numPr>
        <w:rPr>
          <w:del w:id="579" w:author="SW 46/2019 - Petrović Milica" w:date="2023-08-17T19:36:00Z"/>
          <w:lang w:val="sr-Cyrl-RS"/>
        </w:rPr>
      </w:pPr>
      <w:del w:id="580" w:author="SW 46/2019 - Petrović Milica" w:date="2023-08-17T19:36:00Z">
        <w:r w:rsidRPr="00D97B2C" w:rsidDel="00A90C96">
          <w:rPr>
            <w:lang w:val="sr-Cyrl-RS"/>
          </w:rPr>
          <w:delText>Непостојање стања</w:delText>
        </w:r>
        <w:bookmarkStart w:id="581" w:name="_Toc143200065"/>
        <w:bookmarkEnd w:id="581"/>
      </w:del>
    </w:p>
    <w:p w14:paraId="4893B8F9" w14:textId="56D2C473" w:rsidR="00990357" w:rsidRPr="00D97B2C" w:rsidDel="00A90C96" w:rsidRDefault="00990357" w:rsidP="00E8483A">
      <w:pPr>
        <w:pStyle w:val="osnovnitekst"/>
        <w:numPr>
          <w:ilvl w:val="0"/>
          <w:numId w:val="1"/>
        </w:numPr>
        <w:rPr>
          <w:del w:id="582" w:author="SW 46/2019 - Petrović Milica" w:date="2023-08-17T19:36:00Z"/>
          <w:lang w:val="sr-Cyrl-RS"/>
        </w:rPr>
      </w:pPr>
      <w:del w:id="583" w:author="SW 46/2019 - Petrović Milica" w:date="2023-08-17T19:36:00Z">
        <w:r w:rsidRPr="00D97B2C" w:rsidDel="00A90C96">
          <w:rPr>
            <w:lang w:val="sr-Cyrl-RS"/>
          </w:rPr>
          <w:delText>Кеш меморија</w:delText>
        </w:r>
        <w:bookmarkStart w:id="584" w:name="_Toc143200066"/>
        <w:bookmarkEnd w:id="584"/>
      </w:del>
    </w:p>
    <w:p w14:paraId="662C0CEF" w14:textId="6EC758C0" w:rsidR="00990357" w:rsidRPr="00D97B2C" w:rsidDel="00A90C96" w:rsidRDefault="00990357" w:rsidP="00E8483A">
      <w:pPr>
        <w:pStyle w:val="osnovnitekst"/>
        <w:numPr>
          <w:ilvl w:val="0"/>
          <w:numId w:val="1"/>
        </w:numPr>
        <w:rPr>
          <w:del w:id="585" w:author="SW 46/2019 - Petrović Milica" w:date="2023-08-17T19:36:00Z"/>
          <w:lang w:val="sr-Cyrl-RS"/>
        </w:rPr>
      </w:pPr>
      <w:del w:id="586" w:author="SW 46/2019 - Petrović Milica" w:date="2023-08-17T19:36:00Z">
        <w:r w:rsidRPr="00D97B2C" w:rsidDel="00A90C96">
          <w:rPr>
            <w:lang w:val="sr-Cyrl-RS"/>
          </w:rPr>
          <w:delText>Униформни интерфејс</w:delText>
        </w:r>
        <w:bookmarkStart w:id="587" w:name="_Toc143200067"/>
        <w:bookmarkEnd w:id="587"/>
      </w:del>
    </w:p>
    <w:p w14:paraId="42F91CEB" w14:textId="70A4A9F2" w:rsidR="00990357" w:rsidRPr="00D97B2C" w:rsidDel="00A90C96" w:rsidRDefault="00990357" w:rsidP="00E8483A">
      <w:pPr>
        <w:pStyle w:val="osnovnitekst"/>
        <w:numPr>
          <w:ilvl w:val="0"/>
          <w:numId w:val="1"/>
        </w:numPr>
        <w:rPr>
          <w:del w:id="588" w:author="SW 46/2019 - Petrović Milica" w:date="2023-08-17T19:36:00Z"/>
          <w:lang w:val="sr-Cyrl-RS"/>
        </w:rPr>
      </w:pPr>
      <w:del w:id="589" w:author="SW 46/2019 - Petrović Milica" w:date="2023-08-17T19:36:00Z">
        <w:r w:rsidRPr="00D97B2C" w:rsidDel="00A90C96">
          <w:rPr>
            <w:lang w:val="sr-Cyrl-RS"/>
          </w:rPr>
          <w:delText>Слојевити систем</w:delText>
        </w:r>
        <w:bookmarkStart w:id="590" w:name="_Toc143200068"/>
        <w:bookmarkEnd w:id="590"/>
      </w:del>
    </w:p>
    <w:p w14:paraId="69D73305" w14:textId="78188DD7" w:rsidR="00990357" w:rsidRPr="00D97B2C" w:rsidDel="00A90C96" w:rsidRDefault="00990357" w:rsidP="00E8483A">
      <w:pPr>
        <w:pStyle w:val="osnovnitekst"/>
        <w:numPr>
          <w:ilvl w:val="0"/>
          <w:numId w:val="1"/>
        </w:numPr>
        <w:rPr>
          <w:del w:id="591" w:author="SW 46/2019 - Petrović Milica" w:date="2023-08-17T19:36:00Z"/>
          <w:lang w:val="sr-Cyrl-RS"/>
        </w:rPr>
      </w:pPr>
      <w:del w:id="592" w:author="SW 46/2019 - Petrović Milica" w:date="2023-08-17T19:36:00Z">
        <w:r w:rsidRPr="00D97B2C" w:rsidDel="00A90C96">
          <w:rPr>
            <w:lang w:val="sr-Cyrl-RS"/>
          </w:rPr>
          <w:delText>Код на захтев (опционо)</w:delText>
        </w:r>
        <w:bookmarkStart w:id="593" w:name="_Toc143200069"/>
        <w:bookmarkEnd w:id="593"/>
      </w:del>
    </w:p>
    <w:p w14:paraId="7FCD23E0" w14:textId="77777777" w:rsidR="004202EE" w:rsidRPr="00D97B2C" w:rsidRDefault="004202EE" w:rsidP="00E8483A">
      <w:pPr>
        <w:pStyle w:val="Heading2"/>
        <w:numPr>
          <w:ilvl w:val="0"/>
          <w:numId w:val="6"/>
        </w:numPr>
        <w:rPr>
          <w:lang w:val="sr-Cyrl-RS"/>
        </w:rPr>
      </w:pPr>
      <w:bookmarkStart w:id="594" w:name="_Toc143200070"/>
      <w:proofErr w:type="spellStart"/>
      <w:r w:rsidRPr="00D97B2C">
        <w:rPr>
          <w:lang w:val="sr-Cyrl-RS"/>
        </w:rPr>
        <w:t>Spring</w:t>
      </w:r>
      <w:bookmarkEnd w:id="594"/>
      <w:proofErr w:type="spellEnd"/>
    </w:p>
    <w:p w14:paraId="7BE63924" w14:textId="77777777" w:rsidR="00BE6389" w:rsidRPr="00D97B2C" w:rsidRDefault="008423BC" w:rsidP="004202EE">
      <w:pPr>
        <w:pStyle w:val="osnovnitekst"/>
        <w:rPr>
          <w:lang w:val="sr-Cyrl-RS"/>
        </w:rPr>
      </w:pPr>
      <w:proofErr w:type="spellStart"/>
      <w:r w:rsidRPr="00D97B2C">
        <w:rPr>
          <w:i/>
          <w:lang w:val="sr-Cyrl-RS"/>
        </w:rPr>
        <w:t>Spring</w:t>
      </w:r>
      <w:proofErr w:type="spellEnd"/>
      <w:r w:rsidRPr="00D97B2C">
        <w:rPr>
          <w:lang w:val="sr-Cyrl-RS"/>
        </w:rPr>
        <w:t xml:space="preserve"> је радни оквир </w:t>
      </w:r>
      <w:r w:rsidR="00FD09C7" w:rsidRPr="00D97B2C">
        <w:rPr>
          <w:lang w:val="sr-Cyrl-RS"/>
        </w:rPr>
        <w:t xml:space="preserve">за развој апликација у </w:t>
      </w:r>
      <w:proofErr w:type="spellStart"/>
      <w:r w:rsidR="00FD09C7" w:rsidRPr="00D97B2C">
        <w:rPr>
          <w:i/>
          <w:lang w:val="sr-Cyrl-RS"/>
        </w:rPr>
        <w:t>Java</w:t>
      </w:r>
      <w:proofErr w:type="spellEnd"/>
      <w:r w:rsidR="00FD09C7" w:rsidRPr="00D97B2C">
        <w:rPr>
          <w:lang w:val="sr-Cyrl-RS"/>
        </w:rPr>
        <w:t xml:space="preserve"> </w:t>
      </w:r>
      <w:r w:rsidR="00002CC8" w:rsidRPr="00D97B2C">
        <w:rPr>
          <w:lang w:val="sr-Cyrl-RS"/>
        </w:rPr>
        <w:t>програмском језику</w:t>
      </w:r>
      <w:r w:rsidR="00FD09C7" w:rsidRPr="00D97B2C">
        <w:rPr>
          <w:lang w:val="sr-Cyrl-RS"/>
        </w:rPr>
        <w:t xml:space="preserve">. </w:t>
      </w:r>
      <w:proofErr w:type="spellStart"/>
      <w:r w:rsidR="0066372F" w:rsidRPr="00D97B2C">
        <w:rPr>
          <w:i/>
          <w:lang w:val="sr-Cyrl-RS"/>
        </w:rPr>
        <w:t>Spring</w:t>
      </w:r>
      <w:proofErr w:type="spellEnd"/>
      <w:r w:rsidR="0066372F" w:rsidRPr="00D97B2C">
        <w:rPr>
          <w:lang w:val="sr-Cyrl-RS"/>
        </w:rPr>
        <w:t xml:space="preserve"> </w:t>
      </w:r>
      <w:proofErr w:type="spellStart"/>
      <w:r w:rsidR="00FD09C7" w:rsidRPr="00D97B2C">
        <w:rPr>
          <w:lang w:val="sr-Cyrl-RS"/>
        </w:rPr>
        <w:t>омогућу</w:t>
      </w:r>
      <w:r w:rsidR="000D0A56">
        <w:rPr>
          <w:lang w:val="sr-Cyrl-RS"/>
        </w:rPr>
        <w:t>ва</w:t>
      </w:r>
      <w:proofErr w:type="spellEnd"/>
      <w:r w:rsidR="00FD09C7" w:rsidRPr="00D97B2C">
        <w:rPr>
          <w:lang w:val="sr-Cyrl-RS"/>
        </w:rPr>
        <w:t xml:space="preserve"> креирање </w:t>
      </w:r>
      <w:proofErr w:type="spellStart"/>
      <w:r w:rsidR="00FD09C7" w:rsidRPr="00D97B2C">
        <w:rPr>
          <w:i/>
          <w:lang w:val="sr-Cyrl-RS"/>
        </w:rPr>
        <w:t>Java</w:t>
      </w:r>
      <w:proofErr w:type="spellEnd"/>
      <w:r w:rsidR="00FD09C7" w:rsidRPr="00D97B2C">
        <w:rPr>
          <w:i/>
          <w:lang w:val="sr-Cyrl-RS"/>
        </w:rPr>
        <w:t xml:space="preserve"> EE</w:t>
      </w:r>
      <w:r w:rsidR="00FD09C7" w:rsidRPr="00D97B2C">
        <w:rPr>
          <w:lang w:val="sr-Cyrl-RS"/>
        </w:rPr>
        <w:t xml:space="preserve"> апликација на једноставнији начин јер обезбеђује инфраструктуру тако да програмер може да се фокусира на доменске проблеме.</w:t>
      </w:r>
      <w:r w:rsidR="00BC5C9A" w:rsidRPr="00D97B2C">
        <w:rPr>
          <w:lang w:val="sr-Cyrl-RS"/>
        </w:rPr>
        <w:t xml:space="preserve"> Прва верзија </w:t>
      </w:r>
      <w:proofErr w:type="spellStart"/>
      <w:r w:rsidR="0066372F" w:rsidRPr="00D97B2C">
        <w:rPr>
          <w:i/>
          <w:lang w:val="sr-Cyrl-RS"/>
        </w:rPr>
        <w:t>Spring</w:t>
      </w:r>
      <w:proofErr w:type="spellEnd"/>
      <w:r w:rsidR="0066372F" w:rsidRPr="00D97B2C">
        <w:rPr>
          <w:lang w:val="sr-Cyrl-RS"/>
        </w:rPr>
        <w:t xml:space="preserve"> </w:t>
      </w:r>
      <w:r w:rsidR="00BC5C9A" w:rsidRPr="00D97B2C">
        <w:rPr>
          <w:lang w:val="sr-Cyrl-RS"/>
        </w:rPr>
        <w:t xml:space="preserve">радног оквира публикована је 2003. године. </w:t>
      </w:r>
    </w:p>
    <w:p w14:paraId="4A2B0227" w14:textId="77777777" w:rsidR="00005278" w:rsidRPr="00D97B2C" w:rsidRDefault="00BE6389" w:rsidP="004202EE">
      <w:pPr>
        <w:pStyle w:val="osnovnitekst"/>
        <w:rPr>
          <w:sz w:val="24"/>
          <w:lang w:val="sr-Cyrl-RS"/>
        </w:rPr>
      </w:pPr>
      <w:r w:rsidRPr="00D97B2C">
        <w:rPr>
          <w:lang w:val="sr-Cyrl-RS"/>
        </w:rPr>
        <w:lastRenderedPageBreak/>
        <w:t xml:space="preserve">Предност </w:t>
      </w:r>
      <w:proofErr w:type="spellStart"/>
      <w:r w:rsidR="0066372F" w:rsidRPr="00D97B2C">
        <w:rPr>
          <w:i/>
          <w:lang w:val="sr-Cyrl-RS"/>
        </w:rPr>
        <w:t>Spring</w:t>
      </w:r>
      <w:proofErr w:type="spellEnd"/>
      <w:r w:rsidRPr="00D97B2C">
        <w:rPr>
          <w:lang w:val="sr-Cyrl-RS"/>
        </w:rPr>
        <w:t xml:space="preserve">-а је што користи обичне класе - </w:t>
      </w:r>
      <w:proofErr w:type="spellStart"/>
      <w:r w:rsidRPr="00D97B2C">
        <w:rPr>
          <w:i/>
          <w:lang w:val="sr-Cyrl-RS"/>
        </w:rPr>
        <w:t>Plain</w:t>
      </w:r>
      <w:proofErr w:type="spellEnd"/>
      <w:r w:rsidRPr="00D97B2C">
        <w:rPr>
          <w:i/>
          <w:lang w:val="sr-Cyrl-RS"/>
        </w:rPr>
        <w:t xml:space="preserve"> </w:t>
      </w:r>
      <w:proofErr w:type="spellStart"/>
      <w:r w:rsidRPr="00D97B2C">
        <w:rPr>
          <w:i/>
          <w:lang w:val="sr-Cyrl-RS"/>
        </w:rPr>
        <w:t>old</w:t>
      </w:r>
      <w:proofErr w:type="spellEnd"/>
      <w:r w:rsidRPr="00D97B2C">
        <w:rPr>
          <w:i/>
          <w:lang w:val="sr-Cyrl-RS"/>
        </w:rPr>
        <w:t xml:space="preserve"> </w:t>
      </w:r>
      <w:proofErr w:type="spellStart"/>
      <w:r w:rsidRPr="00D97B2C">
        <w:rPr>
          <w:i/>
          <w:lang w:val="sr-Cyrl-RS"/>
        </w:rPr>
        <w:t>Java</w:t>
      </w:r>
      <w:proofErr w:type="spellEnd"/>
      <w:r w:rsidRPr="00D97B2C">
        <w:rPr>
          <w:i/>
          <w:lang w:val="sr-Cyrl-RS"/>
        </w:rPr>
        <w:t xml:space="preserve"> </w:t>
      </w:r>
      <w:proofErr w:type="spellStart"/>
      <w:r w:rsidRPr="00D97B2C">
        <w:rPr>
          <w:i/>
          <w:lang w:val="sr-Cyrl-RS"/>
        </w:rPr>
        <w:t>objects</w:t>
      </w:r>
      <w:proofErr w:type="spellEnd"/>
      <w:r w:rsidRPr="00D97B2C">
        <w:rPr>
          <w:lang w:val="sr-Cyrl-RS"/>
        </w:rPr>
        <w:t>(</w:t>
      </w:r>
      <w:r w:rsidRPr="00D97B2C">
        <w:rPr>
          <w:i/>
          <w:lang w:val="sr-Cyrl-RS"/>
        </w:rPr>
        <w:t>POJO</w:t>
      </w:r>
      <w:r w:rsidRPr="00D97B2C">
        <w:rPr>
          <w:lang w:val="sr-Cyrl-RS"/>
        </w:rPr>
        <w:t>)</w:t>
      </w:r>
      <w:r w:rsidR="00BC5C9A" w:rsidRPr="00D97B2C">
        <w:rPr>
          <w:lang w:val="sr-Cyrl-RS"/>
        </w:rPr>
        <w:t xml:space="preserve"> </w:t>
      </w:r>
      <w:r w:rsidRPr="00D97B2C">
        <w:rPr>
          <w:lang w:val="sr-Cyrl-RS"/>
        </w:rPr>
        <w:t>које су анотиране</w:t>
      </w:r>
      <w:r w:rsidR="0066372F" w:rsidRPr="00D97B2C">
        <w:rPr>
          <w:lang w:val="sr-Cyrl-RS"/>
        </w:rPr>
        <w:t xml:space="preserve"> анотацијама</w:t>
      </w:r>
      <w:r w:rsidRPr="00D97B2C">
        <w:rPr>
          <w:lang w:val="sr-Cyrl-RS"/>
        </w:rPr>
        <w:t xml:space="preserve"> </w:t>
      </w:r>
      <w:r w:rsidR="0066372F" w:rsidRPr="00D97B2C">
        <w:rPr>
          <w:lang w:val="sr-Cyrl-RS"/>
        </w:rPr>
        <w:t>којима</w:t>
      </w:r>
      <w:r w:rsidRPr="00D97B2C">
        <w:rPr>
          <w:lang w:val="sr-Cyrl-RS"/>
        </w:rPr>
        <w:t xml:space="preserve"> се дефинише како </w:t>
      </w:r>
      <w:proofErr w:type="spellStart"/>
      <w:r w:rsidR="0066372F" w:rsidRPr="00D97B2C">
        <w:rPr>
          <w:i/>
          <w:lang w:val="sr-Cyrl-RS"/>
        </w:rPr>
        <w:t>Spring</w:t>
      </w:r>
      <w:proofErr w:type="spellEnd"/>
      <w:r w:rsidR="0066372F" w:rsidRPr="00D97B2C">
        <w:rPr>
          <w:lang w:val="sr-Cyrl-RS"/>
        </w:rPr>
        <w:t xml:space="preserve"> </w:t>
      </w:r>
      <w:r w:rsidRPr="00D97B2C">
        <w:rPr>
          <w:lang w:val="sr-Cyrl-RS"/>
        </w:rPr>
        <w:t xml:space="preserve">управља објектима тих класа. </w:t>
      </w:r>
      <w:proofErr w:type="spellStart"/>
      <w:r w:rsidR="0066372F" w:rsidRPr="00D97B2C">
        <w:rPr>
          <w:i/>
          <w:lang w:val="sr-Cyrl-RS"/>
        </w:rPr>
        <w:t>Spring</w:t>
      </w:r>
      <w:proofErr w:type="spellEnd"/>
      <w:r w:rsidR="0066372F" w:rsidRPr="00D97B2C">
        <w:rPr>
          <w:lang w:val="sr-Cyrl-RS"/>
        </w:rPr>
        <w:t xml:space="preserve"> </w:t>
      </w:r>
      <w:r w:rsidRPr="00D97B2C">
        <w:rPr>
          <w:lang w:val="sr-Cyrl-RS"/>
        </w:rPr>
        <w:t>обезбеђује повезивање објеката, брине о животном циклусу објеката и</w:t>
      </w:r>
      <w:r w:rsidR="004A1BBD" w:rsidRPr="00D97B2C">
        <w:rPr>
          <w:lang w:val="sr-Cyrl-RS"/>
        </w:rPr>
        <w:t xml:space="preserve"> добавља тражене објекте</w:t>
      </w:r>
      <w:r w:rsidRPr="00D97B2C">
        <w:rPr>
          <w:lang w:val="sr-Cyrl-RS"/>
        </w:rPr>
        <w:t xml:space="preserve"> на захтев пратећи </w:t>
      </w:r>
      <w:proofErr w:type="spellStart"/>
      <w:r w:rsidR="004A1BBD" w:rsidRPr="00D97B2C">
        <w:rPr>
          <w:i/>
          <w:lang w:val="sr-Cyrl-RS"/>
        </w:rPr>
        <w:t>D</w:t>
      </w:r>
      <w:r w:rsidRPr="00D97B2C">
        <w:rPr>
          <w:i/>
          <w:lang w:val="sr-Cyrl-RS"/>
        </w:rPr>
        <w:t>ependency</w:t>
      </w:r>
      <w:proofErr w:type="spellEnd"/>
      <w:r w:rsidRPr="00D97B2C">
        <w:rPr>
          <w:i/>
          <w:lang w:val="sr-Cyrl-RS"/>
        </w:rPr>
        <w:t xml:space="preserve"> </w:t>
      </w:r>
      <w:proofErr w:type="spellStart"/>
      <w:r w:rsidR="004A1BBD" w:rsidRPr="00D97B2C">
        <w:rPr>
          <w:i/>
          <w:lang w:val="sr-Cyrl-RS"/>
        </w:rPr>
        <w:t>I</w:t>
      </w:r>
      <w:r w:rsidRPr="00D97B2C">
        <w:rPr>
          <w:i/>
          <w:lang w:val="sr-Cyrl-RS"/>
        </w:rPr>
        <w:t>njection</w:t>
      </w:r>
      <w:proofErr w:type="spellEnd"/>
      <w:r w:rsidRPr="00D97B2C">
        <w:rPr>
          <w:i/>
          <w:lang w:val="sr-Cyrl-RS"/>
        </w:rPr>
        <w:t xml:space="preserve"> (DI)</w:t>
      </w:r>
      <w:r w:rsidRPr="00D97B2C">
        <w:rPr>
          <w:lang w:val="sr-Cyrl-RS"/>
        </w:rPr>
        <w:t xml:space="preserve"> механизам. Такође, у </w:t>
      </w:r>
      <w:proofErr w:type="spellStart"/>
      <w:r w:rsidR="0066372F" w:rsidRPr="00D97B2C">
        <w:rPr>
          <w:i/>
          <w:lang w:val="sr-Cyrl-RS"/>
        </w:rPr>
        <w:t>Spring</w:t>
      </w:r>
      <w:proofErr w:type="spellEnd"/>
      <w:r w:rsidR="0066372F" w:rsidRPr="00D97B2C">
        <w:rPr>
          <w:i/>
          <w:lang w:val="sr-Cyrl-RS"/>
        </w:rPr>
        <w:t>-у</w:t>
      </w:r>
      <w:r w:rsidR="0066372F" w:rsidRPr="00D97B2C">
        <w:rPr>
          <w:lang w:val="sr-Cyrl-RS"/>
        </w:rPr>
        <w:t xml:space="preserve"> </w:t>
      </w:r>
      <w:r w:rsidRPr="00D97B2C">
        <w:rPr>
          <w:lang w:val="sr-Cyrl-RS"/>
        </w:rPr>
        <w:t>је подржано декларативно и аспектно-оријентисано програмирање.</w:t>
      </w:r>
    </w:p>
    <w:p w14:paraId="6EFE778B" w14:textId="4CB0DF1F" w:rsidR="00005278" w:rsidRPr="00D97B2C" w:rsidRDefault="00CB7D51">
      <w:pPr>
        <w:pStyle w:val="osnovnitekst"/>
        <w:rPr>
          <w:lang w:val="sr-Cyrl-RS"/>
        </w:rPr>
        <w:pPrChange w:id="595" w:author="SW 46/2019 - Petrović Milica" w:date="2023-08-14T20:28:00Z">
          <w:pPr/>
        </w:pPrChange>
      </w:pPr>
      <w:r w:rsidRPr="00D97B2C">
        <w:rPr>
          <w:noProof/>
          <w:lang w:val="sr-Cyrl-RS"/>
        </w:rPr>
        <mc:AlternateContent>
          <mc:Choice Requires="wps">
            <w:drawing>
              <wp:anchor distT="0" distB="0" distL="114300" distR="114300" simplePos="0" relativeHeight="251697152" behindDoc="0" locked="0" layoutInCell="1" allowOverlap="1" wp14:anchorId="3850AFA0" wp14:editId="0A6E702F">
                <wp:simplePos x="0" y="0"/>
                <wp:positionH relativeFrom="column">
                  <wp:posOffset>400050</wp:posOffset>
                </wp:positionH>
                <wp:positionV relativeFrom="paragraph">
                  <wp:posOffset>4077970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14:paraId="3CFA18D5" w14:textId="7C8778B0" w:rsidR="0003146D" w:rsidRPr="000942C8" w:rsidRDefault="0003146D" w:rsidP="000942C8">
                            <w:pPr>
                              <w:pStyle w:val="Caption"/>
                              <w:jc w:val="center"/>
                              <w:rPr>
                                <w:noProof/>
                                <w:lang w:val="sr-Cyrl-RS"/>
                              </w:rPr>
                            </w:pPr>
                            <w:bookmarkStart w:id="596" w:name="_Ref143193470"/>
                            <w:bookmarkStart w:id="597" w:name="_Ref141142965"/>
                            <w:proofErr w:type="spellStart"/>
                            <w:r>
                              <w:t>Слика</w:t>
                            </w:r>
                            <w:proofErr w:type="spellEnd"/>
                            <w:r>
                              <w:t xml:space="preserve"> </w:t>
                            </w:r>
                            <w:ins w:id="598" w:author="SW 46/2019 - Petrović Milica" w:date="2023-08-17T20:44:00Z">
                              <w:r>
                                <w:fldChar w:fldCharType="begin"/>
                              </w:r>
                              <w:r>
                                <w:instrText xml:space="preserve"> STYLEREF 1 \s </w:instrText>
                              </w:r>
                            </w:ins>
                            <w:r>
                              <w:fldChar w:fldCharType="separate"/>
                            </w:r>
                            <w:r>
                              <w:rPr>
                                <w:noProof/>
                              </w:rPr>
                              <w:t>3</w:t>
                            </w:r>
                            <w:ins w:id="599" w:author="SW 46/2019 - Petrović Milica" w:date="2023-08-17T20:44:00Z">
                              <w:r>
                                <w:fldChar w:fldCharType="end"/>
                              </w:r>
                              <w:r>
                                <w:t>.</w:t>
                              </w:r>
                              <w:r>
                                <w:fldChar w:fldCharType="begin"/>
                              </w:r>
                              <w:r>
                                <w:instrText xml:space="preserve"> SEQ Слика \* ARABIC \s 1 </w:instrText>
                              </w:r>
                            </w:ins>
                            <w:r>
                              <w:fldChar w:fldCharType="separate"/>
                            </w:r>
                            <w:ins w:id="600" w:author="SW 46/2019 - Petrović Milica" w:date="2023-08-17T20:44:00Z">
                              <w:r>
                                <w:rPr>
                                  <w:noProof/>
                                </w:rPr>
                                <w:t>3</w:t>
                              </w:r>
                              <w:r>
                                <w:fldChar w:fldCharType="end"/>
                              </w:r>
                            </w:ins>
                            <w:bookmarkEnd w:id="596"/>
                            <w:del w:id="60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10</w:delText>
                              </w:r>
                              <w:r w:rsidDel="00693600">
                                <w:rPr>
                                  <w:noProof/>
                                </w:rPr>
                                <w:fldChar w:fldCharType="end"/>
                              </w:r>
                            </w:del>
                            <w:bookmarkEnd w:id="597"/>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0AFA0" id="Text Box 30" o:spid="_x0000_s1040" type="#_x0000_t202" style="position:absolute;left:0;text-align:left;margin-left:31.5pt;margin-top:321.1pt;width:404.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" stroked="f">
                <v:textbox style="mso-fit-shape-to-text:t" inset="0,0,0,0">
                  <w:txbxContent>
                    <w:p w14:paraId="3CFA18D5" w14:textId="7C8778B0" w:rsidR="0003146D" w:rsidRPr="000942C8" w:rsidRDefault="0003146D" w:rsidP="000942C8">
                      <w:pPr>
                        <w:pStyle w:val="Caption"/>
                        <w:jc w:val="center"/>
                        <w:rPr>
                          <w:noProof/>
                          <w:lang w:val="sr-Cyrl-RS"/>
                        </w:rPr>
                      </w:pPr>
                      <w:bookmarkStart w:id="602" w:name="_Ref143193470"/>
                      <w:bookmarkStart w:id="603" w:name="_Ref141142965"/>
                      <w:proofErr w:type="spellStart"/>
                      <w:r>
                        <w:t>Слика</w:t>
                      </w:r>
                      <w:proofErr w:type="spellEnd"/>
                      <w:r>
                        <w:t xml:space="preserve"> </w:t>
                      </w:r>
                      <w:ins w:id="604" w:author="SW 46/2019 - Petrović Milica" w:date="2023-08-17T20:44:00Z">
                        <w:r>
                          <w:fldChar w:fldCharType="begin"/>
                        </w:r>
                        <w:r>
                          <w:instrText xml:space="preserve"> STYLEREF 1 \s </w:instrText>
                        </w:r>
                      </w:ins>
                      <w:r>
                        <w:fldChar w:fldCharType="separate"/>
                      </w:r>
                      <w:r>
                        <w:rPr>
                          <w:noProof/>
                        </w:rPr>
                        <w:t>3</w:t>
                      </w:r>
                      <w:ins w:id="605" w:author="SW 46/2019 - Petrović Milica" w:date="2023-08-17T20:44:00Z">
                        <w:r>
                          <w:fldChar w:fldCharType="end"/>
                        </w:r>
                        <w:r>
                          <w:t>.</w:t>
                        </w:r>
                        <w:r>
                          <w:fldChar w:fldCharType="begin"/>
                        </w:r>
                        <w:r>
                          <w:instrText xml:space="preserve"> SEQ Слика \* ARABIC \s 1 </w:instrText>
                        </w:r>
                      </w:ins>
                      <w:r>
                        <w:fldChar w:fldCharType="separate"/>
                      </w:r>
                      <w:ins w:id="606" w:author="SW 46/2019 - Petrović Milica" w:date="2023-08-17T20:44:00Z">
                        <w:r>
                          <w:rPr>
                            <w:noProof/>
                          </w:rPr>
                          <w:t>3</w:t>
                        </w:r>
                        <w:r>
                          <w:fldChar w:fldCharType="end"/>
                        </w:r>
                      </w:ins>
                      <w:bookmarkEnd w:id="602"/>
                      <w:del w:id="60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10</w:delText>
                        </w:r>
                        <w:r w:rsidDel="00693600">
                          <w:rPr>
                            <w:noProof/>
                          </w:rPr>
                          <w:fldChar w:fldCharType="end"/>
                        </w:r>
                      </w:del>
                      <w:bookmarkEnd w:id="603"/>
                      <w:r>
                        <w:t xml:space="preserve"> Spring </w:t>
                      </w:r>
                      <w:r>
                        <w:rPr>
                          <w:lang w:val="sr-Cyrl-RS"/>
                        </w:rPr>
                        <w:t xml:space="preserve">модули </w:t>
                      </w:r>
                      <w:r>
                        <w:rPr>
                          <w:lang w:val="sr-Cyrl-RS"/>
                        </w:rPr>
                        <w:fldChar w:fldCharType="begin"/>
                      </w:r>
                      <w:r>
                        <w:rPr>
                          <w:lang w:val="sr-Cyrl-RS"/>
                        </w:rPr>
                        <w:instrText xml:space="preserve"> REF _Ref141138791 \r \h </w:instrText>
                      </w:r>
                      <w:r>
                        <w:rPr>
                          <w:lang w:val="sr-Cyrl-RS"/>
                        </w:rPr>
                      </w:r>
                      <w:r>
                        <w:rPr>
                          <w:lang w:val="sr-Cyrl-RS"/>
                        </w:rPr>
                        <w:fldChar w:fldCharType="separate"/>
                      </w:r>
                      <w:r>
                        <w:rPr>
                          <w:lang w:val="sr-Cyrl-RS"/>
                        </w:rPr>
                        <w:t>[4]</w:t>
                      </w:r>
                      <w:r>
                        <w:rPr>
                          <w:lang w:val="sr-Cyrl-RS"/>
                        </w:rPr>
                        <w:fldChar w:fldCharType="end"/>
                      </w:r>
                    </w:p>
                  </w:txbxContent>
                </v:textbox>
                <w10:wrap type="topAndBottom"/>
              </v:shape>
            </w:pict>
          </mc:Fallback>
        </mc:AlternateContent>
      </w:r>
      <w:r w:rsidR="00EB47A8" w:rsidRPr="00D97B2C">
        <w:rPr>
          <w:noProof/>
          <w:lang w:val="sr-Cyrl-RS"/>
        </w:rPr>
        <w:drawing>
          <wp:anchor distT="0" distB="0" distL="114300" distR="114300" simplePos="0" relativeHeight="251666432" behindDoc="0" locked="0" layoutInCell="1" allowOverlap="1" wp14:anchorId="49D281E2" wp14:editId="2BCD8788">
            <wp:simplePos x="0" y="0"/>
            <wp:positionH relativeFrom="margin">
              <wp:align>center</wp:align>
            </wp:positionH>
            <wp:positionV relativeFrom="paragraph">
              <wp:posOffset>698712</wp:posOffset>
            </wp:positionV>
            <wp:extent cx="5138420" cy="332232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g moduli.jpg"/>
                    <pic:cNvPicPr/>
                  </pic:nvPicPr>
                  <pic:blipFill rotWithShape="1">
                    <a:blip r:embed="rId24" cstate="print">
                      <a:extLst>
                        <a:ext uri="{28A0092B-C50C-407E-A947-70E740481C1C}">
                          <a14:useLocalDpi xmlns:a14="http://schemas.microsoft.com/office/drawing/2010/main" val="0"/>
                        </a:ext>
                      </a:extLst>
                    </a:blip>
                    <a:srcRect b="6001"/>
                    <a:stretch/>
                  </pic:blipFill>
                  <pic:spPr bwMode="auto">
                    <a:xfrm>
                      <a:off x="0" y="0"/>
                      <a:ext cx="5139267" cy="332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B4F25" w:rsidRPr="00D97B2C">
        <w:rPr>
          <w:i/>
          <w:lang w:val="sr-Cyrl-RS"/>
        </w:rPr>
        <w:t>Spring</w:t>
      </w:r>
      <w:proofErr w:type="spellEnd"/>
      <w:r w:rsidR="00CB4F25" w:rsidRPr="00D97B2C">
        <w:rPr>
          <w:lang w:val="sr-Cyrl-RS"/>
        </w:rPr>
        <w:t xml:space="preserve"> </w:t>
      </w:r>
      <w:r w:rsidR="00005278" w:rsidRPr="00D97B2C">
        <w:rPr>
          <w:lang w:val="sr-Cyrl-RS"/>
        </w:rPr>
        <w:t>се састоји од функција организованих у 20 модула. Модули су г</w:t>
      </w:r>
      <w:r w:rsidR="008B2E54" w:rsidRPr="00D97B2C">
        <w:rPr>
          <w:lang w:val="sr-Cyrl-RS"/>
        </w:rPr>
        <w:t>р</w:t>
      </w:r>
      <w:r w:rsidR="00005278" w:rsidRPr="00D97B2C">
        <w:rPr>
          <w:lang w:val="sr-Cyrl-RS"/>
        </w:rPr>
        <w:t xml:space="preserve">уписани у </w:t>
      </w:r>
      <w:proofErr w:type="spellStart"/>
      <w:r w:rsidR="00005278" w:rsidRPr="00D97B2C">
        <w:rPr>
          <w:i/>
          <w:lang w:val="sr-Cyrl-RS"/>
        </w:rPr>
        <w:t>Core</w:t>
      </w:r>
      <w:proofErr w:type="spellEnd"/>
      <w:r w:rsidR="00005278" w:rsidRPr="00D97B2C">
        <w:rPr>
          <w:i/>
          <w:lang w:val="sr-Cyrl-RS"/>
        </w:rPr>
        <w:t xml:space="preserve"> </w:t>
      </w:r>
      <w:proofErr w:type="spellStart"/>
      <w:r w:rsidR="00005278" w:rsidRPr="00D97B2C">
        <w:rPr>
          <w:i/>
          <w:lang w:val="sr-Cyrl-RS"/>
        </w:rPr>
        <w:t>Container</w:t>
      </w:r>
      <w:proofErr w:type="spellEnd"/>
      <w:r w:rsidR="00005278" w:rsidRPr="00D97B2C">
        <w:rPr>
          <w:lang w:val="sr-Cyrl-RS"/>
        </w:rPr>
        <w:t xml:space="preserve">, </w:t>
      </w:r>
      <w:r w:rsidR="00005278" w:rsidRPr="00D97B2C">
        <w:rPr>
          <w:i/>
          <w:lang w:val="sr-Cyrl-RS"/>
        </w:rPr>
        <w:t>Web</w:t>
      </w:r>
      <w:r w:rsidR="00005278" w:rsidRPr="00D97B2C">
        <w:rPr>
          <w:lang w:val="sr-Cyrl-RS"/>
        </w:rPr>
        <w:t xml:space="preserve">, </w:t>
      </w:r>
      <w:proofErr w:type="spellStart"/>
      <w:r w:rsidR="00005278" w:rsidRPr="00D97B2C">
        <w:rPr>
          <w:i/>
          <w:lang w:val="sr-Cyrl-RS"/>
        </w:rPr>
        <w:t>Data</w:t>
      </w:r>
      <w:proofErr w:type="spellEnd"/>
      <w:r w:rsidR="00005278" w:rsidRPr="00D97B2C">
        <w:rPr>
          <w:i/>
          <w:lang w:val="sr-Cyrl-RS"/>
        </w:rPr>
        <w:t xml:space="preserve"> Access/</w:t>
      </w:r>
      <w:proofErr w:type="spellStart"/>
      <w:r w:rsidR="00005278" w:rsidRPr="00D97B2C">
        <w:rPr>
          <w:i/>
          <w:lang w:val="sr-Cyrl-RS"/>
        </w:rPr>
        <w:t>Integration</w:t>
      </w:r>
      <w:proofErr w:type="spellEnd"/>
      <w:r w:rsidR="00005278" w:rsidRPr="00D97B2C">
        <w:rPr>
          <w:lang w:val="sr-Cyrl-RS"/>
        </w:rPr>
        <w:t xml:space="preserve">, </w:t>
      </w:r>
      <w:proofErr w:type="spellStart"/>
      <w:r w:rsidR="00005278" w:rsidRPr="00D97B2C">
        <w:rPr>
          <w:i/>
          <w:lang w:val="sr-Cyrl-RS"/>
        </w:rPr>
        <w:t>Aspect</w:t>
      </w:r>
      <w:proofErr w:type="spellEnd"/>
      <w:r w:rsidR="00005278" w:rsidRPr="00D97B2C">
        <w:rPr>
          <w:i/>
          <w:lang w:val="sr-Cyrl-RS"/>
        </w:rPr>
        <w:t xml:space="preserve"> </w:t>
      </w:r>
      <w:proofErr w:type="spellStart"/>
      <w:r w:rsidR="00005278" w:rsidRPr="00D97B2C">
        <w:rPr>
          <w:i/>
          <w:lang w:val="sr-Cyrl-RS"/>
        </w:rPr>
        <w:t>Oriented</w:t>
      </w:r>
      <w:proofErr w:type="spellEnd"/>
      <w:r w:rsidR="00005278" w:rsidRPr="00D97B2C">
        <w:rPr>
          <w:i/>
          <w:lang w:val="sr-Cyrl-RS"/>
        </w:rPr>
        <w:t xml:space="preserve"> </w:t>
      </w:r>
      <w:proofErr w:type="spellStart"/>
      <w:r w:rsidR="00005278" w:rsidRPr="00D97B2C">
        <w:rPr>
          <w:i/>
          <w:lang w:val="sr-Cyrl-RS"/>
        </w:rPr>
        <w:t>Programming</w:t>
      </w:r>
      <w:proofErr w:type="spellEnd"/>
      <w:r w:rsidR="00005278" w:rsidRPr="00D97B2C">
        <w:rPr>
          <w:i/>
          <w:lang w:val="sr-Cyrl-RS"/>
        </w:rPr>
        <w:t xml:space="preserve"> (AOP)</w:t>
      </w:r>
      <w:r w:rsidR="00005278" w:rsidRPr="00D97B2C">
        <w:rPr>
          <w:lang w:val="sr-Cyrl-RS"/>
        </w:rPr>
        <w:t xml:space="preserve">, </w:t>
      </w:r>
      <w:proofErr w:type="spellStart"/>
      <w:r w:rsidR="00005278" w:rsidRPr="00D97B2C">
        <w:rPr>
          <w:i/>
          <w:lang w:val="sr-Cyrl-RS"/>
        </w:rPr>
        <w:t>Aspects</w:t>
      </w:r>
      <w:proofErr w:type="spellEnd"/>
      <w:r w:rsidR="00005278" w:rsidRPr="00D97B2C">
        <w:rPr>
          <w:lang w:val="sr-Cyrl-RS"/>
        </w:rPr>
        <w:t xml:space="preserve">, </w:t>
      </w:r>
      <w:proofErr w:type="spellStart"/>
      <w:r w:rsidR="00005278" w:rsidRPr="00D97B2C">
        <w:rPr>
          <w:i/>
          <w:lang w:val="sr-Cyrl-RS"/>
        </w:rPr>
        <w:t>Instrumentation</w:t>
      </w:r>
      <w:proofErr w:type="spellEnd"/>
      <w:r w:rsidR="00005278" w:rsidRPr="00D97B2C">
        <w:rPr>
          <w:lang w:val="sr-Cyrl-RS"/>
        </w:rPr>
        <w:t xml:space="preserve"> и </w:t>
      </w:r>
      <w:proofErr w:type="spellStart"/>
      <w:r w:rsidR="00005278" w:rsidRPr="00D97B2C">
        <w:rPr>
          <w:i/>
          <w:lang w:val="sr-Cyrl-RS"/>
        </w:rPr>
        <w:t>Test</w:t>
      </w:r>
      <w:proofErr w:type="spellEnd"/>
      <w:r w:rsidR="00005278" w:rsidRPr="00D97B2C">
        <w:rPr>
          <w:lang w:val="sr-Cyrl-RS"/>
        </w:rPr>
        <w:t xml:space="preserve"> (</w:t>
      </w:r>
      <w:ins w:id="608" w:author="SW 46/2019 - Petrović Milica" w:date="2023-08-17T19:37:00Z">
        <w:r w:rsidR="00427EBB">
          <w:rPr>
            <w:lang w:val="sr-Cyrl-RS"/>
          </w:rPr>
          <w:fldChar w:fldCharType="begin"/>
        </w:r>
        <w:r w:rsidR="00427EBB">
          <w:rPr>
            <w:lang w:val="sr-Cyrl-RS"/>
          </w:rPr>
          <w:instrText xml:space="preserve"> REF _Ref143193470 \h </w:instrText>
        </w:r>
      </w:ins>
      <w:r w:rsidR="00427EBB">
        <w:rPr>
          <w:lang w:val="sr-Cyrl-RS"/>
        </w:rPr>
      </w:r>
      <w:r w:rsidR="00427EBB">
        <w:rPr>
          <w:lang w:val="sr-Cyrl-RS"/>
        </w:rPr>
        <w:fldChar w:fldCharType="separate"/>
      </w:r>
      <w:proofErr w:type="spellStart"/>
      <w:ins w:id="609" w:author="SW 46/2019 - Petrović Milica" w:date="2023-08-17T19:37:00Z">
        <w:r w:rsidR="00427EBB">
          <w:t>Слика</w:t>
        </w:r>
        <w:proofErr w:type="spellEnd"/>
        <w:r w:rsidR="00427EBB">
          <w:t xml:space="preserve"> </w:t>
        </w:r>
        <w:r w:rsidR="00427EBB">
          <w:rPr>
            <w:noProof/>
          </w:rPr>
          <w:t>3</w:t>
        </w:r>
        <w:r w:rsidR="00427EBB">
          <w:t>.</w:t>
        </w:r>
        <w:r w:rsidR="00427EBB">
          <w:rPr>
            <w:noProof/>
          </w:rPr>
          <w:t>3</w:t>
        </w:r>
        <w:r w:rsidR="00427EBB">
          <w:rPr>
            <w:lang w:val="sr-Cyrl-RS"/>
          </w:rPr>
          <w:fldChar w:fldCharType="end"/>
        </w:r>
      </w:ins>
      <w:del w:id="610" w:author="SW 46/2019 - Petrović Milica" w:date="2023-08-17T19:37:00Z">
        <w:r w:rsidR="00342437" w:rsidRPr="00D97B2C" w:rsidDel="00427EBB">
          <w:rPr>
            <w:lang w:val="sr-Cyrl-RS"/>
          </w:rPr>
          <w:fldChar w:fldCharType="begin"/>
        </w:r>
        <w:r w:rsidR="00342437" w:rsidRPr="00D97B2C" w:rsidDel="00427EBB">
          <w:rPr>
            <w:lang w:val="sr-Cyrl-RS"/>
          </w:rPr>
          <w:delInstrText xml:space="preserve"> REF _Ref141142965 \h </w:delInstrText>
        </w:r>
        <w:r w:rsidR="00E42534" w:rsidDel="00427EBB">
          <w:rPr>
            <w:lang w:val="sr-Cyrl-RS"/>
          </w:rPr>
          <w:delInstrText xml:space="preserve"> \* MERGEFORMAT </w:delInstrText>
        </w:r>
        <w:r w:rsidR="00342437" w:rsidRPr="00D97B2C" w:rsidDel="00427EBB">
          <w:rPr>
            <w:lang w:val="sr-Cyrl-RS"/>
          </w:rPr>
        </w:r>
        <w:r w:rsidR="00342437" w:rsidRPr="00D97B2C" w:rsidDel="00427EBB">
          <w:rPr>
            <w:lang w:val="sr-Cyrl-RS"/>
          </w:rPr>
          <w:fldChar w:fldCharType="separate"/>
        </w:r>
        <w:r w:rsidR="00342437" w:rsidRPr="00D97B2C" w:rsidDel="00427EBB">
          <w:rPr>
            <w:lang w:val="sr-Cyrl-RS"/>
          </w:rPr>
          <w:delText xml:space="preserve">Слика </w:delText>
        </w:r>
        <w:r w:rsidR="00342437" w:rsidRPr="00D97B2C" w:rsidDel="00427EBB">
          <w:rPr>
            <w:noProof/>
            <w:lang w:val="sr-Cyrl-RS"/>
          </w:rPr>
          <w:delText>10</w:delText>
        </w:r>
        <w:r w:rsidR="00342437" w:rsidRPr="00D97B2C" w:rsidDel="00427EBB">
          <w:rPr>
            <w:lang w:val="sr-Cyrl-RS"/>
          </w:rPr>
          <w:fldChar w:fldCharType="end"/>
        </w:r>
      </w:del>
      <w:r w:rsidR="00005278" w:rsidRPr="00D97B2C">
        <w:rPr>
          <w:lang w:val="sr-Cyrl-RS"/>
        </w:rPr>
        <w:t>).</w:t>
      </w:r>
    </w:p>
    <w:p w14:paraId="333D067C" w14:textId="3B41C09F" w:rsidR="00005278" w:rsidRPr="00D97B2C" w:rsidRDefault="00A96E93" w:rsidP="006809B1">
      <w:pPr>
        <w:pStyle w:val="osnovnitekst"/>
        <w:rPr>
          <w:lang w:val="sr-Cyrl-RS"/>
        </w:rPr>
      </w:pPr>
      <w:proofErr w:type="spellStart"/>
      <w:r w:rsidRPr="00D97B2C">
        <w:rPr>
          <w:i/>
          <w:lang w:val="sr-Cyrl-RS"/>
        </w:rPr>
        <w:t>Core</w:t>
      </w:r>
      <w:proofErr w:type="spellEnd"/>
      <w:r w:rsidRPr="00D97B2C">
        <w:rPr>
          <w:i/>
          <w:lang w:val="sr-Cyrl-RS"/>
        </w:rPr>
        <w:t xml:space="preserve"> </w:t>
      </w:r>
      <w:proofErr w:type="spellStart"/>
      <w:r w:rsidRPr="00D97B2C">
        <w:rPr>
          <w:i/>
          <w:lang w:val="sr-Cyrl-RS"/>
        </w:rPr>
        <w:t>Container</w:t>
      </w:r>
      <w:proofErr w:type="spellEnd"/>
      <w:r w:rsidRPr="00D97B2C">
        <w:rPr>
          <w:lang w:val="sr-Cyrl-RS"/>
        </w:rPr>
        <w:t xml:space="preserve"> је </w:t>
      </w:r>
      <w:r w:rsidR="00F8005F" w:rsidRPr="00D97B2C">
        <w:rPr>
          <w:lang w:val="sr-Cyrl-RS"/>
        </w:rPr>
        <w:t xml:space="preserve">основни модул који обезбеђује </w:t>
      </w:r>
      <w:r w:rsidR="00451B76" w:rsidRPr="00D97B2C">
        <w:rPr>
          <w:lang w:val="sr-Cyrl-RS"/>
        </w:rPr>
        <w:t xml:space="preserve">фундаменталне делове оквира попут </w:t>
      </w:r>
      <w:proofErr w:type="spellStart"/>
      <w:r w:rsidR="00451B76" w:rsidRPr="00D97B2C">
        <w:rPr>
          <w:i/>
          <w:lang w:val="sr-Cyrl-RS"/>
        </w:rPr>
        <w:t>Inversion</w:t>
      </w:r>
      <w:proofErr w:type="spellEnd"/>
      <w:r w:rsidR="00451B76" w:rsidRPr="00D97B2C">
        <w:rPr>
          <w:i/>
          <w:lang w:val="sr-Cyrl-RS"/>
        </w:rPr>
        <w:t xml:space="preserve"> </w:t>
      </w:r>
      <w:proofErr w:type="spellStart"/>
      <w:r w:rsidR="00451B76" w:rsidRPr="00D97B2C">
        <w:rPr>
          <w:i/>
          <w:lang w:val="sr-Cyrl-RS"/>
        </w:rPr>
        <w:t>of</w:t>
      </w:r>
      <w:proofErr w:type="spellEnd"/>
      <w:r w:rsidR="00451B76" w:rsidRPr="00D97B2C">
        <w:rPr>
          <w:i/>
          <w:lang w:val="sr-Cyrl-RS"/>
        </w:rPr>
        <w:t xml:space="preserve"> </w:t>
      </w:r>
      <w:proofErr w:type="spellStart"/>
      <w:r w:rsidR="00451B76" w:rsidRPr="00D97B2C">
        <w:rPr>
          <w:i/>
          <w:lang w:val="sr-Cyrl-RS"/>
        </w:rPr>
        <w:t>Control</w:t>
      </w:r>
      <w:proofErr w:type="spellEnd"/>
      <w:r w:rsidR="00451B76" w:rsidRPr="00D97B2C">
        <w:rPr>
          <w:i/>
          <w:lang w:val="sr-Cyrl-RS"/>
        </w:rPr>
        <w:t xml:space="preserve"> </w:t>
      </w:r>
      <w:r w:rsidR="00451B76" w:rsidRPr="00D97B2C">
        <w:rPr>
          <w:lang w:val="sr-Cyrl-RS"/>
        </w:rPr>
        <w:t xml:space="preserve">и </w:t>
      </w:r>
      <w:proofErr w:type="spellStart"/>
      <w:r w:rsidR="00451B76" w:rsidRPr="00D97B2C">
        <w:rPr>
          <w:i/>
          <w:lang w:val="sr-Cyrl-RS"/>
        </w:rPr>
        <w:t>Dependency</w:t>
      </w:r>
      <w:proofErr w:type="spellEnd"/>
      <w:r w:rsidR="00451B76" w:rsidRPr="00D97B2C">
        <w:rPr>
          <w:i/>
          <w:lang w:val="sr-Cyrl-RS"/>
        </w:rPr>
        <w:t xml:space="preserve"> </w:t>
      </w:r>
      <w:proofErr w:type="spellStart"/>
      <w:r w:rsidR="00451B76" w:rsidRPr="00D97B2C">
        <w:rPr>
          <w:i/>
          <w:lang w:val="sr-Cyrl-RS"/>
        </w:rPr>
        <w:t>Injection</w:t>
      </w:r>
      <w:proofErr w:type="spellEnd"/>
      <w:r w:rsidR="00097618" w:rsidRPr="00D97B2C">
        <w:rPr>
          <w:i/>
          <w:lang w:val="sr-Cyrl-RS"/>
        </w:rPr>
        <w:t xml:space="preserve"> </w:t>
      </w:r>
      <w:r w:rsidR="00097618" w:rsidRPr="00D97B2C">
        <w:rPr>
          <w:lang w:val="sr-Cyrl-RS"/>
        </w:rPr>
        <w:t>механизама</w:t>
      </w:r>
      <w:r w:rsidR="00451B76" w:rsidRPr="00D97B2C">
        <w:rPr>
          <w:lang w:val="sr-Cyrl-RS"/>
        </w:rPr>
        <w:t xml:space="preserve">. </w:t>
      </w:r>
      <w:proofErr w:type="spellStart"/>
      <w:r w:rsidR="00314B14" w:rsidRPr="00D97B2C">
        <w:rPr>
          <w:i/>
          <w:lang w:val="sr-Cyrl-RS"/>
        </w:rPr>
        <w:t>Beans</w:t>
      </w:r>
      <w:proofErr w:type="spellEnd"/>
      <w:r w:rsidR="00314B14" w:rsidRPr="00D97B2C">
        <w:rPr>
          <w:lang w:val="sr-Cyrl-RS"/>
        </w:rPr>
        <w:t xml:space="preserve"> </w:t>
      </w:r>
      <w:r w:rsidR="00451B76" w:rsidRPr="00D97B2C">
        <w:rPr>
          <w:lang w:val="sr-Cyrl-RS"/>
        </w:rPr>
        <w:t>модул садржи фабрику објеката која омогућава одвајање конфигурације и спецификације зависности од стварне програмске логике</w:t>
      </w:r>
      <w:r w:rsidR="000774D7" w:rsidRPr="00D97B2C">
        <w:rPr>
          <w:lang w:val="sr-Cyrl-RS"/>
        </w:rPr>
        <w:t xml:space="preserve"> уместо употребе </w:t>
      </w:r>
      <w:proofErr w:type="spellStart"/>
      <w:r w:rsidR="00C57D08" w:rsidRPr="00D97B2C">
        <w:rPr>
          <w:i/>
          <w:lang w:val="sr-Cyrl-RS"/>
        </w:rPr>
        <w:t>Singletone</w:t>
      </w:r>
      <w:proofErr w:type="spellEnd"/>
      <w:r w:rsidR="00C57D08" w:rsidRPr="00D97B2C">
        <w:rPr>
          <w:lang w:val="sr-Cyrl-RS"/>
        </w:rPr>
        <w:t xml:space="preserve"> шаблона</w:t>
      </w:r>
      <w:r w:rsidR="00451B76" w:rsidRPr="00D97B2C">
        <w:rPr>
          <w:lang w:val="sr-Cyrl-RS"/>
        </w:rPr>
        <w:t>.</w:t>
      </w:r>
      <w:r w:rsidR="00DE1F3E" w:rsidRPr="00D97B2C">
        <w:rPr>
          <w:lang w:val="sr-Cyrl-RS"/>
        </w:rPr>
        <w:t xml:space="preserve"> Модул </w:t>
      </w:r>
      <w:proofErr w:type="spellStart"/>
      <w:r w:rsidR="00DE1F3E" w:rsidRPr="00D97B2C">
        <w:rPr>
          <w:i/>
          <w:lang w:val="sr-Cyrl-RS"/>
        </w:rPr>
        <w:t>Context</w:t>
      </w:r>
      <w:proofErr w:type="spellEnd"/>
      <w:r w:rsidR="00DE1F3E" w:rsidRPr="00D97B2C">
        <w:rPr>
          <w:lang w:val="sr-Cyrl-RS"/>
        </w:rPr>
        <w:t xml:space="preserve"> се ослања на </w:t>
      </w:r>
      <w:proofErr w:type="spellStart"/>
      <w:r w:rsidR="00DE1F3E" w:rsidRPr="00D97B2C">
        <w:rPr>
          <w:i/>
          <w:lang w:val="sr-Cyrl-RS"/>
        </w:rPr>
        <w:t>Core</w:t>
      </w:r>
      <w:proofErr w:type="spellEnd"/>
      <w:r w:rsidR="00DE1F3E" w:rsidRPr="00D97B2C">
        <w:rPr>
          <w:lang w:val="sr-Cyrl-RS"/>
        </w:rPr>
        <w:t xml:space="preserve"> </w:t>
      </w:r>
      <w:r w:rsidR="0008222C" w:rsidRPr="00D97B2C">
        <w:rPr>
          <w:lang w:val="sr-Cyrl-RS"/>
        </w:rPr>
        <w:t>и</w:t>
      </w:r>
      <w:r w:rsidR="00DE1F3E" w:rsidRPr="00D97B2C">
        <w:rPr>
          <w:lang w:val="sr-Cyrl-RS"/>
        </w:rPr>
        <w:t xml:space="preserve"> </w:t>
      </w:r>
      <w:proofErr w:type="spellStart"/>
      <w:r w:rsidR="00DE1F3E" w:rsidRPr="00D97B2C">
        <w:rPr>
          <w:i/>
          <w:lang w:val="sr-Cyrl-RS"/>
        </w:rPr>
        <w:t>Beans</w:t>
      </w:r>
      <w:proofErr w:type="spellEnd"/>
      <w:r w:rsidR="00137E5D" w:rsidRPr="00D97B2C">
        <w:rPr>
          <w:i/>
          <w:lang w:val="sr-Cyrl-RS"/>
        </w:rPr>
        <w:t xml:space="preserve"> </w:t>
      </w:r>
      <w:r w:rsidR="00137E5D" w:rsidRPr="00D97B2C">
        <w:rPr>
          <w:lang w:val="sr-Cyrl-RS"/>
        </w:rPr>
        <w:t>модуле.</w:t>
      </w:r>
      <w:r w:rsidR="000957E0" w:rsidRPr="00D97B2C">
        <w:rPr>
          <w:lang w:val="sr-Cyrl-RS"/>
        </w:rPr>
        <w:t xml:space="preserve"> </w:t>
      </w:r>
      <w:del w:id="611" w:author="SW 46/2019 - Petrović Milica" w:date="2023-08-17T19:38:00Z">
        <w:r w:rsidR="006A28F3" w:rsidRPr="00D97B2C" w:rsidDel="00190C73">
          <w:rPr>
            <w:lang w:val="sr-Cyrl-RS"/>
          </w:rPr>
          <w:delText xml:space="preserve">Модул </w:delText>
        </w:r>
      </w:del>
      <w:proofErr w:type="spellStart"/>
      <w:r w:rsidR="00552568" w:rsidRPr="00D97B2C">
        <w:rPr>
          <w:i/>
          <w:lang w:val="sr-Cyrl-RS"/>
        </w:rPr>
        <w:t>Context</w:t>
      </w:r>
      <w:proofErr w:type="spellEnd"/>
      <w:r w:rsidR="00552568" w:rsidRPr="00D97B2C">
        <w:rPr>
          <w:lang w:val="sr-Cyrl-RS"/>
        </w:rPr>
        <w:t xml:space="preserve"> </w:t>
      </w:r>
      <w:r w:rsidR="006A28F3" w:rsidRPr="00D97B2C">
        <w:rPr>
          <w:lang w:val="sr-Cyrl-RS"/>
        </w:rPr>
        <w:t xml:space="preserve">наслеђује функције </w:t>
      </w:r>
      <w:proofErr w:type="spellStart"/>
      <w:r w:rsidR="00E85EC9" w:rsidRPr="00D97B2C">
        <w:rPr>
          <w:i/>
          <w:lang w:val="sr-Cyrl-RS"/>
        </w:rPr>
        <w:t>Beans</w:t>
      </w:r>
      <w:proofErr w:type="spellEnd"/>
      <w:r w:rsidR="00E85EC9" w:rsidRPr="00D97B2C">
        <w:rPr>
          <w:i/>
          <w:lang w:val="sr-Cyrl-RS"/>
        </w:rPr>
        <w:t xml:space="preserve"> </w:t>
      </w:r>
      <w:r w:rsidR="006A28F3" w:rsidRPr="00D97B2C">
        <w:rPr>
          <w:lang w:val="sr-Cyrl-RS"/>
        </w:rPr>
        <w:t xml:space="preserve">модула и додаје подршку за </w:t>
      </w:r>
      <w:proofErr w:type="spellStart"/>
      <w:r w:rsidR="006A28F3" w:rsidRPr="00D97B2C">
        <w:rPr>
          <w:lang w:val="sr-Cyrl-RS"/>
        </w:rPr>
        <w:t>пропагацију</w:t>
      </w:r>
      <w:proofErr w:type="spellEnd"/>
      <w:r w:rsidR="006A28F3" w:rsidRPr="00D97B2C">
        <w:rPr>
          <w:lang w:val="sr-Cyrl-RS"/>
        </w:rPr>
        <w:t xml:space="preserve"> догађаја, учитавање конфигурације апликације и свих објеката.</w:t>
      </w:r>
      <w:r w:rsidR="00552568" w:rsidRPr="00D97B2C">
        <w:rPr>
          <w:lang w:val="sr-Cyrl-RS"/>
        </w:rPr>
        <w:t xml:space="preserve"> Централна тачка </w:t>
      </w:r>
      <w:proofErr w:type="spellStart"/>
      <w:r w:rsidR="00552568" w:rsidRPr="00D97B2C">
        <w:rPr>
          <w:i/>
          <w:lang w:val="sr-Cyrl-RS"/>
        </w:rPr>
        <w:t>Context</w:t>
      </w:r>
      <w:proofErr w:type="spellEnd"/>
      <w:r w:rsidR="00552568" w:rsidRPr="00D97B2C">
        <w:rPr>
          <w:lang w:val="sr-Cyrl-RS"/>
        </w:rPr>
        <w:t xml:space="preserve"> модула је </w:t>
      </w:r>
      <w:proofErr w:type="spellStart"/>
      <w:r w:rsidR="00552568" w:rsidRPr="00D97B2C">
        <w:rPr>
          <w:i/>
          <w:lang w:val="sr-Cyrl-RS"/>
        </w:rPr>
        <w:t>ApplicationContext</w:t>
      </w:r>
      <w:proofErr w:type="spellEnd"/>
      <w:r w:rsidR="00552568" w:rsidRPr="00D97B2C">
        <w:rPr>
          <w:lang w:val="sr-Cyrl-RS"/>
        </w:rPr>
        <w:t xml:space="preserve"> интерфејс</w:t>
      </w:r>
      <w:r w:rsidR="00E8725E" w:rsidRPr="00D97B2C">
        <w:rPr>
          <w:lang w:val="sr-Cyrl-RS"/>
        </w:rPr>
        <w:t>.</w:t>
      </w:r>
      <w:r w:rsidR="00EA248D" w:rsidRPr="00D97B2C">
        <w:rPr>
          <w:lang w:val="sr-Cyrl-RS"/>
        </w:rPr>
        <w:t xml:space="preserve"> </w:t>
      </w:r>
      <w:proofErr w:type="spellStart"/>
      <w:r w:rsidR="00EA248D" w:rsidRPr="00D97B2C">
        <w:rPr>
          <w:i/>
          <w:lang w:val="sr-Cyrl-RS"/>
        </w:rPr>
        <w:t>Expression</w:t>
      </w:r>
      <w:proofErr w:type="spellEnd"/>
      <w:r w:rsidR="008E15CA" w:rsidRPr="00D97B2C">
        <w:rPr>
          <w:i/>
          <w:lang w:val="sr-Cyrl-RS"/>
        </w:rPr>
        <w:t xml:space="preserve"> </w:t>
      </w:r>
      <w:proofErr w:type="spellStart"/>
      <w:r w:rsidR="008E15CA" w:rsidRPr="00D97B2C">
        <w:rPr>
          <w:i/>
          <w:lang w:val="sr-Cyrl-RS"/>
        </w:rPr>
        <w:t>language</w:t>
      </w:r>
      <w:proofErr w:type="spellEnd"/>
      <w:r w:rsidR="00EA248D" w:rsidRPr="00D97B2C">
        <w:rPr>
          <w:lang w:val="sr-Cyrl-RS"/>
        </w:rPr>
        <w:t xml:space="preserve"> </w:t>
      </w:r>
      <w:r w:rsidR="00526BF7" w:rsidRPr="00D97B2C">
        <w:rPr>
          <w:lang w:val="sr-Cyrl-RS"/>
        </w:rPr>
        <w:t>модул</w:t>
      </w:r>
      <w:r w:rsidR="008E15CA" w:rsidRPr="00D97B2C">
        <w:rPr>
          <w:lang w:val="sr-Cyrl-RS"/>
        </w:rPr>
        <w:t xml:space="preserve"> </w:t>
      </w:r>
      <w:r w:rsidR="00AD5247" w:rsidRPr="00D97B2C">
        <w:rPr>
          <w:lang w:val="sr-Cyrl-RS"/>
        </w:rPr>
        <w:t xml:space="preserve">пружа </w:t>
      </w:r>
      <w:r w:rsidR="00340B95" w:rsidRPr="00D97B2C">
        <w:rPr>
          <w:lang w:val="sr-Cyrl-RS"/>
        </w:rPr>
        <w:t xml:space="preserve">језик за писање упита и манипулацију </w:t>
      </w:r>
      <w:proofErr w:type="spellStart"/>
      <w:r w:rsidR="00340B95" w:rsidRPr="00D97B2C">
        <w:rPr>
          <w:lang w:val="sr-Cyrl-RS"/>
        </w:rPr>
        <w:t>графом</w:t>
      </w:r>
      <w:proofErr w:type="spellEnd"/>
      <w:r w:rsidR="00340B95" w:rsidRPr="00D97B2C">
        <w:rPr>
          <w:lang w:val="sr-Cyrl-RS"/>
        </w:rPr>
        <w:t xml:space="preserve"> објеката током времена извршавања (</w:t>
      </w:r>
      <w:proofErr w:type="spellStart"/>
      <w:r w:rsidR="00340B95" w:rsidRPr="00D97B2C">
        <w:rPr>
          <w:i/>
          <w:lang w:val="sr-Cyrl-RS"/>
        </w:rPr>
        <w:t>run-time</w:t>
      </w:r>
      <w:proofErr w:type="spellEnd"/>
      <w:r w:rsidR="00340B95" w:rsidRPr="00D97B2C">
        <w:rPr>
          <w:lang w:val="sr-Cyrl-RS"/>
        </w:rPr>
        <w:t>)</w:t>
      </w:r>
      <w:r w:rsidR="00027BB5" w:rsidRPr="00D97B2C">
        <w:rPr>
          <w:lang w:val="sr-Cyrl-RS"/>
        </w:rPr>
        <w:t>.</w:t>
      </w:r>
    </w:p>
    <w:p w14:paraId="472E879B" w14:textId="77777777" w:rsidR="00A104CF" w:rsidRPr="00D97B2C" w:rsidRDefault="001A0CD0" w:rsidP="006809B1">
      <w:pPr>
        <w:pStyle w:val="osnovnitekst"/>
        <w:rPr>
          <w:lang w:val="sr-Cyrl-RS"/>
        </w:rPr>
      </w:pPr>
      <w:proofErr w:type="spellStart"/>
      <w:r w:rsidRPr="00D97B2C">
        <w:rPr>
          <w:i/>
          <w:lang w:val="sr-Cyrl-RS"/>
        </w:rPr>
        <w:t>Data</w:t>
      </w:r>
      <w:proofErr w:type="spellEnd"/>
      <w:r w:rsidRPr="00D97B2C">
        <w:rPr>
          <w:i/>
          <w:lang w:val="sr-Cyrl-RS"/>
        </w:rPr>
        <w:t xml:space="preserve"> Access/</w:t>
      </w:r>
      <w:proofErr w:type="spellStart"/>
      <w:r w:rsidRPr="00D97B2C">
        <w:rPr>
          <w:i/>
          <w:lang w:val="sr-Cyrl-RS"/>
        </w:rPr>
        <w:t>Integration</w:t>
      </w:r>
      <w:proofErr w:type="spellEnd"/>
      <w:r w:rsidRPr="00D97B2C">
        <w:rPr>
          <w:lang w:val="sr-Cyrl-RS"/>
        </w:rPr>
        <w:t xml:space="preserve"> модул се састоји из </w:t>
      </w:r>
      <w:proofErr w:type="spellStart"/>
      <w:r w:rsidRPr="00D97B2C">
        <w:rPr>
          <w:lang w:val="sr-Cyrl-RS"/>
        </w:rPr>
        <w:t>подмодула</w:t>
      </w:r>
      <w:proofErr w:type="spellEnd"/>
      <w:r w:rsidRPr="00D97B2C">
        <w:rPr>
          <w:lang w:val="sr-Cyrl-RS"/>
        </w:rPr>
        <w:t xml:space="preserve"> </w:t>
      </w:r>
      <w:r w:rsidRPr="00D97B2C">
        <w:rPr>
          <w:i/>
          <w:lang w:val="sr-Cyrl-RS"/>
        </w:rPr>
        <w:t>JDBC, ORM, OXM, JMS</w:t>
      </w:r>
      <w:r w:rsidRPr="00D97B2C">
        <w:rPr>
          <w:lang w:val="sr-Cyrl-RS"/>
        </w:rPr>
        <w:t xml:space="preserve"> и </w:t>
      </w:r>
      <w:proofErr w:type="spellStart"/>
      <w:r w:rsidRPr="00D97B2C">
        <w:rPr>
          <w:i/>
          <w:lang w:val="sr-Cyrl-RS"/>
        </w:rPr>
        <w:t>Transactions</w:t>
      </w:r>
      <w:proofErr w:type="spellEnd"/>
      <w:r w:rsidRPr="00D97B2C">
        <w:rPr>
          <w:lang w:val="sr-Cyrl-RS"/>
        </w:rPr>
        <w:t xml:space="preserve">. </w:t>
      </w:r>
      <w:r w:rsidRPr="00D97B2C">
        <w:rPr>
          <w:i/>
          <w:lang w:val="sr-Cyrl-RS"/>
        </w:rPr>
        <w:t xml:space="preserve">JDBC </w:t>
      </w:r>
      <w:r w:rsidRPr="00D97B2C">
        <w:rPr>
          <w:lang w:val="sr-Cyrl-RS"/>
        </w:rPr>
        <w:t xml:space="preserve">модул </w:t>
      </w:r>
      <w:r w:rsidR="00392818" w:rsidRPr="00D97B2C">
        <w:rPr>
          <w:lang w:val="sr-Cyrl-RS"/>
        </w:rPr>
        <w:t>апстра</w:t>
      </w:r>
      <w:r w:rsidR="00EE22D9" w:rsidRPr="00D97B2C">
        <w:rPr>
          <w:lang w:val="sr-Cyrl-RS"/>
        </w:rPr>
        <w:t>хује везу са базом података и</w:t>
      </w:r>
      <w:r w:rsidR="00392818" w:rsidRPr="00D97B2C">
        <w:rPr>
          <w:lang w:val="sr-Cyrl-RS"/>
        </w:rPr>
        <w:t xml:space="preserve"> уклања потребу за заморним </w:t>
      </w:r>
      <w:r w:rsidR="00392818" w:rsidRPr="00D97B2C">
        <w:rPr>
          <w:i/>
          <w:lang w:val="sr-Cyrl-RS"/>
        </w:rPr>
        <w:t>JDBC</w:t>
      </w:r>
      <w:r w:rsidR="00392818" w:rsidRPr="00D97B2C">
        <w:rPr>
          <w:lang w:val="sr-Cyrl-RS"/>
        </w:rPr>
        <w:t xml:space="preserve"> програмирањем и парсирањем грешака специфичних за добављање података из базе података.</w:t>
      </w:r>
      <w:r w:rsidR="00EE22D9" w:rsidRPr="00D97B2C">
        <w:rPr>
          <w:lang w:val="sr-Cyrl-RS"/>
        </w:rPr>
        <w:t xml:space="preserve"> </w:t>
      </w:r>
      <w:r w:rsidR="00EE22D9" w:rsidRPr="00D97B2C">
        <w:rPr>
          <w:i/>
          <w:lang w:val="sr-Cyrl-RS"/>
        </w:rPr>
        <w:t>ORM</w:t>
      </w:r>
      <w:r w:rsidR="00EE22D9" w:rsidRPr="00D97B2C">
        <w:rPr>
          <w:lang w:val="sr-Cyrl-RS"/>
        </w:rPr>
        <w:t xml:space="preserve"> </w:t>
      </w:r>
      <w:r w:rsidR="007E777E" w:rsidRPr="00D97B2C">
        <w:rPr>
          <w:lang w:val="sr-Cyrl-RS"/>
        </w:rPr>
        <w:t xml:space="preserve">модул обезбеђује </w:t>
      </w:r>
      <w:proofErr w:type="spellStart"/>
      <w:r w:rsidR="007E777E" w:rsidRPr="00D97B2C">
        <w:rPr>
          <w:lang w:val="sr-Cyrl-RS"/>
        </w:rPr>
        <w:t>објектно</w:t>
      </w:r>
      <w:proofErr w:type="spellEnd"/>
      <w:r w:rsidR="007E777E" w:rsidRPr="00D97B2C">
        <w:rPr>
          <w:lang w:val="sr-Cyrl-RS"/>
        </w:rPr>
        <w:t xml:space="preserve">-релационо мапирање чија конкретна имплементација може бити </w:t>
      </w:r>
      <w:proofErr w:type="spellStart"/>
      <w:r w:rsidR="00333E66" w:rsidRPr="00D97B2C">
        <w:rPr>
          <w:lang w:val="sr-Cyrl-RS"/>
        </w:rPr>
        <w:t>Open</w:t>
      </w:r>
      <w:r w:rsidR="007E777E" w:rsidRPr="00D97B2C">
        <w:rPr>
          <w:i/>
          <w:lang w:val="sr-Cyrl-RS"/>
        </w:rPr>
        <w:t>JPA</w:t>
      </w:r>
      <w:proofErr w:type="spellEnd"/>
      <w:r w:rsidR="00333E66" w:rsidRPr="00D97B2C">
        <w:rPr>
          <w:lang w:val="sr-Cyrl-RS"/>
        </w:rPr>
        <w:t>,</w:t>
      </w:r>
      <w:r w:rsidR="007E777E" w:rsidRPr="00D97B2C">
        <w:rPr>
          <w:lang w:val="sr-Cyrl-RS"/>
        </w:rPr>
        <w:t xml:space="preserve"> </w:t>
      </w:r>
      <w:proofErr w:type="spellStart"/>
      <w:r w:rsidR="007E777E" w:rsidRPr="00D97B2C">
        <w:rPr>
          <w:i/>
          <w:lang w:val="sr-Cyrl-RS"/>
        </w:rPr>
        <w:t>Hibernate</w:t>
      </w:r>
      <w:proofErr w:type="spellEnd"/>
      <w:r w:rsidR="00E67AB9" w:rsidRPr="00D97B2C">
        <w:rPr>
          <w:i/>
          <w:lang w:val="sr-Cyrl-RS"/>
        </w:rPr>
        <w:t xml:space="preserve"> </w:t>
      </w:r>
      <w:r w:rsidR="00E67AB9" w:rsidRPr="00D97B2C">
        <w:rPr>
          <w:lang w:val="sr-Cyrl-RS"/>
        </w:rPr>
        <w:fldChar w:fldCharType="begin"/>
      </w:r>
      <w:r w:rsidR="00E67AB9" w:rsidRPr="00D97B2C">
        <w:rPr>
          <w:i/>
          <w:lang w:val="sr-Cyrl-RS"/>
        </w:rPr>
        <w:instrText xml:space="preserve"> REF _Ref141143170 \r \h </w:instrText>
      </w:r>
      <w:r w:rsidR="00E67AB9" w:rsidRPr="00D97B2C">
        <w:rPr>
          <w:lang w:val="sr-Cyrl-RS"/>
        </w:rPr>
        <w:instrText xml:space="preserve"> \* MERGEFORMAT </w:instrText>
      </w:r>
      <w:r w:rsidR="00E67AB9" w:rsidRPr="00D97B2C">
        <w:rPr>
          <w:lang w:val="sr-Cyrl-RS"/>
        </w:rPr>
      </w:r>
      <w:r w:rsidR="00E67AB9" w:rsidRPr="00D97B2C">
        <w:rPr>
          <w:lang w:val="sr-Cyrl-RS"/>
        </w:rPr>
        <w:fldChar w:fldCharType="separate"/>
      </w:r>
      <w:r w:rsidR="00E67AB9" w:rsidRPr="00D97B2C">
        <w:rPr>
          <w:lang w:val="sr-Cyrl-RS"/>
        </w:rPr>
        <w:t>[8]</w:t>
      </w:r>
      <w:r w:rsidR="00E67AB9" w:rsidRPr="00D97B2C">
        <w:rPr>
          <w:lang w:val="sr-Cyrl-RS"/>
        </w:rPr>
        <w:fldChar w:fldCharType="end"/>
      </w:r>
      <w:r w:rsidR="007E777E" w:rsidRPr="00D97B2C">
        <w:rPr>
          <w:lang w:val="sr-Cyrl-RS"/>
        </w:rPr>
        <w:t>.</w:t>
      </w:r>
      <w:r w:rsidR="00546A72" w:rsidRPr="00D97B2C">
        <w:rPr>
          <w:i/>
          <w:lang w:val="sr-Cyrl-RS"/>
        </w:rPr>
        <w:t xml:space="preserve"> </w:t>
      </w:r>
      <w:r w:rsidR="00546A72" w:rsidRPr="00D97B2C">
        <w:rPr>
          <w:lang w:val="sr-Cyrl-RS"/>
        </w:rPr>
        <w:t xml:space="preserve">Сви оквири за </w:t>
      </w:r>
      <w:proofErr w:type="spellStart"/>
      <w:r w:rsidR="000777E0" w:rsidRPr="00D97B2C">
        <w:rPr>
          <w:lang w:val="sr-Cyrl-RS"/>
        </w:rPr>
        <w:t>објектно</w:t>
      </w:r>
      <w:proofErr w:type="spellEnd"/>
      <w:r w:rsidR="000777E0" w:rsidRPr="00D97B2C">
        <w:rPr>
          <w:lang w:val="sr-Cyrl-RS"/>
        </w:rPr>
        <w:t>-релационо</w:t>
      </w:r>
      <w:r w:rsidR="00546A72" w:rsidRPr="00D97B2C">
        <w:rPr>
          <w:lang w:val="sr-Cyrl-RS"/>
        </w:rPr>
        <w:t xml:space="preserve">-мапирање </w:t>
      </w:r>
      <w:del w:id="612" w:author="SW 46/2019 - Petrović Milica" w:date="2023-08-17T19:39:00Z">
        <w:r w:rsidR="00546A72" w:rsidRPr="00D97B2C" w:rsidDel="00811184">
          <w:rPr>
            <w:lang w:val="sr-Cyrl-RS"/>
          </w:rPr>
          <w:delText xml:space="preserve"> </w:delText>
        </w:r>
      </w:del>
      <w:r w:rsidR="00546A72" w:rsidRPr="00D97B2C">
        <w:rPr>
          <w:lang w:val="sr-Cyrl-RS"/>
        </w:rPr>
        <w:t xml:space="preserve">могу се користити у комбинацији са функцијама које нуди </w:t>
      </w:r>
      <w:proofErr w:type="spellStart"/>
      <w:r w:rsidR="00546A72" w:rsidRPr="00D97B2C">
        <w:rPr>
          <w:i/>
          <w:lang w:val="sr-Cyrl-RS"/>
        </w:rPr>
        <w:t>Spring</w:t>
      </w:r>
      <w:proofErr w:type="spellEnd"/>
      <w:r w:rsidR="00546A72" w:rsidRPr="00D97B2C">
        <w:rPr>
          <w:lang w:val="sr-Cyrl-RS"/>
        </w:rPr>
        <w:t xml:space="preserve"> попут </w:t>
      </w:r>
      <w:r w:rsidR="00CD46C2" w:rsidRPr="00D97B2C">
        <w:rPr>
          <w:lang w:val="sr-Cyrl-RS"/>
        </w:rPr>
        <w:t>декларативног управљ</w:t>
      </w:r>
      <w:r w:rsidR="00891918" w:rsidRPr="00D97B2C">
        <w:rPr>
          <w:lang w:val="sr-Cyrl-RS"/>
        </w:rPr>
        <w:t>а</w:t>
      </w:r>
      <w:r w:rsidR="00CD46C2" w:rsidRPr="00D97B2C">
        <w:rPr>
          <w:lang w:val="sr-Cyrl-RS"/>
        </w:rPr>
        <w:t>ња трансакцијама.</w:t>
      </w:r>
    </w:p>
    <w:p w14:paraId="5F1526DD" w14:textId="77777777" w:rsidR="00005278" w:rsidRPr="00D97B2C" w:rsidRDefault="000A5BD7" w:rsidP="004B5A41">
      <w:pPr>
        <w:pStyle w:val="osnovnitekst"/>
        <w:rPr>
          <w:lang w:val="sr-Cyrl-RS"/>
        </w:rPr>
      </w:pPr>
      <w:r w:rsidRPr="00D97B2C">
        <w:rPr>
          <w:i/>
          <w:lang w:val="sr-Cyrl-RS"/>
        </w:rPr>
        <w:lastRenderedPageBreak/>
        <w:t>Web</w:t>
      </w:r>
      <w:r w:rsidRPr="00D97B2C">
        <w:rPr>
          <w:lang w:val="sr-Cyrl-RS"/>
        </w:rPr>
        <w:t xml:space="preserve"> модул пружа подршку за различите аспекте развоја веб апликација попут инјекције објеката у </w:t>
      </w:r>
      <w:proofErr w:type="spellStart"/>
      <w:r w:rsidRPr="00D97B2C">
        <w:rPr>
          <w:lang w:val="sr-Cyrl-RS"/>
        </w:rPr>
        <w:t>сервлете</w:t>
      </w:r>
      <w:proofErr w:type="spellEnd"/>
      <w:r w:rsidRPr="00D97B2C">
        <w:rPr>
          <w:lang w:val="sr-Cyrl-RS"/>
        </w:rPr>
        <w:t>, постављање фајлова на сервер.</w:t>
      </w:r>
      <w:r w:rsidR="0008740B" w:rsidRPr="00D97B2C">
        <w:rPr>
          <w:lang w:val="sr-Cyrl-RS"/>
        </w:rPr>
        <w:t xml:space="preserve"> Модул </w:t>
      </w:r>
      <w:r w:rsidR="0008740B" w:rsidRPr="00D97B2C">
        <w:rPr>
          <w:i/>
          <w:lang w:val="sr-Cyrl-RS"/>
        </w:rPr>
        <w:t>Web-</w:t>
      </w:r>
      <w:proofErr w:type="spellStart"/>
      <w:r w:rsidR="0008740B" w:rsidRPr="00D97B2C">
        <w:rPr>
          <w:i/>
          <w:lang w:val="sr-Cyrl-RS"/>
        </w:rPr>
        <w:t>Servlet</w:t>
      </w:r>
      <w:proofErr w:type="spellEnd"/>
      <w:r w:rsidRPr="00D97B2C">
        <w:rPr>
          <w:lang w:val="sr-Cyrl-RS"/>
        </w:rPr>
        <w:t xml:space="preserve"> </w:t>
      </w:r>
      <w:r w:rsidR="00E811E6" w:rsidRPr="00D97B2C">
        <w:rPr>
          <w:lang w:val="sr-Cyrl-RS"/>
        </w:rPr>
        <w:t>с</w:t>
      </w:r>
      <w:r w:rsidRPr="00D97B2C">
        <w:rPr>
          <w:lang w:val="sr-Cyrl-RS"/>
        </w:rPr>
        <w:t>адржи</w:t>
      </w:r>
      <w:r w:rsidR="00E811E6" w:rsidRPr="00D97B2C">
        <w:rPr>
          <w:lang w:val="sr-Cyrl-RS"/>
        </w:rPr>
        <w:t xml:space="preserve"> </w:t>
      </w:r>
      <w:proofErr w:type="spellStart"/>
      <w:r w:rsidR="00E811E6" w:rsidRPr="00D97B2C">
        <w:rPr>
          <w:i/>
          <w:lang w:val="sr-Cyrl-RS"/>
        </w:rPr>
        <w:t>Spring</w:t>
      </w:r>
      <w:proofErr w:type="spellEnd"/>
      <w:r w:rsidR="00493C7C" w:rsidRPr="00D97B2C">
        <w:rPr>
          <w:lang w:val="sr-Cyrl-RS"/>
        </w:rPr>
        <w:t xml:space="preserve">-ову </w:t>
      </w:r>
      <w:r w:rsidR="00E811E6" w:rsidRPr="00D97B2C">
        <w:rPr>
          <w:lang w:val="sr-Cyrl-RS"/>
        </w:rPr>
        <w:t>имплементацију</w:t>
      </w:r>
      <w:r w:rsidR="00493C7C" w:rsidRPr="00D97B2C">
        <w:rPr>
          <w:lang w:val="sr-Cyrl-RS"/>
        </w:rPr>
        <w:t xml:space="preserve"> </w:t>
      </w:r>
      <w:r w:rsidRPr="00D97B2C">
        <w:rPr>
          <w:i/>
          <w:lang w:val="sr-Cyrl-RS"/>
        </w:rPr>
        <w:t>MVC</w:t>
      </w:r>
      <w:r w:rsidRPr="00D97B2C">
        <w:rPr>
          <w:lang w:val="sr-Cyrl-RS"/>
        </w:rPr>
        <w:t xml:space="preserve"> </w:t>
      </w:r>
      <w:r w:rsidR="009D520C" w:rsidRPr="00D97B2C">
        <w:rPr>
          <w:lang w:val="sr-Cyrl-RS"/>
        </w:rPr>
        <w:t>обра</w:t>
      </w:r>
      <w:r w:rsidR="00DA06A0" w:rsidRPr="00D97B2C">
        <w:rPr>
          <w:lang w:val="sr-Cyrl-RS"/>
        </w:rPr>
        <w:t xml:space="preserve">сца </w:t>
      </w:r>
      <w:r w:rsidR="00493C7C" w:rsidRPr="00D97B2C">
        <w:rPr>
          <w:lang w:val="sr-Cyrl-RS"/>
        </w:rPr>
        <w:t>за веб апликације</w:t>
      </w:r>
      <w:r w:rsidRPr="00D97B2C">
        <w:rPr>
          <w:lang w:val="sr-Cyrl-RS"/>
        </w:rPr>
        <w:t>.</w:t>
      </w:r>
      <w:r w:rsidR="004B5A41" w:rsidRPr="00D97B2C">
        <w:rPr>
          <w:lang w:val="sr-Cyrl-RS"/>
        </w:rPr>
        <w:t xml:space="preserve"> Коришћена је подршка за </w:t>
      </w:r>
      <w:r w:rsidR="004B5A41" w:rsidRPr="00D97B2C">
        <w:rPr>
          <w:i/>
          <w:lang w:val="sr-Cyrl-RS"/>
        </w:rPr>
        <w:t>REST</w:t>
      </w:r>
      <w:r w:rsidR="004B5A41" w:rsidRPr="00D97B2C">
        <w:rPr>
          <w:lang w:val="sr-Cyrl-RS"/>
        </w:rPr>
        <w:t xml:space="preserve"> јер је клијентски део имплементиран помоћу </w:t>
      </w:r>
      <w:proofErr w:type="spellStart"/>
      <w:r w:rsidR="004B5A41" w:rsidRPr="00D97B2C">
        <w:rPr>
          <w:i/>
          <w:lang w:val="sr-Cyrl-RS"/>
        </w:rPr>
        <w:t>Angular</w:t>
      </w:r>
      <w:proofErr w:type="spellEnd"/>
      <w:r w:rsidR="004B5A41" w:rsidRPr="00D97B2C">
        <w:rPr>
          <w:lang w:val="sr-Cyrl-RS"/>
        </w:rPr>
        <w:t>-a.</w:t>
      </w:r>
    </w:p>
    <w:p w14:paraId="4980D928" w14:textId="77777777" w:rsidR="00D33366" w:rsidRPr="00D97B2C" w:rsidRDefault="00D33366" w:rsidP="004B5A41">
      <w:pPr>
        <w:pStyle w:val="osnovnitekst"/>
        <w:rPr>
          <w:lang w:val="sr-Cyrl-RS"/>
        </w:rPr>
      </w:pPr>
      <w:proofErr w:type="spellStart"/>
      <w:r w:rsidRPr="00D97B2C">
        <w:rPr>
          <w:i/>
          <w:lang w:val="sr-Cyrl-RS"/>
        </w:rPr>
        <w:t>Test</w:t>
      </w:r>
      <w:proofErr w:type="spellEnd"/>
      <w:r w:rsidRPr="00D97B2C">
        <w:rPr>
          <w:lang w:val="sr-Cyrl-RS"/>
        </w:rPr>
        <w:t xml:space="preserve"> модул </w:t>
      </w:r>
      <w:r w:rsidR="00CD5658" w:rsidRPr="00D97B2C">
        <w:rPr>
          <w:lang w:val="sr-Cyrl-RS"/>
        </w:rPr>
        <w:t xml:space="preserve">омогућује тестирање засновано на </w:t>
      </w:r>
      <w:proofErr w:type="spellStart"/>
      <w:r w:rsidR="00CD5658" w:rsidRPr="00D97B2C">
        <w:rPr>
          <w:i/>
          <w:lang w:val="sr-Cyrl-RS"/>
        </w:rPr>
        <w:t>Junit</w:t>
      </w:r>
      <w:proofErr w:type="spellEnd"/>
      <w:r w:rsidR="00CD5658" w:rsidRPr="00D97B2C">
        <w:rPr>
          <w:lang w:val="sr-Cyrl-RS"/>
        </w:rPr>
        <w:t xml:space="preserve"> и </w:t>
      </w:r>
      <w:proofErr w:type="spellStart"/>
      <w:r w:rsidR="00CD5658" w:rsidRPr="00D97B2C">
        <w:rPr>
          <w:i/>
          <w:lang w:val="sr-Cyrl-RS"/>
        </w:rPr>
        <w:t>TestNG</w:t>
      </w:r>
      <w:proofErr w:type="spellEnd"/>
      <w:r w:rsidR="00CD5658" w:rsidRPr="00D97B2C">
        <w:rPr>
          <w:lang w:val="sr-Cyrl-RS"/>
        </w:rPr>
        <w:t xml:space="preserve"> библиотекама.</w:t>
      </w:r>
      <w:r w:rsidR="000123C5" w:rsidRPr="00D97B2C">
        <w:rPr>
          <w:lang w:val="sr-Cyrl-RS"/>
        </w:rPr>
        <w:t xml:space="preserve"> Омогућује спровођење јединичног и интеграционог тестирања. </w:t>
      </w:r>
      <w:r w:rsidR="000C09BA" w:rsidRPr="00D97B2C">
        <w:rPr>
          <w:lang w:val="sr-Cyrl-RS"/>
        </w:rPr>
        <w:t xml:space="preserve">За интеграционо тестирање омогућује учитавање објеката у </w:t>
      </w:r>
      <w:proofErr w:type="spellStart"/>
      <w:r w:rsidR="000C09BA" w:rsidRPr="00D97B2C">
        <w:rPr>
          <w:i/>
          <w:lang w:val="sr-Cyrl-RS"/>
        </w:rPr>
        <w:t>Spring</w:t>
      </w:r>
      <w:proofErr w:type="spellEnd"/>
      <w:r w:rsidR="000C09BA" w:rsidRPr="00D97B2C">
        <w:rPr>
          <w:i/>
          <w:lang w:val="sr-Cyrl-RS"/>
        </w:rPr>
        <w:t xml:space="preserve"> </w:t>
      </w:r>
      <w:proofErr w:type="spellStart"/>
      <w:r w:rsidR="000C09BA" w:rsidRPr="00D97B2C">
        <w:rPr>
          <w:i/>
          <w:lang w:val="sr-Cyrl-RS"/>
        </w:rPr>
        <w:t>application</w:t>
      </w:r>
      <w:proofErr w:type="spellEnd"/>
      <w:r w:rsidR="000C09BA" w:rsidRPr="00D97B2C">
        <w:rPr>
          <w:i/>
          <w:lang w:val="sr-Cyrl-RS"/>
        </w:rPr>
        <w:t xml:space="preserve"> </w:t>
      </w:r>
      <w:proofErr w:type="spellStart"/>
      <w:r w:rsidR="000C09BA" w:rsidRPr="00D97B2C">
        <w:rPr>
          <w:i/>
          <w:lang w:val="sr-Cyrl-RS"/>
        </w:rPr>
        <w:t>context</w:t>
      </w:r>
      <w:proofErr w:type="spellEnd"/>
      <w:r w:rsidR="0073130F" w:rsidRPr="00D97B2C">
        <w:rPr>
          <w:i/>
          <w:lang w:val="sr-Cyrl-RS"/>
        </w:rPr>
        <w:t xml:space="preserve">. </w:t>
      </w:r>
      <w:r w:rsidR="006A7BF4" w:rsidRPr="00D97B2C">
        <w:rPr>
          <w:lang w:val="sr-Cyrl-RS"/>
        </w:rPr>
        <w:t xml:space="preserve">Такође, садржи и имплементацију </w:t>
      </w:r>
      <w:proofErr w:type="spellStart"/>
      <w:r w:rsidR="006A7BF4" w:rsidRPr="00D97B2C">
        <w:rPr>
          <w:i/>
          <w:lang w:val="sr-Cyrl-RS"/>
        </w:rPr>
        <w:t>mock</w:t>
      </w:r>
      <w:proofErr w:type="spellEnd"/>
      <w:r w:rsidR="006A7BF4" w:rsidRPr="00D97B2C">
        <w:rPr>
          <w:i/>
          <w:lang w:val="sr-Cyrl-RS"/>
        </w:rPr>
        <w:t xml:space="preserve"> </w:t>
      </w:r>
      <w:r w:rsidR="006A7BF4" w:rsidRPr="00D97B2C">
        <w:rPr>
          <w:lang w:val="sr-Cyrl-RS"/>
        </w:rPr>
        <w:t>објеката који се користе за јединичне тестове и изол</w:t>
      </w:r>
      <w:r w:rsidR="007A5D14" w:rsidRPr="00D97B2C">
        <w:rPr>
          <w:lang w:val="sr-Cyrl-RS"/>
        </w:rPr>
        <w:t>ацију</w:t>
      </w:r>
      <w:r w:rsidR="006A7BF4" w:rsidRPr="00D97B2C">
        <w:rPr>
          <w:lang w:val="sr-Cyrl-RS"/>
        </w:rPr>
        <w:t xml:space="preserve"> де</w:t>
      </w:r>
      <w:r w:rsidR="00EE7719" w:rsidRPr="00D97B2C">
        <w:rPr>
          <w:lang w:val="sr-Cyrl-RS"/>
        </w:rPr>
        <w:t>ла</w:t>
      </w:r>
      <w:r w:rsidR="006A7BF4" w:rsidRPr="00D97B2C">
        <w:rPr>
          <w:lang w:val="sr-Cyrl-RS"/>
        </w:rPr>
        <w:t xml:space="preserve"> апликације који се тестира.</w:t>
      </w:r>
    </w:p>
    <w:p w14:paraId="6F17AA72" w14:textId="77777777" w:rsidR="00871018" w:rsidRPr="00D97B2C" w:rsidRDefault="00871018" w:rsidP="00E8483A">
      <w:pPr>
        <w:pStyle w:val="Heading2"/>
        <w:numPr>
          <w:ilvl w:val="0"/>
          <w:numId w:val="6"/>
        </w:numPr>
        <w:rPr>
          <w:lang w:val="sr-Cyrl-RS"/>
        </w:rPr>
      </w:pPr>
      <w:bookmarkStart w:id="613" w:name="_Toc143200071"/>
      <w:r w:rsidRPr="00D97B2C">
        <w:rPr>
          <w:lang w:val="sr-Cyrl-RS"/>
        </w:rPr>
        <w:t>Знање</w:t>
      </w:r>
      <w:bookmarkEnd w:id="613"/>
    </w:p>
    <w:p w14:paraId="79F2CC39" w14:textId="77777777" w:rsidR="00005278" w:rsidRPr="00D97B2C" w:rsidRDefault="0048402E" w:rsidP="00280FDB">
      <w:pPr>
        <w:pStyle w:val="osnovnitekst"/>
        <w:rPr>
          <w:lang w:val="sr-Cyrl-RS"/>
        </w:rPr>
      </w:pPr>
      <w:r w:rsidRPr="00D97B2C">
        <w:rPr>
          <w:lang w:val="sr-Cyrl-RS"/>
        </w:rPr>
        <w:t xml:space="preserve">Знање је резултат </w:t>
      </w:r>
      <w:r w:rsidR="002519E0" w:rsidRPr="00D97B2C">
        <w:rPr>
          <w:lang w:val="sr-Cyrl-RS"/>
        </w:rPr>
        <w:t>анализе информација које се доводе у контекст.</w:t>
      </w:r>
      <w:r w:rsidRPr="00D97B2C">
        <w:rPr>
          <w:lang w:val="sr-Cyrl-RS"/>
        </w:rPr>
        <w:t xml:space="preserve"> </w:t>
      </w:r>
      <w:r w:rsidR="00243640" w:rsidRPr="00D97B2C">
        <w:rPr>
          <w:lang w:val="sr-Cyrl-RS"/>
        </w:rPr>
        <w:t xml:space="preserve">Знање представља </w:t>
      </w:r>
      <w:r w:rsidR="004549D3" w:rsidRPr="00D97B2C">
        <w:rPr>
          <w:lang w:val="sr-Cyrl-RS"/>
        </w:rPr>
        <w:t xml:space="preserve">информацију коју људи користе за решавање проблема. По </w:t>
      </w:r>
      <w:proofErr w:type="spellStart"/>
      <w:r w:rsidR="004549D3" w:rsidRPr="00D97B2C">
        <w:rPr>
          <w:lang w:val="sr-Cyrl-RS"/>
        </w:rPr>
        <w:t>Трипаритној</w:t>
      </w:r>
      <w:proofErr w:type="spellEnd"/>
      <w:r w:rsidR="004549D3" w:rsidRPr="00D97B2C">
        <w:rPr>
          <w:lang w:val="sr-Cyrl-RS"/>
        </w:rPr>
        <w:t xml:space="preserve"> дефиницији знање је образложено истинито уверење ако је исказ тачан, истинит и оправдан.</w:t>
      </w:r>
      <w:r w:rsidR="00FB15A3" w:rsidRPr="00D97B2C">
        <w:rPr>
          <w:lang w:val="sr-Cyrl-RS"/>
        </w:rPr>
        <w:t xml:space="preserve"> Компоненте знања су: </w:t>
      </w:r>
    </w:p>
    <w:p w14:paraId="7291ADCD" w14:textId="77777777" w:rsidR="00FB15A3" w:rsidRPr="00D97B2C" w:rsidRDefault="00FB15A3" w:rsidP="00E8483A">
      <w:pPr>
        <w:pStyle w:val="osnovnitekst"/>
        <w:numPr>
          <w:ilvl w:val="0"/>
          <w:numId w:val="2"/>
        </w:numPr>
        <w:rPr>
          <w:lang w:val="sr-Cyrl-RS"/>
        </w:rPr>
      </w:pPr>
      <w:r w:rsidRPr="00D97B2C">
        <w:rPr>
          <w:lang w:val="sr-Cyrl-RS"/>
        </w:rPr>
        <w:t>Чињеница – ствар која се зна</w:t>
      </w:r>
      <w:r w:rsidR="00980B1E" w:rsidRPr="00D97B2C">
        <w:rPr>
          <w:lang w:val="sr-Cyrl-RS"/>
        </w:rPr>
        <w:t xml:space="preserve"> или је доказано да је она истинита</w:t>
      </w:r>
    </w:p>
    <w:p w14:paraId="59C57E7E" w14:textId="77777777" w:rsidR="00FB15A3" w:rsidRPr="00D97B2C" w:rsidRDefault="00FB15A3" w:rsidP="00E8483A">
      <w:pPr>
        <w:pStyle w:val="osnovnitekst"/>
        <w:numPr>
          <w:ilvl w:val="0"/>
          <w:numId w:val="2"/>
        </w:numPr>
        <w:rPr>
          <w:lang w:val="sr-Cyrl-RS"/>
        </w:rPr>
      </w:pPr>
      <w:r w:rsidRPr="00D97B2C">
        <w:rPr>
          <w:lang w:val="sr-Cyrl-RS"/>
        </w:rPr>
        <w:t>Концепт – апстракција или уопштење искуства</w:t>
      </w:r>
    </w:p>
    <w:p w14:paraId="08928CB5" w14:textId="77777777" w:rsidR="00FB15A3" w:rsidRPr="00D97B2C" w:rsidRDefault="00FB15A3" w:rsidP="00E8483A">
      <w:pPr>
        <w:pStyle w:val="osnovnitekst"/>
        <w:numPr>
          <w:ilvl w:val="0"/>
          <w:numId w:val="2"/>
        </w:numPr>
        <w:rPr>
          <w:lang w:val="sr-Cyrl-RS"/>
        </w:rPr>
      </w:pPr>
      <w:r w:rsidRPr="00D97B2C">
        <w:rPr>
          <w:lang w:val="sr-Cyrl-RS"/>
        </w:rPr>
        <w:t>Процедура – низ акција које се спроводе по одређеном редоследу и начину</w:t>
      </w:r>
    </w:p>
    <w:p w14:paraId="792CA290" w14:textId="77777777" w:rsidR="00FB15A3" w:rsidRPr="00D97B2C" w:rsidRDefault="00FB15A3" w:rsidP="00E8483A">
      <w:pPr>
        <w:pStyle w:val="osnovnitekst"/>
        <w:numPr>
          <w:ilvl w:val="0"/>
          <w:numId w:val="2"/>
        </w:numPr>
        <w:rPr>
          <w:lang w:val="sr-Cyrl-RS"/>
        </w:rPr>
      </w:pPr>
      <w:r w:rsidRPr="00D97B2C">
        <w:rPr>
          <w:lang w:val="sr-Cyrl-RS"/>
        </w:rPr>
        <w:t>Модел – репрезентација система или сложеног ентитета</w:t>
      </w:r>
    </w:p>
    <w:p w14:paraId="406571F6" w14:textId="77777777" w:rsidR="00FB15A3" w:rsidRPr="00D97B2C" w:rsidRDefault="0094005F" w:rsidP="00E8483A">
      <w:pPr>
        <w:pStyle w:val="osnovnitekst"/>
        <w:numPr>
          <w:ilvl w:val="0"/>
          <w:numId w:val="2"/>
        </w:numPr>
        <w:rPr>
          <w:lang w:val="sr-Cyrl-RS"/>
        </w:rPr>
      </w:pPr>
      <w:r w:rsidRPr="00D97B2C">
        <w:rPr>
          <w:lang w:val="sr-Cyrl-RS"/>
        </w:rPr>
        <w:t>Хеуристика – искуствено базирана техника за решавање проблема</w:t>
      </w:r>
    </w:p>
    <w:p w14:paraId="0ED1C9C1" w14:textId="77777777" w:rsidR="00871018" w:rsidRPr="00D97B2C" w:rsidRDefault="0094005F" w:rsidP="00E8483A">
      <w:pPr>
        <w:pStyle w:val="osnovnitekst"/>
        <w:numPr>
          <w:ilvl w:val="0"/>
          <w:numId w:val="2"/>
        </w:numPr>
        <w:rPr>
          <w:lang w:val="sr-Cyrl-RS"/>
        </w:rPr>
      </w:pPr>
      <w:r w:rsidRPr="00D97B2C">
        <w:rPr>
          <w:lang w:val="sr-Cyrl-RS"/>
        </w:rPr>
        <w:t>Пример – део нечега што се узима да се покаже карактер целине</w:t>
      </w:r>
    </w:p>
    <w:p w14:paraId="2135AD5C" w14:textId="77777777" w:rsidR="00871018" w:rsidRPr="00D97B2C" w:rsidRDefault="00871018" w:rsidP="00E8483A">
      <w:pPr>
        <w:pStyle w:val="Heading3"/>
        <w:numPr>
          <w:ilvl w:val="0"/>
          <w:numId w:val="10"/>
        </w:numPr>
        <w:rPr>
          <w:lang w:val="sr-Cyrl-RS"/>
        </w:rPr>
      </w:pPr>
      <w:bookmarkStart w:id="614" w:name="_Toc143200072"/>
      <w:r w:rsidRPr="00D97B2C">
        <w:rPr>
          <w:lang w:val="sr-Cyrl-RS"/>
        </w:rPr>
        <w:t>Системи базирани на знању</w:t>
      </w:r>
      <w:bookmarkEnd w:id="614"/>
    </w:p>
    <w:p w14:paraId="23485766" w14:textId="77777777" w:rsidR="007C1BB2" w:rsidRPr="00D97B2C" w:rsidRDefault="007C5B9E" w:rsidP="00047162">
      <w:pPr>
        <w:pStyle w:val="osnovnitekst"/>
        <w:rPr>
          <w:lang w:val="sr-Cyrl-RS"/>
        </w:rPr>
      </w:pPr>
      <w:r w:rsidRPr="00D97B2C">
        <w:rPr>
          <w:lang w:val="sr-Cyrl-RS"/>
        </w:rPr>
        <w:t xml:space="preserve">Системи базирани на знању </w:t>
      </w:r>
      <w:r w:rsidR="00486023" w:rsidRPr="00D97B2C">
        <w:rPr>
          <w:lang w:val="sr-Cyrl-RS"/>
        </w:rPr>
        <w:t>се ослањају на знање које је</w:t>
      </w:r>
      <w:r w:rsidR="00A53860" w:rsidRPr="00D97B2C">
        <w:rPr>
          <w:lang w:val="sr-Cyrl-RS"/>
        </w:rPr>
        <w:t xml:space="preserve"> формално исказано и</w:t>
      </w:r>
      <w:r w:rsidR="00486023" w:rsidRPr="00D97B2C">
        <w:rPr>
          <w:lang w:val="sr-Cyrl-RS"/>
        </w:rPr>
        <w:t xml:space="preserve"> складиштено у систему тако да систем може да доноси одлуке на основу тог знања.</w:t>
      </w:r>
      <w:r w:rsidR="00A53860" w:rsidRPr="00D97B2C">
        <w:rPr>
          <w:lang w:val="sr-Cyrl-RS"/>
        </w:rPr>
        <w:t xml:space="preserve"> </w:t>
      </w:r>
      <w:r w:rsidR="00047162" w:rsidRPr="00D97B2C">
        <w:rPr>
          <w:lang w:val="sr-Cyrl-RS"/>
        </w:rPr>
        <w:t>Експертски систем</w:t>
      </w:r>
      <w:r w:rsidR="00986B7B" w:rsidRPr="00D97B2C">
        <w:rPr>
          <w:lang w:val="sr-Cyrl-RS"/>
        </w:rPr>
        <w:t>и</w:t>
      </w:r>
      <w:r w:rsidR="00047162" w:rsidRPr="00D97B2C">
        <w:rPr>
          <w:lang w:val="sr-Cyrl-RS"/>
        </w:rPr>
        <w:t xml:space="preserve"> </w:t>
      </w:r>
      <w:r w:rsidR="00363CAD" w:rsidRPr="00D97B2C">
        <w:rPr>
          <w:lang w:val="sr-Cyrl-RS"/>
        </w:rPr>
        <w:t>представља</w:t>
      </w:r>
      <w:r w:rsidR="00986B7B" w:rsidRPr="00D97B2C">
        <w:rPr>
          <w:lang w:val="sr-Cyrl-RS"/>
        </w:rPr>
        <w:t>ју</w:t>
      </w:r>
      <w:r w:rsidR="00363CAD" w:rsidRPr="00D97B2C">
        <w:rPr>
          <w:lang w:val="sr-Cyrl-RS"/>
        </w:rPr>
        <w:t xml:space="preserve"> специјализован</w:t>
      </w:r>
      <w:r w:rsidR="00986B7B" w:rsidRPr="00D97B2C">
        <w:rPr>
          <w:lang w:val="sr-Cyrl-RS"/>
        </w:rPr>
        <w:t>е</w:t>
      </w:r>
      <w:r w:rsidR="00363CAD" w:rsidRPr="00D97B2C">
        <w:rPr>
          <w:lang w:val="sr-Cyrl-RS"/>
        </w:rPr>
        <w:t xml:space="preserve"> систем</w:t>
      </w:r>
      <w:r w:rsidR="00986B7B" w:rsidRPr="00D97B2C">
        <w:rPr>
          <w:lang w:val="sr-Cyrl-RS"/>
        </w:rPr>
        <w:t>е</w:t>
      </w:r>
      <w:r w:rsidR="00363CAD" w:rsidRPr="00D97B2C">
        <w:rPr>
          <w:lang w:val="sr-Cyrl-RS"/>
        </w:rPr>
        <w:t xml:space="preserve"> базиран</w:t>
      </w:r>
      <w:r w:rsidR="00986B7B" w:rsidRPr="00D97B2C">
        <w:rPr>
          <w:lang w:val="sr-Cyrl-RS"/>
        </w:rPr>
        <w:t>е</w:t>
      </w:r>
      <w:r w:rsidR="00363CAD" w:rsidRPr="00D97B2C">
        <w:rPr>
          <w:lang w:val="sr-Cyrl-RS"/>
        </w:rPr>
        <w:t xml:space="preserve"> на знању јер интегриш</w:t>
      </w:r>
      <w:r w:rsidR="00155D78" w:rsidRPr="00D97B2C">
        <w:rPr>
          <w:lang w:val="sr-Cyrl-RS"/>
        </w:rPr>
        <w:t>у</w:t>
      </w:r>
      <w:r w:rsidR="00363CAD" w:rsidRPr="00D97B2C">
        <w:rPr>
          <w:lang w:val="sr-Cyrl-RS"/>
        </w:rPr>
        <w:t xml:space="preserve"> </w:t>
      </w:r>
      <w:r w:rsidR="00B31E81" w:rsidRPr="00D97B2C">
        <w:rPr>
          <w:lang w:val="sr-Cyrl-RS"/>
        </w:rPr>
        <w:t xml:space="preserve">доменско </w:t>
      </w:r>
      <w:r w:rsidR="00363CAD" w:rsidRPr="00D97B2C">
        <w:rPr>
          <w:lang w:val="sr-Cyrl-RS"/>
        </w:rPr>
        <w:t xml:space="preserve">знање </w:t>
      </w:r>
      <w:r w:rsidR="00155D78" w:rsidRPr="00D97B2C">
        <w:rPr>
          <w:lang w:val="sr-Cyrl-RS"/>
        </w:rPr>
        <w:t>експерта</w:t>
      </w:r>
      <w:r w:rsidR="006A5508" w:rsidRPr="00D97B2C">
        <w:rPr>
          <w:lang w:val="sr-Cyrl-RS"/>
        </w:rPr>
        <w:t xml:space="preserve"> у базу знања која се користи за закључивање.</w:t>
      </w:r>
      <w:r w:rsidR="00986B7B" w:rsidRPr="00D97B2C">
        <w:rPr>
          <w:lang w:val="sr-Cyrl-RS"/>
        </w:rPr>
        <w:t xml:space="preserve"> </w:t>
      </w:r>
    </w:p>
    <w:p w14:paraId="294DA7A4" w14:textId="77777777" w:rsidR="00005278" w:rsidRPr="00D97B2C" w:rsidRDefault="00BB4EFD" w:rsidP="00047162">
      <w:pPr>
        <w:pStyle w:val="osnovnitekst"/>
        <w:rPr>
          <w:lang w:val="sr-Cyrl-RS"/>
        </w:rPr>
      </w:pPr>
      <w:r w:rsidRPr="00D97B2C">
        <w:rPr>
          <w:lang w:val="sr-Cyrl-RS"/>
        </w:rPr>
        <w:t>Експертски системи су применљиви на уске области знања односно домене знања.</w:t>
      </w:r>
      <w:r w:rsidR="00363CAD" w:rsidRPr="00D97B2C">
        <w:rPr>
          <w:lang w:val="sr-Cyrl-RS"/>
        </w:rPr>
        <w:t xml:space="preserve"> </w:t>
      </w:r>
      <w:r w:rsidR="007C1BB2" w:rsidRPr="00D97B2C">
        <w:rPr>
          <w:lang w:val="sr-Cyrl-RS"/>
        </w:rPr>
        <w:t>Разлози за прављење експертских система јесу чување знања експерта</w:t>
      </w:r>
      <w:r w:rsidR="00D2172C">
        <w:rPr>
          <w:lang w:val="sr-Cyrl-RS"/>
        </w:rPr>
        <w:t xml:space="preserve">, </w:t>
      </w:r>
      <w:r w:rsidR="007C1BB2" w:rsidRPr="00D97B2C">
        <w:rPr>
          <w:lang w:val="sr-Cyrl-RS"/>
        </w:rPr>
        <w:t>основа за обуку</w:t>
      </w:r>
      <w:r w:rsidR="00002005" w:rsidRPr="00D97B2C">
        <w:rPr>
          <w:lang w:val="sr-Cyrl-RS"/>
        </w:rPr>
        <w:t xml:space="preserve"> почетницима</w:t>
      </w:r>
      <w:r w:rsidR="007C1BB2" w:rsidRPr="00D97B2C">
        <w:rPr>
          <w:lang w:val="sr-Cyrl-RS"/>
        </w:rPr>
        <w:t>, обезбеђивање уједнач</w:t>
      </w:r>
      <w:r w:rsidR="001F5D1C" w:rsidRPr="00D97B2C">
        <w:rPr>
          <w:lang w:val="sr-Cyrl-RS"/>
        </w:rPr>
        <w:t>е</w:t>
      </w:r>
      <w:r w:rsidR="007C1BB2" w:rsidRPr="00D97B2C">
        <w:rPr>
          <w:lang w:val="sr-Cyrl-RS"/>
        </w:rPr>
        <w:t xml:space="preserve">ности одлука и </w:t>
      </w:r>
      <w:r w:rsidR="006B5752" w:rsidRPr="00D97B2C">
        <w:rPr>
          <w:lang w:val="sr-Cyrl-RS"/>
        </w:rPr>
        <w:t>омогућавање</w:t>
      </w:r>
      <w:r w:rsidR="007C1BB2" w:rsidRPr="00D97B2C">
        <w:rPr>
          <w:lang w:val="sr-Cyrl-RS"/>
        </w:rPr>
        <w:t xml:space="preserve"> </w:t>
      </w:r>
      <w:r w:rsidR="00333DF2" w:rsidRPr="00D97B2C">
        <w:rPr>
          <w:lang w:val="sr-Cyrl-RS"/>
        </w:rPr>
        <w:t xml:space="preserve">доступности </w:t>
      </w:r>
      <w:r w:rsidR="007C1BB2" w:rsidRPr="00D97B2C">
        <w:rPr>
          <w:lang w:val="sr-Cyrl-RS"/>
        </w:rPr>
        <w:t>знањ</w:t>
      </w:r>
      <w:r w:rsidR="00333DF2" w:rsidRPr="00D97B2C">
        <w:rPr>
          <w:lang w:val="sr-Cyrl-RS"/>
        </w:rPr>
        <w:t>а</w:t>
      </w:r>
      <w:r w:rsidR="007C1BB2" w:rsidRPr="00D97B2C">
        <w:rPr>
          <w:lang w:val="sr-Cyrl-RS"/>
        </w:rPr>
        <w:t xml:space="preserve"> експерта.</w:t>
      </w:r>
    </w:p>
    <w:p w14:paraId="23251246" w14:textId="68789872" w:rsidR="00034DC0" w:rsidRDefault="00B67591" w:rsidP="00765300">
      <w:pPr>
        <w:pStyle w:val="osnovnitekst"/>
        <w:rPr>
          <w:ins w:id="615" w:author="SW 46/2019 - Petrović Milica" w:date="2023-08-17T20:52:00Z"/>
          <w:lang w:val="sr-Cyrl-RS"/>
        </w:rPr>
      </w:pPr>
      <w:r w:rsidRPr="00D97B2C">
        <w:rPr>
          <w:lang w:val="sr-Cyrl-RS"/>
        </w:rPr>
        <w:t>Системи базирани на зна</w:t>
      </w:r>
      <w:r w:rsidR="00972583" w:rsidRPr="00D97B2C">
        <w:rPr>
          <w:lang w:val="sr-Cyrl-RS"/>
        </w:rPr>
        <w:t xml:space="preserve">њу се састоје из базе знања, модула за закључивање, радне меморије, модула за резоновање, модула за прикупљање знања </w:t>
      </w:r>
      <w:r w:rsidR="00765300" w:rsidRPr="00D97B2C">
        <w:rPr>
          <w:lang w:val="sr-Cyrl-RS"/>
        </w:rPr>
        <w:t xml:space="preserve">и </w:t>
      </w:r>
      <w:r w:rsidR="00972583" w:rsidRPr="00D97B2C">
        <w:rPr>
          <w:lang w:val="sr-Cyrl-RS"/>
        </w:rPr>
        <w:t>корисничког интерфејса</w:t>
      </w:r>
      <w:r w:rsidR="00765300" w:rsidRPr="00D97B2C">
        <w:rPr>
          <w:lang w:val="sr-Cyrl-RS"/>
        </w:rPr>
        <w:t xml:space="preserve"> (</w:t>
      </w:r>
      <w:ins w:id="616" w:author="SW 46/2019 - Petrović Milica" w:date="2023-08-17T19:41:00Z">
        <w:r w:rsidR="00811184">
          <w:rPr>
            <w:lang w:val="sr-Cyrl-RS"/>
          </w:rPr>
          <w:fldChar w:fldCharType="begin"/>
        </w:r>
        <w:r w:rsidR="00811184">
          <w:rPr>
            <w:lang w:val="sr-Cyrl-RS"/>
          </w:rPr>
          <w:instrText xml:space="preserve"> REF _Ref143193707 \h </w:instrText>
        </w:r>
      </w:ins>
      <w:r w:rsidR="00811184">
        <w:rPr>
          <w:lang w:val="sr-Cyrl-RS"/>
        </w:rPr>
      </w:r>
      <w:r w:rsidR="00811184">
        <w:rPr>
          <w:lang w:val="sr-Cyrl-RS"/>
        </w:rPr>
        <w:fldChar w:fldCharType="separate"/>
      </w:r>
      <w:proofErr w:type="spellStart"/>
      <w:ins w:id="617" w:author="SW 46/2019 - Petrović Milica" w:date="2023-08-17T19:41:00Z">
        <w:r w:rsidR="00811184">
          <w:t>Слика</w:t>
        </w:r>
        <w:proofErr w:type="spellEnd"/>
        <w:r w:rsidR="00811184">
          <w:t xml:space="preserve"> </w:t>
        </w:r>
        <w:r w:rsidR="00811184">
          <w:rPr>
            <w:noProof/>
          </w:rPr>
          <w:t>3</w:t>
        </w:r>
        <w:r w:rsidR="00811184">
          <w:t>.</w:t>
        </w:r>
        <w:r w:rsidR="00811184">
          <w:rPr>
            <w:noProof/>
          </w:rPr>
          <w:t>4</w:t>
        </w:r>
        <w:r w:rsidR="00811184">
          <w:rPr>
            <w:lang w:val="sr-Cyrl-RS"/>
          </w:rPr>
          <w:fldChar w:fldCharType="end"/>
        </w:r>
      </w:ins>
      <w:del w:id="618" w:author="SW 46/2019 - Petrović Milica" w:date="2023-08-17T19:41:00Z">
        <w:r w:rsidR="00D25E48" w:rsidRPr="00D97B2C" w:rsidDel="00811184">
          <w:rPr>
            <w:lang w:val="sr-Cyrl-RS"/>
          </w:rPr>
          <w:fldChar w:fldCharType="begin"/>
        </w:r>
        <w:r w:rsidR="00D25E48" w:rsidRPr="00D97B2C" w:rsidDel="00811184">
          <w:rPr>
            <w:lang w:val="sr-Cyrl-RS"/>
          </w:rPr>
          <w:delInstrText xml:space="preserve"> REF _Ref141145874 \h </w:delInstrText>
        </w:r>
        <w:r w:rsidR="00D25E48" w:rsidRPr="00D97B2C" w:rsidDel="00811184">
          <w:rPr>
            <w:lang w:val="sr-Cyrl-RS"/>
          </w:rPr>
        </w:r>
        <w:r w:rsidR="00D25E48" w:rsidRPr="00D97B2C" w:rsidDel="00811184">
          <w:rPr>
            <w:lang w:val="sr-Cyrl-RS"/>
          </w:rPr>
          <w:fldChar w:fldCharType="separate"/>
        </w:r>
        <w:r w:rsidR="00D25E48" w:rsidRPr="00D97B2C" w:rsidDel="00811184">
          <w:rPr>
            <w:lang w:val="sr-Cyrl-RS"/>
          </w:rPr>
          <w:delText xml:space="preserve">Слика </w:delText>
        </w:r>
        <w:r w:rsidR="00D25E48" w:rsidRPr="00D97B2C" w:rsidDel="00811184">
          <w:rPr>
            <w:noProof/>
            <w:lang w:val="sr-Cyrl-RS"/>
          </w:rPr>
          <w:delText>11</w:delText>
        </w:r>
        <w:r w:rsidR="00D25E48" w:rsidRPr="00D97B2C" w:rsidDel="00811184">
          <w:rPr>
            <w:lang w:val="sr-Cyrl-RS"/>
          </w:rPr>
          <w:fldChar w:fldCharType="end"/>
        </w:r>
      </w:del>
      <w:r w:rsidR="00765300" w:rsidRPr="00D97B2C">
        <w:rPr>
          <w:lang w:val="sr-Cyrl-RS"/>
        </w:rPr>
        <w:t>)</w:t>
      </w:r>
      <w:r w:rsidR="00972583" w:rsidRPr="00D97B2C">
        <w:rPr>
          <w:lang w:val="sr-Cyrl-RS"/>
        </w:rPr>
        <w:t xml:space="preserve">. </w:t>
      </w:r>
    </w:p>
    <w:p w14:paraId="757D2AFF" w14:textId="77777777" w:rsidR="00034DC0" w:rsidRDefault="00034DC0">
      <w:pPr>
        <w:rPr>
          <w:ins w:id="619" w:author="SW 46/2019 - Petrović Milica" w:date="2023-08-17T20:52:00Z"/>
          <w:lang w:val="sr-Cyrl-RS"/>
        </w:rPr>
      </w:pPr>
      <w:ins w:id="620" w:author="SW 46/2019 - Petrović Milica" w:date="2023-08-17T20:52:00Z">
        <w:r>
          <w:rPr>
            <w:lang w:val="sr-Cyrl-RS"/>
          </w:rPr>
          <w:br w:type="page"/>
        </w:r>
      </w:ins>
    </w:p>
    <w:p w14:paraId="39F0DDC5" w14:textId="77777777" w:rsidR="005C2E62" w:rsidRPr="00D97B2C" w:rsidRDefault="005C2E62" w:rsidP="00765300">
      <w:pPr>
        <w:pStyle w:val="osnovnitekst"/>
        <w:rPr>
          <w:lang w:val="sr-Cyrl-RS"/>
        </w:rPr>
      </w:pPr>
    </w:p>
    <w:p w14:paraId="603ADD25" w14:textId="2931A792" w:rsidR="00FA6C70" w:rsidRPr="00D97B2C" w:rsidRDefault="00811184" w:rsidP="00765300">
      <w:pPr>
        <w:pStyle w:val="osnovnitekst"/>
        <w:rPr>
          <w:lang w:val="sr-Cyrl-RS"/>
        </w:rPr>
      </w:pPr>
      <w:r w:rsidRPr="00D97B2C">
        <w:rPr>
          <w:noProof/>
          <w:lang w:val="sr-Cyrl-RS"/>
        </w:rPr>
        <mc:AlternateContent>
          <mc:Choice Requires="wps">
            <w:drawing>
              <wp:anchor distT="0" distB="0" distL="114300" distR="114300" simplePos="0" relativeHeight="251700224" behindDoc="0" locked="0" layoutInCell="1" allowOverlap="1" wp14:anchorId="06D52A60" wp14:editId="70F664D4">
                <wp:simplePos x="0" y="0"/>
                <wp:positionH relativeFrom="margin">
                  <wp:align>center</wp:align>
                </wp:positionH>
                <wp:positionV relativeFrom="paragraph">
                  <wp:posOffset>3100821</wp:posOffset>
                </wp:positionV>
                <wp:extent cx="49911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085E850B" w14:textId="591639FC" w:rsidR="0003146D" w:rsidRPr="0067079E" w:rsidRDefault="0003146D">
                            <w:pPr>
                              <w:pStyle w:val="Caption"/>
                              <w:jc w:val="center"/>
                              <w:rPr>
                                <w:noProof/>
                                <w:lang w:val="sr-Cyrl-RS"/>
                              </w:rPr>
                              <w:pPrChange w:id="621" w:author="SW 46/2019 - Petrović Milica" w:date="2023-08-14T20:31:00Z">
                                <w:pPr>
                                  <w:pStyle w:val="Caption"/>
                                </w:pPr>
                              </w:pPrChange>
                            </w:pPr>
                            <w:bookmarkStart w:id="622" w:name="_Ref143193707"/>
                            <w:bookmarkStart w:id="623" w:name="_Ref141145874"/>
                            <w:proofErr w:type="spellStart"/>
                            <w:r>
                              <w:t>Слика</w:t>
                            </w:r>
                            <w:proofErr w:type="spellEnd"/>
                            <w:r>
                              <w:t xml:space="preserve"> </w:t>
                            </w:r>
                            <w:ins w:id="624" w:author="SW 46/2019 - Petrović Milica" w:date="2023-08-17T20:44:00Z">
                              <w:r>
                                <w:fldChar w:fldCharType="begin"/>
                              </w:r>
                              <w:r>
                                <w:instrText xml:space="preserve"> STYLEREF 1 \s </w:instrText>
                              </w:r>
                            </w:ins>
                            <w:r>
                              <w:fldChar w:fldCharType="separate"/>
                            </w:r>
                            <w:r>
                              <w:rPr>
                                <w:noProof/>
                              </w:rPr>
                              <w:t>3</w:t>
                            </w:r>
                            <w:ins w:id="625" w:author="SW 46/2019 - Petrović Milica" w:date="2023-08-17T20:44:00Z">
                              <w:r>
                                <w:fldChar w:fldCharType="end"/>
                              </w:r>
                              <w:r>
                                <w:t>.</w:t>
                              </w:r>
                              <w:r>
                                <w:fldChar w:fldCharType="begin"/>
                              </w:r>
                              <w:r>
                                <w:instrText xml:space="preserve"> SEQ Слика \* ARABIC \s 1 </w:instrText>
                              </w:r>
                            </w:ins>
                            <w:r>
                              <w:fldChar w:fldCharType="separate"/>
                            </w:r>
                            <w:ins w:id="626" w:author="SW 46/2019 - Petrović Milica" w:date="2023-08-17T20:44:00Z">
                              <w:r>
                                <w:rPr>
                                  <w:noProof/>
                                </w:rPr>
                                <w:t>4</w:t>
                              </w:r>
                              <w:r>
                                <w:fldChar w:fldCharType="end"/>
                              </w:r>
                            </w:ins>
                            <w:bookmarkEnd w:id="622"/>
                            <w:del w:id="62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11</w:delText>
                              </w:r>
                              <w:r w:rsidDel="00693600">
                                <w:rPr>
                                  <w:noProof/>
                                </w:rPr>
                                <w:fldChar w:fldCharType="end"/>
                              </w:r>
                            </w:del>
                            <w:bookmarkEnd w:id="623"/>
                            <w:r>
                              <w:rPr>
                                <w:lang w:val="sr-Cyrl-RS"/>
                              </w:rPr>
                              <w:t xml:space="preserve"> Структура система базираног на знању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52A60" id="Text Box 32" o:spid="_x0000_s1041" type="#_x0000_t202" style="position:absolute;left:0;text-align:left;margin-left:0;margin-top:244.15pt;width:393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" stroked="f">
                <v:textbox style="mso-fit-shape-to-text:t" inset="0,0,0,0">
                  <w:txbxContent>
                    <w:p w14:paraId="085E850B" w14:textId="591639FC" w:rsidR="0003146D" w:rsidRPr="0067079E" w:rsidRDefault="0003146D">
                      <w:pPr>
                        <w:pStyle w:val="Caption"/>
                        <w:jc w:val="center"/>
                        <w:rPr>
                          <w:noProof/>
                          <w:lang w:val="sr-Cyrl-RS"/>
                        </w:rPr>
                        <w:pPrChange w:id="628" w:author="SW 46/2019 - Petrović Milica" w:date="2023-08-14T20:31:00Z">
                          <w:pPr>
                            <w:pStyle w:val="Caption"/>
                          </w:pPr>
                        </w:pPrChange>
                      </w:pPr>
                      <w:bookmarkStart w:id="629" w:name="_Ref143193707"/>
                      <w:bookmarkStart w:id="630" w:name="_Ref141145874"/>
                      <w:proofErr w:type="spellStart"/>
                      <w:r>
                        <w:t>Слика</w:t>
                      </w:r>
                      <w:proofErr w:type="spellEnd"/>
                      <w:r>
                        <w:t xml:space="preserve"> </w:t>
                      </w:r>
                      <w:ins w:id="631" w:author="SW 46/2019 - Petrović Milica" w:date="2023-08-17T20:44:00Z">
                        <w:r>
                          <w:fldChar w:fldCharType="begin"/>
                        </w:r>
                        <w:r>
                          <w:instrText xml:space="preserve"> STYLEREF 1 \s </w:instrText>
                        </w:r>
                      </w:ins>
                      <w:r>
                        <w:fldChar w:fldCharType="separate"/>
                      </w:r>
                      <w:r>
                        <w:rPr>
                          <w:noProof/>
                        </w:rPr>
                        <w:t>3</w:t>
                      </w:r>
                      <w:ins w:id="632" w:author="SW 46/2019 - Petrović Milica" w:date="2023-08-17T20:44:00Z">
                        <w:r>
                          <w:fldChar w:fldCharType="end"/>
                        </w:r>
                        <w:r>
                          <w:t>.</w:t>
                        </w:r>
                        <w:r>
                          <w:fldChar w:fldCharType="begin"/>
                        </w:r>
                        <w:r>
                          <w:instrText xml:space="preserve"> SEQ Слика \* ARABIC \s 1 </w:instrText>
                        </w:r>
                      </w:ins>
                      <w:r>
                        <w:fldChar w:fldCharType="separate"/>
                      </w:r>
                      <w:ins w:id="633" w:author="SW 46/2019 - Petrović Milica" w:date="2023-08-17T20:44:00Z">
                        <w:r>
                          <w:rPr>
                            <w:noProof/>
                          </w:rPr>
                          <w:t>4</w:t>
                        </w:r>
                        <w:r>
                          <w:fldChar w:fldCharType="end"/>
                        </w:r>
                      </w:ins>
                      <w:bookmarkEnd w:id="629"/>
                      <w:del w:id="634"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11</w:delText>
                        </w:r>
                        <w:r w:rsidDel="00693600">
                          <w:rPr>
                            <w:noProof/>
                          </w:rPr>
                          <w:fldChar w:fldCharType="end"/>
                        </w:r>
                      </w:del>
                      <w:bookmarkEnd w:id="630"/>
                      <w:r>
                        <w:rPr>
                          <w:lang w:val="sr-Cyrl-RS"/>
                        </w:rPr>
                        <w:t xml:space="preserve"> Структура система базираног на знању</w:t>
                      </w:r>
                    </w:p>
                  </w:txbxContent>
                </v:textbox>
                <w10:wrap type="topAndBottom" anchorx="margin"/>
              </v:shape>
            </w:pict>
          </mc:Fallback>
        </mc:AlternateContent>
      </w:r>
      <w:r w:rsidRPr="00D97B2C">
        <w:rPr>
          <w:noProof/>
          <w:lang w:val="sr-Cyrl-RS"/>
        </w:rPr>
        <w:drawing>
          <wp:anchor distT="0" distB="0" distL="114300" distR="114300" simplePos="0" relativeHeight="251698176" behindDoc="0" locked="0" layoutInCell="1" allowOverlap="1" wp14:anchorId="0DD45804" wp14:editId="500D3834">
            <wp:simplePos x="0" y="0"/>
            <wp:positionH relativeFrom="margin">
              <wp:align>center</wp:align>
            </wp:positionH>
            <wp:positionV relativeFrom="paragraph">
              <wp:posOffset>0</wp:posOffset>
            </wp:positionV>
            <wp:extent cx="4991100" cy="30575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bnz-model.png"/>
                    <pic:cNvPicPr/>
                  </pic:nvPicPr>
                  <pic:blipFill>
                    <a:blip r:embed="rId25">
                      <a:extLst>
                        <a:ext uri="{28A0092B-C50C-407E-A947-70E740481C1C}">
                          <a14:useLocalDpi xmlns:a14="http://schemas.microsoft.com/office/drawing/2010/main" val="0"/>
                        </a:ext>
                      </a:extLst>
                    </a:blip>
                    <a:stretch>
                      <a:fillRect/>
                    </a:stretch>
                  </pic:blipFill>
                  <pic:spPr>
                    <a:xfrm>
                      <a:off x="0" y="0"/>
                      <a:ext cx="4991100" cy="3057525"/>
                    </a:xfrm>
                    <a:prstGeom prst="rect">
                      <a:avLst/>
                    </a:prstGeom>
                  </pic:spPr>
                </pic:pic>
              </a:graphicData>
            </a:graphic>
            <wp14:sizeRelH relativeFrom="page">
              <wp14:pctWidth>0</wp14:pctWidth>
            </wp14:sizeRelH>
            <wp14:sizeRelV relativeFrom="page">
              <wp14:pctHeight>0</wp14:pctHeight>
            </wp14:sizeRelV>
          </wp:anchor>
        </w:drawing>
      </w:r>
    </w:p>
    <w:p w14:paraId="4D42CCDA" w14:textId="77777777" w:rsidR="00FC3F1C" w:rsidRPr="00D97B2C" w:rsidRDefault="008F76F2" w:rsidP="00E8483A">
      <w:pPr>
        <w:pStyle w:val="Heading3"/>
        <w:numPr>
          <w:ilvl w:val="0"/>
          <w:numId w:val="10"/>
        </w:numPr>
        <w:rPr>
          <w:lang w:val="sr-Cyrl-RS"/>
        </w:rPr>
      </w:pPr>
      <w:bookmarkStart w:id="635" w:name="_Toc143200073"/>
      <w:r w:rsidRPr="00D97B2C">
        <w:rPr>
          <w:lang w:val="sr-Cyrl-RS"/>
        </w:rPr>
        <w:t>Експертски с</w:t>
      </w:r>
      <w:r w:rsidR="00FC3F1C" w:rsidRPr="00D97B2C">
        <w:rPr>
          <w:lang w:val="sr-Cyrl-RS"/>
        </w:rPr>
        <w:t>истеми базирани на правилима</w:t>
      </w:r>
      <w:bookmarkEnd w:id="635"/>
    </w:p>
    <w:p w14:paraId="16B99D11" w14:textId="77777777" w:rsidR="00FC3F1C" w:rsidRPr="00D97B2C" w:rsidRDefault="00D92CC7" w:rsidP="00765300">
      <w:pPr>
        <w:pStyle w:val="osnovnitekst"/>
        <w:rPr>
          <w:lang w:val="sr-Cyrl-RS"/>
        </w:rPr>
      </w:pPr>
      <w:r w:rsidRPr="00D97B2C">
        <w:rPr>
          <w:lang w:val="sr-Cyrl-RS"/>
        </w:rPr>
        <w:t xml:space="preserve">Експертски системи базирани на правилима </w:t>
      </w:r>
      <w:r w:rsidR="00E97414" w:rsidRPr="00D97B2C">
        <w:rPr>
          <w:lang w:val="sr-Cyrl-RS"/>
        </w:rPr>
        <w:t xml:space="preserve">су системи чија база знања садржи доменско знање стручњака представљено у форми </w:t>
      </w:r>
      <w:proofErr w:type="spellStart"/>
      <w:r w:rsidR="00E97414" w:rsidRPr="00D97B2C">
        <w:rPr>
          <w:i/>
          <w:lang w:val="sr-Cyrl-RS"/>
        </w:rPr>
        <w:t>if-then</w:t>
      </w:r>
      <w:proofErr w:type="spellEnd"/>
      <w:r w:rsidR="00E97414" w:rsidRPr="00D97B2C">
        <w:rPr>
          <w:lang w:val="sr-Cyrl-RS"/>
        </w:rPr>
        <w:t xml:space="preserve"> правила. Тврдње </w:t>
      </w:r>
      <w:r w:rsidR="00977DE4" w:rsidRPr="00D97B2C">
        <w:rPr>
          <w:lang w:val="sr-Cyrl-RS"/>
        </w:rPr>
        <w:t>у</w:t>
      </w:r>
      <w:r w:rsidR="00E97414" w:rsidRPr="00D97B2C">
        <w:rPr>
          <w:lang w:val="sr-Cyrl-RS"/>
        </w:rPr>
        <w:t xml:space="preserve"> </w:t>
      </w:r>
      <w:proofErr w:type="spellStart"/>
      <w:r w:rsidR="00E97414" w:rsidRPr="00D97B2C">
        <w:rPr>
          <w:i/>
          <w:lang w:val="sr-Cyrl-RS"/>
        </w:rPr>
        <w:t>if-then</w:t>
      </w:r>
      <w:proofErr w:type="spellEnd"/>
      <w:r w:rsidR="00E97414" w:rsidRPr="00D97B2C">
        <w:rPr>
          <w:lang w:val="sr-Cyrl-RS"/>
        </w:rPr>
        <w:t xml:space="preserve"> форми називају се продукциона правила.</w:t>
      </w:r>
      <w:r w:rsidR="00AB1DB2" w:rsidRPr="00D97B2C">
        <w:rPr>
          <w:lang w:val="sr-Cyrl-RS"/>
        </w:rPr>
        <w:t xml:space="preserve"> У експертским системима базираним на правилима знање стручњака је формулисано продукционим правилима која се примењују на чињенице из радне меморије у циљу доношења з</w:t>
      </w:r>
      <w:r w:rsidR="0026565F" w:rsidRPr="00D97B2C">
        <w:rPr>
          <w:lang w:val="sr-Cyrl-RS"/>
        </w:rPr>
        <w:t>а</w:t>
      </w:r>
      <w:r w:rsidR="00AB1DB2" w:rsidRPr="00D97B2C">
        <w:rPr>
          <w:lang w:val="sr-Cyrl-RS"/>
        </w:rPr>
        <w:t>кључака</w:t>
      </w:r>
      <w:r w:rsidR="00931A5C" w:rsidRPr="00D97B2C">
        <w:rPr>
          <w:lang w:val="sr-Cyrl-RS"/>
        </w:rPr>
        <w:t>.</w:t>
      </w:r>
      <w:r w:rsidR="00AB1DB2" w:rsidRPr="00D97B2C">
        <w:rPr>
          <w:lang w:val="sr-Cyrl-RS"/>
        </w:rPr>
        <w:t xml:space="preserve"> </w:t>
      </w:r>
    </w:p>
    <w:p w14:paraId="5D0C9CC5" w14:textId="77777777" w:rsidR="00573FCB" w:rsidRDefault="000C3DFC" w:rsidP="00765300">
      <w:pPr>
        <w:pStyle w:val="osnovnitekst"/>
        <w:rPr>
          <w:ins w:id="636" w:author="SW 46/2019 - Petrović Milica" w:date="2023-08-17T19:42:00Z"/>
          <w:lang w:val="sr-Cyrl-RS"/>
        </w:rPr>
      </w:pPr>
      <w:r w:rsidRPr="00D97B2C">
        <w:rPr>
          <w:lang w:val="sr-Cyrl-RS"/>
        </w:rPr>
        <w:t xml:space="preserve">Претпоставке које је потребно да буду задовољене се пишу у </w:t>
      </w:r>
      <w:proofErr w:type="spellStart"/>
      <w:r w:rsidRPr="00D97B2C">
        <w:rPr>
          <w:i/>
          <w:lang w:val="sr-Cyrl-RS"/>
        </w:rPr>
        <w:t>if</w:t>
      </w:r>
      <w:proofErr w:type="spellEnd"/>
      <w:r w:rsidRPr="00D97B2C">
        <w:rPr>
          <w:lang w:val="sr-Cyrl-RS"/>
        </w:rPr>
        <w:t xml:space="preserve"> делу правила, односно у левој страни правила. Потребно је да су задовољене све претпоставке како би се извршила акција</w:t>
      </w:r>
      <w:r w:rsidR="00E7079E" w:rsidRPr="00D97B2C">
        <w:rPr>
          <w:lang w:val="sr-Cyrl-RS"/>
        </w:rPr>
        <w:t xml:space="preserve"> или донео закључак</w:t>
      </w:r>
      <w:r w:rsidRPr="00D97B2C">
        <w:rPr>
          <w:lang w:val="sr-Cyrl-RS"/>
        </w:rPr>
        <w:t>. У случају да само једна претпоставка није задовољена, акција се неће извршити.</w:t>
      </w:r>
      <w:r w:rsidR="00EF4F39" w:rsidRPr="00D97B2C">
        <w:rPr>
          <w:lang w:val="sr-Cyrl-RS"/>
        </w:rPr>
        <w:t xml:space="preserve"> </w:t>
      </w:r>
    </w:p>
    <w:p w14:paraId="05C4656C" w14:textId="77777777" w:rsidR="00573FCB" w:rsidRDefault="00EF4F39" w:rsidP="00765300">
      <w:pPr>
        <w:pStyle w:val="osnovnitekst"/>
        <w:rPr>
          <w:ins w:id="637" w:author="SW 46/2019 - Petrović Milica" w:date="2023-08-17T19:43:00Z"/>
          <w:lang w:val="sr-Cyrl-RS"/>
        </w:rPr>
      </w:pPr>
      <w:r w:rsidRPr="00D97B2C">
        <w:rPr>
          <w:lang w:val="sr-Cyrl-RS"/>
        </w:rPr>
        <w:t xml:space="preserve">Над претпоставкама се могу писати логички оператори попут: </w:t>
      </w:r>
      <w:proofErr w:type="spellStart"/>
      <w:r w:rsidRPr="00D97B2C">
        <w:rPr>
          <w:i/>
          <w:lang w:val="sr-Cyrl-RS"/>
        </w:rPr>
        <w:t>and</w:t>
      </w:r>
      <w:proofErr w:type="spellEnd"/>
      <w:r w:rsidRPr="00D97B2C">
        <w:rPr>
          <w:i/>
          <w:lang w:val="sr-Cyrl-RS"/>
        </w:rPr>
        <w:t xml:space="preserve">, </w:t>
      </w:r>
      <w:proofErr w:type="spellStart"/>
      <w:r w:rsidRPr="00D97B2C">
        <w:rPr>
          <w:i/>
          <w:lang w:val="sr-Cyrl-RS"/>
        </w:rPr>
        <w:t>or</w:t>
      </w:r>
      <w:proofErr w:type="spellEnd"/>
      <w:r w:rsidRPr="00D97B2C">
        <w:rPr>
          <w:i/>
          <w:lang w:val="sr-Cyrl-RS"/>
        </w:rPr>
        <w:t xml:space="preserve">, </w:t>
      </w:r>
      <w:proofErr w:type="spellStart"/>
      <w:r w:rsidRPr="00D97B2C">
        <w:rPr>
          <w:i/>
          <w:lang w:val="sr-Cyrl-RS"/>
        </w:rPr>
        <w:t>not</w:t>
      </w:r>
      <w:proofErr w:type="spellEnd"/>
      <w:r w:rsidRPr="00D97B2C">
        <w:rPr>
          <w:lang w:val="sr-Cyrl-RS"/>
        </w:rPr>
        <w:t>.</w:t>
      </w:r>
      <w:r w:rsidR="0010528E" w:rsidRPr="00D97B2C">
        <w:rPr>
          <w:lang w:val="sr-Cyrl-RS"/>
        </w:rPr>
        <w:t xml:space="preserve"> </w:t>
      </w:r>
      <w:r w:rsidR="002A4BC1" w:rsidRPr="00D97B2C">
        <w:rPr>
          <w:lang w:val="sr-Cyrl-RS"/>
        </w:rPr>
        <w:t xml:space="preserve">Оператор </w:t>
      </w:r>
      <w:proofErr w:type="spellStart"/>
      <w:r w:rsidR="002A4BC1" w:rsidRPr="00D97B2C">
        <w:rPr>
          <w:i/>
          <w:lang w:val="sr-Cyrl-RS"/>
        </w:rPr>
        <w:t>not</w:t>
      </w:r>
      <w:proofErr w:type="spellEnd"/>
      <w:r w:rsidR="002A4BC1" w:rsidRPr="00D97B2C">
        <w:rPr>
          <w:lang w:val="sr-Cyrl-RS"/>
        </w:rPr>
        <w:t xml:space="preserve"> се тумачи као да не постоји чињеница у меморији који задовољава услов. </w:t>
      </w:r>
      <w:r w:rsidR="0010528E" w:rsidRPr="00D97B2C">
        <w:rPr>
          <w:lang w:val="sr-Cyrl-RS"/>
        </w:rPr>
        <w:t>Заграде се користит</w:t>
      </w:r>
      <w:r w:rsidR="003B5E1C" w:rsidRPr="00D97B2C">
        <w:rPr>
          <w:lang w:val="sr-Cyrl-RS"/>
        </w:rPr>
        <w:t>е</w:t>
      </w:r>
      <w:r w:rsidR="0010528E" w:rsidRPr="00D97B2C">
        <w:rPr>
          <w:lang w:val="sr-Cyrl-RS"/>
        </w:rPr>
        <w:t xml:space="preserve"> за груписање.</w:t>
      </w:r>
      <w:r w:rsidR="000C3DFC" w:rsidRPr="00D97B2C">
        <w:rPr>
          <w:lang w:val="sr-Cyrl-RS"/>
        </w:rPr>
        <w:t xml:space="preserve"> </w:t>
      </w:r>
      <w:r w:rsidR="002F1371" w:rsidRPr="00D97B2C">
        <w:rPr>
          <w:lang w:val="sr-Cyrl-RS"/>
        </w:rPr>
        <w:t>Претпоставк</w:t>
      </w:r>
      <w:r w:rsidR="00156041" w:rsidRPr="00D97B2C">
        <w:rPr>
          <w:lang w:val="sr-Cyrl-RS"/>
        </w:rPr>
        <w:t>а</w:t>
      </w:r>
      <w:r w:rsidR="002F1371" w:rsidRPr="00D97B2C">
        <w:rPr>
          <w:lang w:val="sr-Cyrl-RS"/>
        </w:rPr>
        <w:t xml:space="preserve"> се састоје из објекта, вредности и оператора.</w:t>
      </w:r>
      <w:r w:rsidR="003338B1" w:rsidRPr="00D97B2C">
        <w:rPr>
          <w:lang w:val="sr-Cyrl-RS"/>
        </w:rPr>
        <w:t xml:space="preserve"> У примеру </w:t>
      </w:r>
      <w:proofErr w:type="spellStart"/>
      <w:r w:rsidR="003338B1" w:rsidRPr="00D97B2C">
        <w:rPr>
          <w:i/>
          <w:lang w:val="sr-Cyrl-RS"/>
        </w:rPr>
        <w:t>The</w:t>
      </w:r>
      <w:proofErr w:type="spellEnd"/>
      <w:r w:rsidR="003338B1" w:rsidRPr="00D97B2C">
        <w:rPr>
          <w:i/>
          <w:lang w:val="sr-Cyrl-RS"/>
        </w:rPr>
        <w:t xml:space="preserve"> </w:t>
      </w:r>
      <w:proofErr w:type="spellStart"/>
      <w:r w:rsidR="003338B1" w:rsidRPr="00D97B2C">
        <w:rPr>
          <w:i/>
          <w:lang w:val="sr-Cyrl-RS"/>
        </w:rPr>
        <w:t>temperature</w:t>
      </w:r>
      <w:proofErr w:type="spellEnd"/>
      <w:r w:rsidR="003338B1" w:rsidRPr="00D97B2C">
        <w:rPr>
          <w:i/>
          <w:lang w:val="sr-Cyrl-RS"/>
        </w:rPr>
        <w:t xml:space="preserve"> </w:t>
      </w:r>
      <w:proofErr w:type="spellStart"/>
      <w:r w:rsidR="003338B1" w:rsidRPr="00D97B2C">
        <w:rPr>
          <w:i/>
          <w:lang w:val="sr-Cyrl-RS"/>
        </w:rPr>
        <w:t>is</w:t>
      </w:r>
      <w:proofErr w:type="spellEnd"/>
      <w:r w:rsidR="003338B1" w:rsidRPr="00D97B2C">
        <w:rPr>
          <w:i/>
          <w:lang w:val="sr-Cyrl-RS"/>
        </w:rPr>
        <w:t xml:space="preserve"> 36 </w:t>
      </w:r>
      <w:proofErr w:type="spellStart"/>
      <w:r w:rsidR="003338B1" w:rsidRPr="00D97B2C">
        <w:rPr>
          <w:i/>
          <w:lang w:val="sr-Cyrl-RS"/>
        </w:rPr>
        <w:t>degrees</w:t>
      </w:r>
      <w:proofErr w:type="spellEnd"/>
      <w:r w:rsidR="003338B1" w:rsidRPr="00D97B2C">
        <w:rPr>
          <w:i/>
          <w:lang w:val="sr-Cyrl-RS"/>
        </w:rPr>
        <w:t xml:space="preserve"> -</w:t>
      </w:r>
      <w:r w:rsidR="002F1371" w:rsidRPr="00D97B2C">
        <w:rPr>
          <w:lang w:val="sr-Cyrl-RS"/>
        </w:rPr>
        <w:t xml:space="preserve"> </w:t>
      </w:r>
      <w:r w:rsidR="003338B1" w:rsidRPr="00D97B2C">
        <w:rPr>
          <w:lang w:val="sr-Cyrl-RS"/>
        </w:rPr>
        <w:t xml:space="preserve">&gt; </w:t>
      </w:r>
      <w:proofErr w:type="spellStart"/>
      <w:r w:rsidR="003338B1" w:rsidRPr="00D97B2C">
        <w:rPr>
          <w:i/>
          <w:lang w:val="sr-Cyrl-RS"/>
        </w:rPr>
        <w:t>the</w:t>
      </w:r>
      <w:proofErr w:type="spellEnd"/>
      <w:r w:rsidR="003338B1" w:rsidRPr="00D97B2C">
        <w:rPr>
          <w:i/>
          <w:lang w:val="sr-Cyrl-RS"/>
        </w:rPr>
        <w:t xml:space="preserve"> </w:t>
      </w:r>
      <w:proofErr w:type="spellStart"/>
      <w:r w:rsidR="003338B1" w:rsidRPr="00D97B2C">
        <w:rPr>
          <w:i/>
          <w:lang w:val="sr-Cyrl-RS"/>
        </w:rPr>
        <w:t>tempеrаture</w:t>
      </w:r>
      <w:proofErr w:type="spellEnd"/>
      <w:r w:rsidR="003338B1" w:rsidRPr="00D97B2C">
        <w:rPr>
          <w:lang w:val="sr-Cyrl-RS"/>
        </w:rPr>
        <w:t xml:space="preserve"> је објекат, </w:t>
      </w:r>
      <w:r w:rsidR="003338B1" w:rsidRPr="00D97B2C">
        <w:rPr>
          <w:i/>
          <w:lang w:val="sr-Cyrl-RS"/>
        </w:rPr>
        <w:t xml:space="preserve">36 </w:t>
      </w:r>
      <w:proofErr w:type="spellStart"/>
      <w:r w:rsidR="003338B1" w:rsidRPr="00D97B2C">
        <w:rPr>
          <w:i/>
          <w:lang w:val="sr-Cyrl-RS"/>
        </w:rPr>
        <w:t>degress</w:t>
      </w:r>
      <w:proofErr w:type="spellEnd"/>
      <w:r w:rsidR="003338B1" w:rsidRPr="00D97B2C">
        <w:rPr>
          <w:lang w:val="sr-Cyrl-RS"/>
        </w:rPr>
        <w:t xml:space="preserve"> је вредност и </w:t>
      </w:r>
      <w:proofErr w:type="spellStart"/>
      <w:r w:rsidR="003338B1" w:rsidRPr="00D97B2C">
        <w:rPr>
          <w:i/>
          <w:lang w:val="sr-Cyrl-RS"/>
        </w:rPr>
        <w:t>is</w:t>
      </w:r>
      <w:proofErr w:type="spellEnd"/>
      <w:r w:rsidR="003338B1" w:rsidRPr="00D97B2C">
        <w:rPr>
          <w:i/>
          <w:lang w:val="sr-Cyrl-RS"/>
        </w:rPr>
        <w:t xml:space="preserve"> </w:t>
      </w:r>
      <w:r w:rsidR="003338B1" w:rsidRPr="00D97B2C">
        <w:rPr>
          <w:lang w:val="sr-Cyrl-RS"/>
        </w:rPr>
        <w:t>је оператор.</w:t>
      </w:r>
    </w:p>
    <w:p w14:paraId="69CB4ECB" w14:textId="47E70C01" w:rsidR="00A30B50" w:rsidRPr="00D97B2C" w:rsidRDefault="00B64795" w:rsidP="00765300">
      <w:pPr>
        <w:pStyle w:val="osnovnitekst"/>
        <w:rPr>
          <w:lang w:val="sr-Cyrl-RS"/>
        </w:rPr>
      </w:pPr>
      <w:r w:rsidRPr="00D97B2C">
        <w:rPr>
          <w:lang w:val="sr-Cyrl-RS"/>
        </w:rPr>
        <w:t xml:space="preserve"> </w:t>
      </w:r>
      <w:r w:rsidR="000C3DFC" w:rsidRPr="00D97B2C">
        <w:rPr>
          <w:lang w:val="sr-Cyrl-RS"/>
        </w:rPr>
        <w:t>Акције</w:t>
      </w:r>
      <w:r w:rsidR="00512AEC" w:rsidRPr="00D97B2C">
        <w:rPr>
          <w:lang w:val="sr-Cyrl-RS"/>
        </w:rPr>
        <w:t>/закључци</w:t>
      </w:r>
      <w:r w:rsidR="000C3DFC" w:rsidRPr="00D97B2C">
        <w:rPr>
          <w:lang w:val="sr-Cyrl-RS"/>
        </w:rPr>
        <w:t xml:space="preserve"> се пишу у десној страни правила, након </w:t>
      </w:r>
      <w:proofErr w:type="spellStart"/>
      <w:r w:rsidR="000C3DFC" w:rsidRPr="00D97B2C">
        <w:rPr>
          <w:i/>
          <w:lang w:val="sr-Cyrl-RS"/>
        </w:rPr>
        <w:t>then</w:t>
      </w:r>
      <w:proofErr w:type="spellEnd"/>
      <w:r w:rsidR="000C3DFC" w:rsidRPr="00D97B2C">
        <w:rPr>
          <w:i/>
          <w:lang w:val="sr-Cyrl-RS"/>
        </w:rPr>
        <w:t xml:space="preserve"> </w:t>
      </w:r>
      <w:r w:rsidR="000C3DFC" w:rsidRPr="00D97B2C">
        <w:rPr>
          <w:lang w:val="sr-Cyrl-RS"/>
        </w:rPr>
        <w:t>кључне речи.</w:t>
      </w:r>
      <w:r w:rsidR="003800FF" w:rsidRPr="00D97B2C">
        <w:rPr>
          <w:lang w:val="sr-Cyrl-RS"/>
        </w:rPr>
        <w:t xml:space="preserve"> Десна страна правила представља закључак до ког је дошао експерт сагледа</w:t>
      </w:r>
      <w:r w:rsidR="005D50C0" w:rsidRPr="00D97B2C">
        <w:rPr>
          <w:lang w:val="sr-Cyrl-RS"/>
        </w:rPr>
        <w:t>ва</w:t>
      </w:r>
      <w:r w:rsidR="003800FF" w:rsidRPr="00D97B2C">
        <w:rPr>
          <w:lang w:val="sr-Cyrl-RS"/>
        </w:rPr>
        <w:t>њем свих чињеница.</w:t>
      </w:r>
      <w:r w:rsidR="00A61A9F" w:rsidRPr="00D97B2C">
        <w:rPr>
          <w:lang w:val="sr-Cyrl-RS"/>
        </w:rPr>
        <w:t xml:space="preserve"> Акција/закључак представља предвиђени корак за решавање проблема.</w:t>
      </w:r>
    </w:p>
    <w:p w14:paraId="1FB43641" w14:textId="77777777" w:rsidR="00573FCB" w:rsidRDefault="00312C0D" w:rsidP="00765300">
      <w:pPr>
        <w:pStyle w:val="osnovnitekst"/>
        <w:rPr>
          <w:ins w:id="638" w:author="SW 46/2019 - Petrović Milica" w:date="2023-08-17T19:44:00Z"/>
          <w:lang w:val="sr-Cyrl-RS"/>
        </w:rPr>
      </w:pPr>
      <w:r w:rsidRPr="00D97B2C">
        <w:rPr>
          <w:lang w:val="sr-Cyrl-RS"/>
        </w:rPr>
        <w:t>Пре почетка резоновања п</w:t>
      </w:r>
      <w:r w:rsidR="00A30B50" w:rsidRPr="00D97B2C">
        <w:rPr>
          <w:lang w:val="sr-Cyrl-RS"/>
        </w:rPr>
        <w:t xml:space="preserve">родукциона правила </w:t>
      </w:r>
      <w:r w:rsidRPr="00D97B2C">
        <w:rPr>
          <w:lang w:val="sr-Cyrl-RS"/>
        </w:rPr>
        <w:t>попуњавају</w:t>
      </w:r>
      <w:r w:rsidR="00A30B50" w:rsidRPr="00D97B2C">
        <w:rPr>
          <w:lang w:val="sr-Cyrl-RS"/>
        </w:rPr>
        <w:t xml:space="preserve"> баз</w:t>
      </w:r>
      <w:r w:rsidRPr="00D97B2C">
        <w:rPr>
          <w:lang w:val="sr-Cyrl-RS"/>
        </w:rPr>
        <w:t>у</w:t>
      </w:r>
      <w:r w:rsidR="00A30B50" w:rsidRPr="00D97B2C">
        <w:rPr>
          <w:lang w:val="sr-Cyrl-RS"/>
        </w:rPr>
        <w:t xml:space="preserve"> знања</w:t>
      </w:r>
      <w:r w:rsidRPr="00D97B2C">
        <w:rPr>
          <w:lang w:val="sr-Cyrl-RS"/>
        </w:rPr>
        <w:t>, а</w:t>
      </w:r>
      <w:r w:rsidR="00A30B50" w:rsidRPr="00D97B2C">
        <w:rPr>
          <w:lang w:val="sr-Cyrl-RS"/>
        </w:rPr>
        <w:t xml:space="preserve"> чињенице </w:t>
      </w:r>
      <w:r w:rsidRPr="00D97B2C">
        <w:rPr>
          <w:lang w:val="sr-Cyrl-RS"/>
        </w:rPr>
        <w:t xml:space="preserve">се </w:t>
      </w:r>
      <w:proofErr w:type="spellStart"/>
      <w:r w:rsidRPr="00D97B2C">
        <w:rPr>
          <w:lang w:val="sr-Cyrl-RS"/>
        </w:rPr>
        <w:t>иницијализују</w:t>
      </w:r>
      <w:proofErr w:type="spellEnd"/>
      <w:r w:rsidR="00A30B50" w:rsidRPr="00D97B2C">
        <w:rPr>
          <w:lang w:val="sr-Cyrl-RS"/>
        </w:rPr>
        <w:t xml:space="preserve"> у радој меморији.</w:t>
      </w:r>
      <w:r w:rsidR="00B81F7C" w:rsidRPr="00D97B2C">
        <w:rPr>
          <w:lang w:val="sr-Cyrl-RS"/>
        </w:rPr>
        <w:t xml:space="preserve"> Након покретања модула за закључивање </w:t>
      </w:r>
      <w:proofErr w:type="spellStart"/>
      <w:r w:rsidR="00480EA9" w:rsidRPr="00D97B2C">
        <w:rPr>
          <w:lang w:val="sr-Cyrl-RS"/>
        </w:rPr>
        <w:t>упарују</w:t>
      </w:r>
      <w:proofErr w:type="spellEnd"/>
      <w:r w:rsidR="00480EA9" w:rsidRPr="00D97B2C">
        <w:rPr>
          <w:lang w:val="sr-Cyrl-RS"/>
        </w:rPr>
        <w:t xml:space="preserve"> се чињенице из радне меморије са</w:t>
      </w:r>
      <w:r w:rsidR="00342BEB" w:rsidRPr="00D97B2C">
        <w:rPr>
          <w:lang w:val="sr-Cyrl-RS"/>
        </w:rPr>
        <w:t xml:space="preserve"> </w:t>
      </w:r>
      <w:proofErr w:type="spellStart"/>
      <w:r w:rsidR="00342BEB" w:rsidRPr="00D97B2C">
        <w:rPr>
          <w:lang w:val="sr-Cyrl-RS"/>
        </w:rPr>
        <w:t>патернима</w:t>
      </w:r>
      <w:proofErr w:type="spellEnd"/>
      <w:r w:rsidR="00342BEB" w:rsidRPr="00D97B2C">
        <w:rPr>
          <w:lang w:val="sr-Cyrl-RS"/>
        </w:rPr>
        <w:t xml:space="preserve"> који су дефинисани у</w:t>
      </w:r>
      <w:r w:rsidR="00480EA9" w:rsidRPr="00D97B2C">
        <w:rPr>
          <w:lang w:val="sr-Cyrl-RS"/>
        </w:rPr>
        <w:t xml:space="preserve"> </w:t>
      </w:r>
      <w:r w:rsidR="00032A80" w:rsidRPr="00D97B2C">
        <w:rPr>
          <w:lang w:val="sr-Cyrl-RS"/>
        </w:rPr>
        <w:t>претпоставкам</w:t>
      </w:r>
      <w:r w:rsidR="00342BEB" w:rsidRPr="00D97B2C">
        <w:rPr>
          <w:lang w:val="sr-Cyrl-RS"/>
        </w:rPr>
        <w:t>а</w:t>
      </w:r>
      <w:r w:rsidR="00083AE7" w:rsidRPr="00D97B2C">
        <w:rPr>
          <w:lang w:val="sr-Cyrl-RS"/>
        </w:rPr>
        <w:t xml:space="preserve"> у циљу проналаска правила која су задово</w:t>
      </w:r>
      <w:r w:rsidR="00C24001" w:rsidRPr="00D97B2C">
        <w:rPr>
          <w:lang w:val="sr-Cyrl-RS"/>
        </w:rPr>
        <w:t>љ</w:t>
      </w:r>
      <w:r w:rsidR="00083AE7" w:rsidRPr="00D97B2C">
        <w:rPr>
          <w:lang w:val="sr-Cyrl-RS"/>
        </w:rPr>
        <w:t>ена</w:t>
      </w:r>
      <w:r w:rsidR="00032A80" w:rsidRPr="00D97B2C">
        <w:rPr>
          <w:lang w:val="sr-Cyrl-RS"/>
        </w:rPr>
        <w:t>.</w:t>
      </w:r>
      <w:r w:rsidR="00C24001" w:rsidRPr="00D97B2C">
        <w:rPr>
          <w:lang w:val="sr-Cyrl-RS"/>
        </w:rPr>
        <w:t xml:space="preserve"> </w:t>
      </w:r>
    </w:p>
    <w:p w14:paraId="617D99D9" w14:textId="77777777" w:rsidR="003202CD" w:rsidRDefault="00573FCB" w:rsidP="00765300">
      <w:pPr>
        <w:pStyle w:val="osnovnitekst"/>
        <w:rPr>
          <w:ins w:id="639" w:author="SW 46/2019 - Petrović Milica" w:date="2023-08-17T19:45:00Z"/>
          <w:lang w:val="sr-Cyrl-RS"/>
        </w:rPr>
      </w:pPr>
      <w:ins w:id="640" w:author="SW 46/2019 - Petrović Milica" w:date="2023-08-17T19:44:00Z">
        <w:r>
          <w:rPr>
            <w:lang w:val="sr-Cyrl-RS"/>
          </w:rPr>
          <w:lastRenderedPageBreak/>
          <w:t>П</w:t>
        </w:r>
      </w:ins>
      <w:del w:id="641" w:author="SW 46/2019 - Petrović Milica" w:date="2023-08-17T19:44:00Z">
        <w:r w:rsidR="00C24001" w:rsidRPr="00D97B2C" w:rsidDel="00573FCB">
          <w:rPr>
            <w:lang w:val="sr-Cyrl-RS"/>
          </w:rPr>
          <w:delText>Да би п</w:delText>
        </w:r>
      </w:del>
      <w:r w:rsidR="00C24001" w:rsidRPr="00D97B2C">
        <w:rPr>
          <w:lang w:val="sr-Cyrl-RS"/>
        </w:rPr>
        <w:t xml:space="preserve">равило </w:t>
      </w:r>
      <w:ins w:id="642" w:author="SW 46/2019 - Petrović Milica" w:date="2023-08-17T19:44:00Z">
        <w:r>
          <w:rPr>
            <w:lang w:val="sr-Cyrl-RS"/>
          </w:rPr>
          <w:t>је</w:t>
        </w:r>
      </w:ins>
      <w:del w:id="643" w:author="SW 46/2019 - Petrović Milica" w:date="2023-08-17T19:44:00Z">
        <w:r w:rsidR="00C24001" w:rsidRPr="00D97B2C" w:rsidDel="00573FCB">
          <w:rPr>
            <w:lang w:val="sr-Cyrl-RS"/>
          </w:rPr>
          <w:delText>било</w:delText>
        </w:r>
      </w:del>
      <w:r w:rsidR="00C24001" w:rsidRPr="00D97B2C">
        <w:rPr>
          <w:lang w:val="sr-Cyrl-RS"/>
        </w:rPr>
        <w:t xml:space="preserve"> задовољено </w:t>
      </w:r>
      <w:ins w:id="644" w:author="SW 46/2019 - Petrović Milica" w:date="2023-08-17T19:44:00Z">
        <w:r>
          <w:rPr>
            <w:lang w:val="sr-Cyrl-RS"/>
          </w:rPr>
          <w:t xml:space="preserve">ако се </w:t>
        </w:r>
      </w:ins>
      <w:r w:rsidR="00C24001" w:rsidRPr="00D97B2C">
        <w:rPr>
          <w:lang w:val="sr-Cyrl-RS"/>
        </w:rPr>
        <w:t>лева страна правила</w:t>
      </w:r>
      <w:del w:id="645" w:author="SW 46/2019 - Petrović Milica" w:date="2023-08-17T19:44:00Z">
        <w:r w:rsidR="00C24001" w:rsidRPr="00D97B2C" w:rsidDel="00573FCB">
          <w:rPr>
            <w:lang w:val="sr-Cyrl-RS"/>
          </w:rPr>
          <w:delText xml:space="preserve"> мора да се</w:delText>
        </w:r>
      </w:del>
      <w:r w:rsidR="00C24001" w:rsidRPr="00D97B2C">
        <w:rPr>
          <w:lang w:val="sr-Cyrl-RS"/>
        </w:rPr>
        <w:t xml:space="preserve"> слаже са чињеницама из радне меморије.</w:t>
      </w:r>
      <w:r w:rsidR="00017340" w:rsidRPr="00D97B2C">
        <w:rPr>
          <w:lang w:val="sr-Cyrl-RS"/>
        </w:rPr>
        <w:t xml:space="preserve"> Модул за закључивање одређује правила чији су предуслови задово</w:t>
      </w:r>
      <w:r w:rsidR="00B83979" w:rsidRPr="00D97B2C">
        <w:rPr>
          <w:lang w:val="sr-Cyrl-RS"/>
        </w:rPr>
        <w:t>љ</w:t>
      </w:r>
      <w:r w:rsidR="00017340" w:rsidRPr="00D97B2C">
        <w:rPr>
          <w:lang w:val="sr-Cyrl-RS"/>
        </w:rPr>
        <w:t>ени.</w:t>
      </w:r>
      <w:r w:rsidR="00FC3ACD" w:rsidRPr="00D97B2C">
        <w:rPr>
          <w:lang w:val="sr-Cyrl-RS"/>
        </w:rPr>
        <w:t xml:space="preserve"> </w:t>
      </w:r>
      <w:r w:rsidR="006C15F4" w:rsidRPr="00D97B2C">
        <w:rPr>
          <w:lang w:val="sr-Cyrl-RS"/>
        </w:rPr>
        <w:t>Задовољена правила се смештају у агенду</w:t>
      </w:r>
      <w:r w:rsidR="00243051" w:rsidRPr="00D97B2C">
        <w:rPr>
          <w:lang w:val="sr-Cyrl-RS"/>
        </w:rPr>
        <w:t xml:space="preserve"> која се налази унутар модула за закључивање</w:t>
      </w:r>
      <w:r w:rsidR="006C15F4" w:rsidRPr="00D97B2C">
        <w:rPr>
          <w:lang w:val="sr-Cyrl-RS"/>
        </w:rPr>
        <w:t>.</w:t>
      </w:r>
      <w:r w:rsidR="00CF0E7D" w:rsidRPr="00D97B2C">
        <w:rPr>
          <w:lang w:val="sr-Cyrl-RS"/>
        </w:rPr>
        <w:t xml:space="preserve"> </w:t>
      </w:r>
      <w:r w:rsidR="00881A81" w:rsidRPr="00D97B2C">
        <w:rPr>
          <w:lang w:val="sr-Cyrl-RS"/>
        </w:rPr>
        <w:t xml:space="preserve">У једном тренутку само једно правило може да се активира. </w:t>
      </w:r>
      <w:r w:rsidR="000340EA" w:rsidRPr="00D97B2C">
        <w:rPr>
          <w:lang w:val="sr-Cyrl-RS"/>
        </w:rPr>
        <w:t xml:space="preserve">У случају да се у агенди нађе више правила примењује се неки од поступака за разрешавање конфликта. </w:t>
      </w:r>
    </w:p>
    <w:p w14:paraId="379AB5BC" w14:textId="110AAC38" w:rsidR="00A30B50" w:rsidRPr="00D97B2C" w:rsidRDefault="00150A35" w:rsidP="00765300">
      <w:pPr>
        <w:pStyle w:val="osnovnitekst"/>
        <w:rPr>
          <w:lang w:val="sr-Cyrl-RS"/>
        </w:rPr>
      </w:pPr>
      <w:r w:rsidRPr="00D97B2C">
        <w:rPr>
          <w:lang w:val="sr-Cyrl-RS"/>
        </w:rPr>
        <w:t>Након извршавања десне стране правила, правило се уклања из агенде. Извршавање правила може довести до промена у радној меморији додавањем нових чињеница или</w:t>
      </w:r>
      <w:r w:rsidR="00F93A0F" w:rsidRPr="00D97B2C">
        <w:rPr>
          <w:lang w:val="sr-Cyrl-RS"/>
        </w:rPr>
        <w:t xml:space="preserve"> изменом и</w:t>
      </w:r>
      <w:r w:rsidRPr="00D97B2C">
        <w:rPr>
          <w:lang w:val="sr-Cyrl-RS"/>
        </w:rPr>
        <w:t xml:space="preserve"> </w:t>
      </w:r>
      <w:r w:rsidR="00003402" w:rsidRPr="00D97B2C">
        <w:rPr>
          <w:lang w:val="sr-Cyrl-RS"/>
        </w:rPr>
        <w:t>уклањањем постојећих тако да се врши поново упаривање и додавање нових задово</w:t>
      </w:r>
      <w:r w:rsidR="00D10AE5" w:rsidRPr="00D97B2C">
        <w:rPr>
          <w:lang w:val="sr-Cyrl-RS"/>
        </w:rPr>
        <w:t>љ</w:t>
      </w:r>
      <w:r w:rsidR="00003402" w:rsidRPr="00D97B2C">
        <w:rPr>
          <w:lang w:val="sr-Cyrl-RS"/>
        </w:rPr>
        <w:t>ених правила у агенду и избацивање оних која више не важе.</w:t>
      </w:r>
      <w:r w:rsidR="006B5240" w:rsidRPr="00D97B2C">
        <w:rPr>
          <w:lang w:val="sr-Cyrl-RS"/>
        </w:rPr>
        <w:t xml:space="preserve"> Модул за закључивање завршава са радом у тренутку када у агенди више нема задовољених правила или експлицитном </w:t>
      </w:r>
      <w:proofErr w:type="spellStart"/>
      <w:r w:rsidR="006B5240" w:rsidRPr="00D97B2C">
        <w:rPr>
          <w:i/>
          <w:lang w:val="sr-Cyrl-RS"/>
        </w:rPr>
        <w:t>stop</w:t>
      </w:r>
      <w:proofErr w:type="spellEnd"/>
      <w:r w:rsidR="006B5240" w:rsidRPr="00D97B2C">
        <w:rPr>
          <w:lang w:val="sr-Cyrl-RS"/>
        </w:rPr>
        <w:t xml:space="preserve"> командом.</w:t>
      </w:r>
      <w:r w:rsidR="00303EA0" w:rsidRPr="00D97B2C">
        <w:rPr>
          <w:lang w:val="sr-Cyrl-RS"/>
        </w:rPr>
        <w:t xml:space="preserve"> </w:t>
      </w:r>
    </w:p>
    <w:p w14:paraId="453ACE08" w14:textId="77777777" w:rsidR="00303EA0" w:rsidRPr="00D97B2C" w:rsidRDefault="00303EA0" w:rsidP="00E8483A">
      <w:pPr>
        <w:pStyle w:val="Heading3"/>
        <w:numPr>
          <w:ilvl w:val="0"/>
          <w:numId w:val="10"/>
        </w:numPr>
        <w:rPr>
          <w:lang w:val="sr-Cyrl-RS"/>
        </w:rPr>
      </w:pPr>
      <w:bookmarkStart w:id="646" w:name="_Toc143200074"/>
      <w:r w:rsidRPr="00D97B2C">
        <w:rPr>
          <w:lang w:val="sr-Cyrl-RS"/>
        </w:rPr>
        <w:t>Разрешавање конфликата</w:t>
      </w:r>
      <w:bookmarkEnd w:id="646"/>
    </w:p>
    <w:p w14:paraId="7BFECF7C" w14:textId="77777777" w:rsidR="005139EC" w:rsidRPr="00D97B2C" w:rsidRDefault="00EE76CB" w:rsidP="00CC584F">
      <w:pPr>
        <w:rPr>
          <w:lang w:val="sr-Cyrl-RS"/>
        </w:rPr>
      </w:pPr>
      <w:r w:rsidRPr="00D97B2C">
        <w:rPr>
          <w:lang w:val="sr-Cyrl-RS"/>
        </w:rPr>
        <w:t>Сет правила која су задовољена се назива конфликт сет (</w:t>
      </w:r>
      <w:proofErr w:type="spellStart"/>
      <w:r w:rsidRPr="00D97B2C">
        <w:rPr>
          <w:i/>
          <w:lang w:val="sr-Cyrl-RS"/>
        </w:rPr>
        <w:t>conflict-set</w:t>
      </w:r>
      <w:proofErr w:type="spellEnd"/>
      <w:r w:rsidRPr="00D97B2C">
        <w:rPr>
          <w:lang w:val="sr-Cyrl-RS"/>
        </w:rPr>
        <w:t>)</w:t>
      </w:r>
      <w:r w:rsidR="00913A9A" w:rsidRPr="00D97B2C">
        <w:rPr>
          <w:lang w:val="sr-Cyrl-RS"/>
        </w:rPr>
        <w:t>. Разрешавање конфликта (</w:t>
      </w:r>
      <w:proofErr w:type="spellStart"/>
      <w:r w:rsidR="00913A9A" w:rsidRPr="00D97B2C">
        <w:rPr>
          <w:i/>
          <w:lang w:val="sr-Cyrl-RS"/>
        </w:rPr>
        <w:t>conflict</w:t>
      </w:r>
      <w:proofErr w:type="spellEnd"/>
      <w:r w:rsidR="00913A9A" w:rsidRPr="00D97B2C">
        <w:rPr>
          <w:i/>
          <w:lang w:val="sr-Cyrl-RS"/>
        </w:rPr>
        <w:t xml:space="preserve"> </w:t>
      </w:r>
      <w:proofErr w:type="spellStart"/>
      <w:r w:rsidR="00913A9A" w:rsidRPr="00D97B2C">
        <w:rPr>
          <w:i/>
          <w:lang w:val="sr-Cyrl-RS"/>
        </w:rPr>
        <w:t>resolution</w:t>
      </w:r>
      <w:proofErr w:type="spellEnd"/>
      <w:r w:rsidR="00913A9A" w:rsidRPr="00D97B2C">
        <w:rPr>
          <w:lang w:val="sr-Cyrl-RS"/>
        </w:rPr>
        <w:t>)</w:t>
      </w:r>
      <w:r w:rsidR="00772CA0" w:rsidRPr="00D97B2C">
        <w:rPr>
          <w:lang w:val="sr-Cyrl-RS"/>
        </w:rPr>
        <w:t xml:space="preserve"> представља метод одабира правила које ће се извршити из конфликт сета.</w:t>
      </w:r>
    </w:p>
    <w:p w14:paraId="796ACC4B" w14:textId="77777777" w:rsidR="005139EC" w:rsidRPr="00D97B2C" w:rsidRDefault="005139EC" w:rsidP="00CC584F">
      <w:pPr>
        <w:rPr>
          <w:lang w:val="sr-Cyrl-RS"/>
        </w:rPr>
      </w:pPr>
      <w:r w:rsidRPr="00D97B2C">
        <w:rPr>
          <w:lang w:val="sr-Cyrl-RS"/>
        </w:rPr>
        <w:t>Стратегије за одабир правила:</w:t>
      </w:r>
    </w:p>
    <w:p w14:paraId="112C4A04" w14:textId="77777777" w:rsidR="00CC584F" w:rsidRPr="00D97B2C" w:rsidRDefault="005139EC" w:rsidP="00E8483A">
      <w:pPr>
        <w:pStyle w:val="ListParagraph"/>
        <w:numPr>
          <w:ilvl w:val="0"/>
          <w:numId w:val="3"/>
        </w:numPr>
        <w:rPr>
          <w:lang w:val="sr-Cyrl-RS"/>
        </w:rPr>
      </w:pPr>
      <w:r w:rsidRPr="00D97B2C">
        <w:rPr>
          <w:lang w:val="sr-Cyrl-RS"/>
        </w:rPr>
        <w:t>Одабир правила на основу приоритета</w:t>
      </w:r>
      <w:r w:rsidR="00F012DB" w:rsidRPr="00D97B2C">
        <w:rPr>
          <w:lang w:val="sr-Cyrl-RS"/>
        </w:rPr>
        <w:t xml:space="preserve"> – најчешће редослед правила у бази знања одређује и приоритет правила. Приоритет се може и експлицитно дефинисати.</w:t>
      </w:r>
    </w:p>
    <w:p w14:paraId="6B203D2A" w14:textId="77777777" w:rsidR="005139EC" w:rsidRPr="00D97B2C" w:rsidRDefault="00F012DB" w:rsidP="00E8483A">
      <w:pPr>
        <w:pStyle w:val="ListParagraph"/>
        <w:numPr>
          <w:ilvl w:val="0"/>
          <w:numId w:val="3"/>
        </w:numPr>
        <w:rPr>
          <w:lang w:val="sr-Cyrl-RS"/>
        </w:rPr>
      </w:pPr>
      <w:r w:rsidRPr="00D97B2C">
        <w:rPr>
          <w:lang w:val="sr-Cyrl-RS"/>
        </w:rPr>
        <w:t>Одабир правила на основу позиције правила – бира прво правило које дефинисано у тексту</w:t>
      </w:r>
    </w:p>
    <w:p w14:paraId="4ED7598F" w14:textId="77777777" w:rsidR="00F012DB" w:rsidRPr="00D97B2C" w:rsidRDefault="00F012DB" w:rsidP="00E8483A">
      <w:pPr>
        <w:pStyle w:val="ListParagraph"/>
        <w:numPr>
          <w:ilvl w:val="0"/>
          <w:numId w:val="3"/>
        </w:numPr>
        <w:rPr>
          <w:lang w:val="sr-Cyrl-RS"/>
        </w:rPr>
      </w:pPr>
      <w:r w:rsidRPr="00D97B2C">
        <w:rPr>
          <w:lang w:val="sr-Cyrl-RS"/>
        </w:rPr>
        <w:t>Одабир најспецифичнијег правила – правило је специфичније ако његово задовољење захтева испуњење више предуслова</w:t>
      </w:r>
    </w:p>
    <w:p w14:paraId="3693B2F8" w14:textId="77777777" w:rsidR="00254DCF" w:rsidRPr="00D97B2C" w:rsidRDefault="00254DCF" w:rsidP="00E8483A">
      <w:pPr>
        <w:pStyle w:val="ListParagraph"/>
        <w:numPr>
          <w:ilvl w:val="0"/>
          <w:numId w:val="3"/>
        </w:numPr>
        <w:rPr>
          <w:lang w:val="sr-Cyrl-RS"/>
        </w:rPr>
      </w:pPr>
      <w:r w:rsidRPr="00D97B2C">
        <w:rPr>
          <w:lang w:val="sr-Cyrl-RS"/>
        </w:rPr>
        <w:t>Одабир на основу мета</w:t>
      </w:r>
      <w:r w:rsidR="001C3CB0" w:rsidRPr="00D97B2C">
        <w:rPr>
          <w:lang w:val="sr-Cyrl-RS"/>
        </w:rPr>
        <w:t>-</w:t>
      </w:r>
      <w:r w:rsidRPr="00D97B2C">
        <w:rPr>
          <w:lang w:val="sr-Cyrl-RS"/>
        </w:rPr>
        <w:t>правила – односно на основу правила о правилима. Већи приоритет има правило који је писао експерт него правило које је писао почетник</w:t>
      </w:r>
    </w:p>
    <w:p w14:paraId="5B459CC6" w14:textId="51EEF3B2" w:rsidR="00EA625F" w:rsidRDefault="00254DCF" w:rsidP="00E8483A">
      <w:pPr>
        <w:pStyle w:val="ListParagraph"/>
        <w:numPr>
          <w:ilvl w:val="0"/>
          <w:numId w:val="3"/>
        </w:numPr>
        <w:rPr>
          <w:ins w:id="647" w:author="SW 46/2019 - Petrović Milica" w:date="2023-08-17T19:46:00Z"/>
          <w:lang w:val="sr-Cyrl-RS"/>
        </w:rPr>
      </w:pPr>
      <w:r w:rsidRPr="00D97B2C">
        <w:rPr>
          <w:lang w:val="sr-Cyrl-RS"/>
        </w:rPr>
        <w:t xml:space="preserve">Одабир на основу најсвежијих података – одабрати правило на основу чињеница које су најскорије додате </w:t>
      </w:r>
    </w:p>
    <w:p w14:paraId="5707D31F" w14:textId="16246A45" w:rsidR="00093754" w:rsidRPr="00093754" w:rsidRDefault="00093754">
      <w:pPr>
        <w:ind w:left="415"/>
        <w:rPr>
          <w:lang w:val="sr-Cyrl-RS"/>
        </w:rPr>
        <w:pPrChange w:id="648" w:author="SW 46/2019 - Petrović Milica" w:date="2023-08-17T19:46:00Z">
          <w:pPr>
            <w:pStyle w:val="ListParagraph"/>
            <w:numPr>
              <w:numId w:val="3"/>
            </w:numPr>
            <w:ind w:left="775" w:hanging="360"/>
          </w:pPr>
        </w:pPrChange>
      </w:pPr>
      <w:ins w:id="649" w:author="SW 46/2019 - Petrović Milica" w:date="2023-08-17T19:46:00Z">
        <w:r>
          <w:rPr>
            <w:lang w:val="sr-Cyrl-RS"/>
          </w:rPr>
          <w:t>Најчешће се користе стратегије 1 и 2 у разрешавању конфликта.</w:t>
        </w:r>
      </w:ins>
    </w:p>
    <w:p w14:paraId="189C391D" w14:textId="77777777" w:rsidR="00FF550B" w:rsidRPr="00D97B2C" w:rsidRDefault="00344116" w:rsidP="00E8483A">
      <w:pPr>
        <w:pStyle w:val="Heading3"/>
        <w:numPr>
          <w:ilvl w:val="0"/>
          <w:numId w:val="10"/>
        </w:numPr>
        <w:rPr>
          <w:lang w:val="sr-Cyrl-RS"/>
        </w:rPr>
      </w:pPr>
      <w:bookmarkStart w:id="650" w:name="_Toc143200075"/>
      <w:r w:rsidRPr="00D97B2C">
        <w:rPr>
          <w:lang w:val="sr-Cyrl-RS"/>
        </w:rPr>
        <w:t>RETE алгоритам</w:t>
      </w:r>
      <w:bookmarkEnd w:id="650"/>
    </w:p>
    <w:p w14:paraId="3C47D791" w14:textId="77777777" w:rsidR="00DE2EAB" w:rsidRPr="00D97B2C" w:rsidRDefault="00EB338A" w:rsidP="00C32219">
      <w:pPr>
        <w:pStyle w:val="osnovnitekst"/>
        <w:rPr>
          <w:lang w:val="sr-Cyrl-RS"/>
        </w:rPr>
      </w:pPr>
      <w:r w:rsidRPr="00D97B2C">
        <w:rPr>
          <w:i/>
          <w:lang w:val="sr-Cyrl-RS"/>
        </w:rPr>
        <w:t>RETE</w:t>
      </w:r>
      <w:r w:rsidRPr="00D97B2C">
        <w:rPr>
          <w:lang w:val="sr-Cyrl-RS"/>
        </w:rPr>
        <w:t xml:space="preserve"> алгоритам је развијен крајем седамдесетих година двадесетог века захваљујући др </w:t>
      </w:r>
      <w:proofErr w:type="spellStart"/>
      <w:r w:rsidRPr="00D97B2C">
        <w:rPr>
          <w:i/>
          <w:lang w:val="sr-Cyrl-RS"/>
        </w:rPr>
        <w:t>Charles</w:t>
      </w:r>
      <w:proofErr w:type="spellEnd"/>
      <w:r w:rsidRPr="00D97B2C">
        <w:rPr>
          <w:i/>
          <w:lang w:val="sr-Cyrl-RS"/>
        </w:rPr>
        <w:t xml:space="preserve"> L. </w:t>
      </w:r>
      <w:proofErr w:type="spellStart"/>
      <w:r w:rsidRPr="00D97B2C">
        <w:rPr>
          <w:i/>
          <w:lang w:val="sr-Cyrl-RS"/>
        </w:rPr>
        <w:t>Forgy</w:t>
      </w:r>
      <w:proofErr w:type="spellEnd"/>
      <w:r w:rsidRPr="00D97B2C">
        <w:rPr>
          <w:i/>
          <w:lang w:val="sr-Cyrl-RS"/>
        </w:rPr>
        <w:t>.</w:t>
      </w:r>
      <w:r w:rsidR="00E23820" w:rsidRPr="00D97B2C">
        <w:rPr>
          <w:i/>
          <w:lang w:val="sr-Cyrl-RS"/>
        </w:rPr>
        <w:t xml:space="preserve"> </w:t>
      </w:r>
      <w:r w:rsidR="00A00ADF" w:rsidRPr="00D97B2C">
        <w:rPr>
          <w:i/>
          <w:lang w:val="sr-Cyrl-RS"/>
        </w:rPr>
        <w:t>R</w:t>
      </w:r>
      <w:r w:rsidR="00DE2EAB" w:rsidRPr="00D97B2C">
        <w:rPr>
          <w:i/>
          <w:lang w:val="sr-Cyrl-RS"/>
        </w:rPr>
        <w:t>ETE</w:t>
      </w:r>
      <w:r w:rsidR="00A00ADF" w:rsidRPr="00D97B2C">
        <w:rPr>
          <w:lang w:val="sr-Cyrl-RS"/>
        </w:rPr>
        <w:t xml:space="preserve"> </w:t>
      </w:r>
      <w:r w:rsidR="00415FA8" w:rsidRPr="00D97B2C">
        <w:rPr>
          <w:lang w:val="sr-Cyrl-RS"/>
        </w:rPr>
        <w:t>алгоритам</w:t>
      </w:r>
      <w:r w:rsidR="00BE3A5F" w:rsidRPr="00D97B2C">
        <w:rPr>
          <w:lang w:val="sr-Cyrl-RS"/>
        </w:rPr>
        <w:t xml:space="preserve"> је алгоритам који проверава да ли чињенице задовољавају правила у систему правила (</w:t>
      </w:r>
      <w:proofErr w:type="spellStart"/>
      <w:r w:rsidR="00BE3A5F" w:rsidRPr="00D97B2C">
        <w:rPr>
          <w:i/>
          <w:lang w:val="sr-Cyrl-RS"/>
        </w:rPr>
        <w:t>rule-engine</w:t>
      </w:r>
      <w:proofErr w:type="spellEnd"/>
      <w:r w:rsidR="00E23820" w:rsidRPr="00D97B2C">
        <w:rPr>
          <w:i/>
          <w:lang w:val="sr-Cyrl-RS"/>
        </w:rPr>
        <w:t>).</w:t>
      </w:r>
      <w:r w:rsidR="00E23820" w:rsidRPr="00D97B2C">
        <w:rPr>
          <w:lang w:val="sr-Cyrl-RS"/>
        </w:rPr>
        <w:t xml:space="preserve"> </w:t>
      </w:r>
      <w:r w:rsidR="00BA3D9F" w:rsidRPr="00D97B2C">
        <w:rPr>
          <w:lang w:val="sr-Cyrl-RS"/>
        </w:rPr>
        <w:t xml:space="preserve">Правила су скуп претпоставки и акција. Чињеница је вектор својстава. </w:t>
      </w:r>
    </w:p>
    <w:p w14:paraId="7C019BBC" w14:textId="77777777" w:rsidR="00095D0D" w:rsidRDefault="00DE2EAB" w:rsidP="00765300">
      <w:pPr>
        <w:pStyle w:val="osnovnitekst"/>
        <w:rPr>
          <w:ins w:id="651" w:author="SW 46/2019 - Petrović Milica" w:date="2023-08-17T19:48:00Z"/>
          <w:lang w:val="sr-Cyrl-RS"/>
        </w:rPr>
      </w:pPr>
      <w:r w:rsidRPr="00D97B2C">
        <w:rPr>
          <w:i/>
          <w:lang w:val="sr-Cyrl-RS"/>
        </w:rPr>
        <w:t>RETE</w:t>
      </w:r>
      <w:r w:rsidRPr="00D97B2C">
        <w:rPr>
          <w:lang w:val="sr-Cyrl-RS"/>
        </w:rPr>
        <w:t xml:space="preserve"> на латинском значи мрежа. </w:t>
      </w:r>
      <w:r w:rsidR="00F91F21" w:rsidRPr="00D97B2C">
        <w:rPr>
          <w:i/>
          <w:lang w:val="sr-Cyrl-RS"/>
        </w:rPr>
        <w:t>RETE</w:t>
      </w:r>
      <w:r w:rsidR="00F91F21" w:rsidRPr="00D97B2C">
        <w:rPr>
          <w:lang w:val="sr-Cyrl-RS"/>
        </w:rPr>
        <w:t xml:space="preserve"> </w:t>
      </w:r>
      <w:r w:rsidRPr="00D97B2C">
        <w:rPr>
          <w:lang w:val="sr-Cyrl-RS"/>
        </w:rPr>
        <w:t xml:space="preserve">мрежу дефинишу усмерени </w:t>
      </w:r>
      <w:proofErr w:type="spellStart"/>
      <w:r w:rsidRPr="00D97B2C">
        <w:rPr>
          <w:lang w:val="sr-Cyrl-RS"/>
        </w:rPr>
        <w:t>ациклични</w:t>
      </w:r>
      <w:proofErr w:type="spellEnd"/>
      <w:r w:rsidRPr="00D97B2C">
        <w:rPr>
          <w:lang w:val="sr-Cyrl-RS"/>
        </w:rPr>
        <w:t xml:space="preserve"> </w:t>
      </w:r>
      <w:proofErr w:type="spellStart"/>
      <w:r w:rsidRPr="00D97B2C">
        <w:rPr>
          <w:lang w:val="sr-Cyrl-RS"/>
        </w:rPr>
        <w:t>графови</w:t>
      </w:r>
      <w:proofErr w:type="spellEnd"/>
      <w:r w:rsidRPr="00D97B2C">
        <w:rPr>
          <w:lang w:val="sr-Cyrl-RS"/>
        </w:rPr>
        <w:t xml:space="preserve"> који представ</w:t>
      </w:r>
      <w:r w:rsidR="009E3ABC" w:rsidRPr="00D97B2C">
        <w:rPr>
          <w:lang w:val="sr-Cyrl-RS"/>
        </w:rPr>
        <w:t>љ</w:t>
      </w:r>
      <w:r w:rsidRPr="00D97B2C">
        <w:rPr>
          <w:lang w:val="sr-Cyrl-RS"/>
        </w:rPr>
        <w:t>ају сетове правила.</w:t>
      </w:r>
      <w:r w:rsidR="00825603" w:rsidRPr="00D97B2C">
        <w:rPr>
          <w:lang w:val="sr-Cyrl-RS"/>
        </w:rPr>
        <w:t xml:space="preserve"> Сваки чвор у мрежи одговара услову или делу услова из неке претпоставке у левој страни правила. </w:t>
      </w:r>
      <w:r w:rsidR="00BA3D9F" w:rsidRPr="00D97B2C">
        <w:rPr>
          <w:lang w:val="sr-Cyrl-RS"/>
        </w:rPr>
        <w:t xml:space="preserve">Путања од коренског чвора </w:t>
      </w:r>
      <w:r w:rsidR="0002190B" w:rsidRPr="00D97B2C">
        <w:rPr>
          <w:lang w:val="sr-Cyrl-RS"/>
        </w:rPr>
        <w:t>до крајњег чвора</w:t>
      </w:r>
      <w:r w:rsidR="00BA3D9F" w:rsidRPr="00D97B2C">
        <w:rPr>
          <w:lang w:val="sr-Cyrl-RS"/>
        </w:rPr>
        <w:t xml:space="preserve"> представља леву стару правила. </w:t>
      </w:r>
      <w:r w:rsidR="00825603" w:rsidRPr="00D97B2C">
        <w:rPr>
          <w:lang w:val="sr-Cyrl-RS"/>
        </w:rPr>
        <w:t xml:space="preserve">Сваки чвор има своју меморију у којој се налазе </w:t>
      </w:r>
      <w:r w:rsidR="003502EB" w:rsidRPr="00D97B2C">
        <w:rPr>
          <w:lang w:val="sr-Cyrl-RS"/>
        </w:rPr>
        <w:t>све чињенице које задовољавају</w:t>
      </w:r>
      <w:r w:rsidR="00BA3D9F" w:rsidRPr="00D97B2C">
        <w:rPr>
          <w:lang w:val="sr-Cyrl-RS"/>
        </w:rPr>
        <w:t xml:space="preserve"> дати</w:t>
      </w:r>
      <w:r w:rsidR="003502EB" w:rsidRPr="00D97B2C">
        <w:rPr>
          <w:lang w:val="sr-Cyrl-RS"/>
        </w:rPr>
        <w:t xml:space="preserve"> услов.</w:t>
      </w:r>
      <w:r w:rsidR="00BA3D9F" w:rsidRPr="00D97B2C">
        <w:rPr>
          <w:lang w:val="sr-Cyrl-RS"/>
        </w:rPr>
        <w:t xml:space="preserve"> </w:t>
      </w:r>
      <w:r w:rsidR="00407B61" w:rsidRPr="00D97B2C">
        <w:rPr>
          <w:lang w:val="sr-Cyrl-RS"/>
        </w:rPr>
        <w:t>За сваку чињеницу креира се елемент радне меморије (</w:t>
      </w:r>
      <w:proofErr w:type="spellStart"/>
      <w:r w:rsidR="00555E93" w:rsidRPr="00D97B2C">
        <w:rPr>
          <w:i/>
          <w:lang w:val="sr-Cyrl-RS"/>
        </w:rPr>
        <w:t>Working</w:t>
      </w:r>
      <w:proofErr w:type="spellEnd"/>
      <w:r w:rsidR="00555E93" w:rsidRPr="00D97B2C">
        <w:rPr>
          <w:i/>
          <w:lang w:val="sr-Cyrl-RS"/>
        </w:rPr>
        <w:t xml:space="preserve"> </w:t>
      </w:r>
      <w:proofErr w:type="spellStart"/>
      <w:r w:rsidR="00555E93" w:rsidRPr="00D97B2C">
        <w:rPr>
          <w:i/>
          <w:lang w:val="sr-Cyrl-RS"/>
        </w:rPr>
        <w:t>Element</w:t>
      </w:r>
      <w:proofErr w:type="spellEnd"/>
      <w:r w:rsidR="00555E93" w:rsidRPr="00D97B2C">
        <w:rPr>
          <w:i/>
          <w:lang w:val="sr-Cyrl-RS"/>
        </w:rPr>
        <w:t xml:space="preserve"> </w:t>
      </w:r>
      <w:proofErr w:type="spellStart"/>
      <w:r w:rsidR="00555E93" w:rsidRPr="00D97B2C">
        <w:rPr>
          <w:i/>
          <w:lang w:val="sr-Cyrl-RS"/>
        </w:rPr>
        <w:t>Memo</w:t>
      </w:r>
      <w:r w:rsidR="00AB7C7F" w:rsidRPr="00D97B2C">
        <w:rPr>
          <w:i/>
          <w:lang w:val="sr-Cyrl-RS"/>
        </w:rPr>
        <w:t>r</w:t>
      </w:r>
      <w:r w:rsidR="00555E93" w:rsidRPr="00D97B2C">
        <w:rPr>
          <w:i/>
          <w:lang w:val="sr-Cyrl-RS"/>
        </w:rPr>
        <w:t>y</w:t>
      </w:r>
      <w:proofErr w:type="spellEnd"/>
      <w:r w:rsidR="00555E93" w:rsidRPr="00D97B2C">
        <w:rPr>
          <w:i/>
          <w:lang w:val="sr-Cyrl-RS"/>
        </w:rPr>
        <w:t xml:space="preserve"> - </w:t>
      </w:r>
      <w:r w:rsidR="00407B61" w:rsidRPr="00D97B2C">
        <w:rPr>
          <w:i/>
          <w:lang w:val="sr-Cyrl-RS"/>
        </w:rPr>
        <w:t>WME</w:t>
      </w:r>
      <w:r w:rsidR="00407B61" w:rsidRPr="00D97B2C">
        <w:rPr>
          <w:lang w:val="sr-Cyrl-RS"/>
        </w:rPr>
        <w:t xml:space="preserve">) који представља ту чињеницу. </w:t>
      </w:r>
    </w:p>
    <w:p w14:paraId="2B259AD6" w14:textId="7AD29741" w:rsidR="00D04858" w:rsidRPr="00D97B2C" w:rsidRDefault="00407B61" w:rsidP="00765300">
      <w:pPr>
        <w:pStyle w:val="osnovnitekst"/>
        <w:rPr>
          <w:lang w:val="sr-Cyrl-RS"/>
        </w:rPr>
      </w:pPr>
      <w:r w:rsidRPr="00D97B2C">
        <w:rPr>
          <w:lang w:val="sr-Cyrl-RS"/>
        </w:rPr>
        <w:t xml:space="preserve">Свака чињеница улази у </w:t>
      </w:r>
      <w:r w:rsidRPr="00D97B2C">
        <w:rPr>
          <w:i/>
          <w:lang w:val="sr-Cyrl-RS"/>
        </w:rPr>
        <w:t>RETE</w:t>
      </w:r>
      <w:r w:rsidRPr="00D97B2C">
        <w:rPr>
          <w:lang w:val="sr-Cyrl-RS"/>
        </w:rPr>
        <w:t xml:space="preserve"> мрежу кроз коренски чвор мреже.</w:t>
      </w:r>
      <w:r w:rsidR="00080A4C" w:rsidRPr="00D97B2C">
        <w:rPr>
          <w:lang w:val="sr-Cyrl-RS"/>
        </w:rPr>
        <w:t xml:space="preserve"> Коренски чвор прослеђује чињеницу чворовима наследницима. На тај начин чињеница пролази кроз неку од грана стабла док не стигне до неког од крајњих чворова.</w:t>
      </w:r>
    </w:p>
    <w:p w14:paraId="5CB1D051" w14:textId="77777777" w:rsidR="00005278" w:rsidRPr="00D97B2C" w:rsidRDefault="00F66DB7" w:rsidP="00E8483A">
      <w:pPr>
        <w:pStyle w:val="Heading3"/>
        <w:numPr>
          <w:ilvl w:val="0"/>
          <w:numId w:val="10"/>
        </w:numPr>
        <w:rPr>
          <w:lang w:val="sr-Cyrl-RS"/>
        </w:rPr>
      </w:pPr>
      <w:bookmarkStart w:id="652" w:name="_Toc143200076"/>
      <w:r w:rsidRPr="00D97B2C">
        <w:rPr>
          <w:lang w:val="sr-Cyrl-RS"/>
        </w:rPr>
        <w:lastRenderedPageBreak/>
        <w:t>Уланчавање</w:t>
      </w:r>
      <w:bookmarkEnd w:id="652"/>
    </w:p>
    <w:p w14:paraId="2C91A5B1" w14:textId="77777777" w:rsidR="00005278" w:rsidRPr="00D97B2C" w:rsidRDefault="00F66DB7" w:rsidP="00D52435">
      <w:pPr>
        <w:pStyle w:val="osnovnitekst"/>
        <w:rPr>
          <w:lang w:val="sr-Cyrl-RS"/>
        </w:rPr>
      </w:pPr>
      <w:r w:rsidRPr="00D97B2C">
        <w:rPr>
          <w:lang w:val="sr-Cyrl-RS"/>
        </w:rPr>
        <w:t>Два основна механизма за закључивање су уланчавање унапред и уланчавање уназад.</w:t>
      </w:r>
    </w:p>
    <w:p w14:paraId="6A8E5136" w14:textId="77777777" w:rsidR="00F66DB7" w:rsidRPr="00D97B2C" w:rsidRDefault="00F66DB7" w:rsidP="00D52435">
      <w:pPr>
        <w:pStyle w:val="osnovnitekst"/>
        <w:rPr>
          <w:lang w:val="sr-Cyrl-RS"/>
        </w:rPr>
      </w:pPr>
      <w:r w:rsidRPr="00D97B2C">
        <w:rPr>
          <w:lang w:val="sr-Cyrl-RS"/>
        </w:rPr>
        <w:t>Уланчавање унапред (</w:t>
      </w:r>
      <w:proofErr w:type="spellStart"/>
      <w:r w:rsidRPr="00D97B2C">
        <w:rPr>
          <w:i/>
          <w:lang w:val="sr-Cyrl-RS"/>
        </w:rPr>
        <w:t>forward</w:t>
      </w:r>
      <w:proofErr w:type="spellEnd"/>
      <w:r w:rsidRPr="00D97B2C">
        <w:rPr>
          <w:i/>
          <w:lang w:val="sr-Cyrl-RS"/>
        </w:rPr>
        <w:t xml:space="preserve"> </w:t>
      </w:r>
      <w:proofErr w:type="spellStart"/>
      <w:r w:rsidRPr="00D97B2C">
        <w:rPr>
          <w:i/>
          <w:lang w:val="sr-Cyrl-RS"/>
        </w:rPr>
        <w:t>chaining</w:t>
      </w:r>
      <w:proofErr w:type="spellEnd"/>
      <w:r w:rsidRPr="00D97B2C">
        <w:rPr>
          <w:lang w:val="sr-Cyrl-RS"/>
        </w:rPr>
        <w:t>) је резоновање које је вођено подацима</w:t>
      </w:r>
      <w:r w:rsidR="00EF7B6F" w:rsidRPr="00D97B2C">
        <w:rPr>
          <w:lang w:val="sr-Cyrl-RS"/>
        </w:rPr>
        <w:t xml:space="preserve"> (</w:t>
      </w:r>
      <w:proofErr w:type="spellStart"/>
      <w:r w:rsidR="00EF7B6F" w:rsidRPr="00D97B2C">
        <w:rPr>
          <w:i/>
          <w:lang w:val="sr-Cyrl-RS"/>
        </w:rPr>
        <w:t>data-driven</w:t>
      </w:r>
      <w:proofErr w:type="spellEnd"/>
      <w:r w:rsidR="00EF7B6F" w:rsidRPr="00D97B2C">
        <w:rPr>
          <w:lang w:val="sr-Cyrl-RS"/>
        </w:rPr>
        <w:t>)</w:t>
      </w:r>
      <w:r w:rsidRPr="00D97B2C">
        <w:rPr>
          <w:lang w:val="sr-Cyrl-RS"/>
        </w:rPr>
        <w:t xml:space="preserve"> од чињеница ка закључку. </w:t>
      </w:r>
      <w:r w:rsidR="00E356F0" w:rsidRPr="00D97B2C">
        <w:rPr>
          <w:lang w:val="sr-Cyrl-RS"/>
        </w:rPr>
        <w:t xml:space="preserve">На основу чињеница које задовољавају претпоставке се активирају правила </w:t>
      </w:r>
      <w:r w:rsidR="005546F7" w:rsidRPr="00D97B2C">
        <w:rPr>
          <w:lang w:val="sr-Cyrl-RS"/>
        </w:rPr>
        <w:t>чијим извршењем</w:t>
      </w:r>
      <w:r w:rsidR="0041789A" w:rsidRPr="00D97B2C">
        <w:rPr>
          <w:lang w:val="sr-Cyrl-RS"/>
        </w:rPr>
        <w:t xml:space="preserve"> </w:t>
      </w:r>
      <w:r w:rsidR="005546F7" w:rsidRPr="00D97B2C">
        <w:rPr>
          <w:lang w:val="sr-Cyrl-RS"/>
        </w:rPr>
        <w:t>се потенцијално мења радна меморија или доноси закључак. Промена радне меморије доводи до поновне евалуације правила.</w:t>
      </w:r>
      <w:r w:rsidR="00D52435" w:rsidRPr="00D97B2C">
        <w:rPr>
          <w:lang w:val="sr-Cyrl-RS"/>
        </w:rPr>
        <w:t xml:space="preserve"> </w:t>
      </w:r>
      <w:r w:rsidR="00A05483" w:rsidRPr="00D97B2C">
        <w:rPr>
          <w:lang w:val="sr-Cyrl-RS"/>
        </w:rPr>
        <w:t>С</w:t>
      </w:r>
      <w:r w:rsidR="00B45776" w:rsidRPr="00D97B2C">
        <w:rPr>
          <w:lang w:val="sr-Cyrl-RS"/>
        </w:rPr>
        <w:t>т</w:t>
      </w:r>
      <w:r w:rsidR="00D52435" w:rsidRPr="00D97B2C">
        <w:rPr>
          <w:lang w:val="sr-Cyrl-RS"/>
        </w:rPr>
        <w:t>ање радне меморије је познато, али коначни закључак</w:t>
      </w:r>
      <w:r w:rsidR="00E17998" w:rsidRPr="00D97B2C">
        <w:rPr>
          <w:lang w:val="sr-Cyrl-RS"/>
        </w:rPr>
        <w:t>,</w:t>
      </w:r>
      <w:r w:rsidR="00D52435" w:rsidRPr="00D97B2C">
        <w:rPr>
          <w:lang w:val="sr-Cyrl-RS"/>
        </w:rPr>
        <w:t xml:space="preserve"> ако се до њега дође</w:t>
      </w:r>
      <w:r w:rsidR="00E17998" w:rsidRPr="00D97B2C">
        <w:rPr>
          <w:lang w:val="sr-Cyrl-RS"/>
        </w:rPr>
        <w:t>,</w:t>
      </w:r>
      <w:r w:rsidR="00D52435" w:rsidRPr="00D97B2C">
        <w:rPr>
          <w:lang w:val="sr-Cyrl-RS"/>
        </w:rPr>
        <w:t xml:space="preserve"> није познат.</w:t>
      </w:r>
      <w:r w:rsidR="005546F7" w:rsidRPr="00D97B2C">
        <w:rPr>
          <w:lang w:val="sr-Cyrl-RS"/>
        </w:rPr>
        <w:t xml:space="preserve"> </w:t>
      </w:r>
    </w:p>
    <w:p w14:paraId="70CE839E" w14:textId="77777777" w:rsidR="00B45776" w:rsidRPr="00D97B2C" w:rsidRDefault="00B45776" w:rsidP="00D52435">
      <w:pPr>
        <w:pStyle w:val="osnovnitekst"/>
        <w:rPr>
          <w:lang w:val="sr-Cyrl-RS"/>
        </w:rPr>
      </w:pPr>
      <w:r w:rsidRPr="00D97B2C">
        <w:rPr>
          <w:lang w:val="sr-Cyrl-RS"/>
        </w:rPr>
        <w:t>Уланчавање уназад (</w:t>
      </w:r>
      <w:proofErr w:type="spellStart"/>
      <w:r w:rsidRPr="00D97B2C">
        <w:rPr>
          <w:i/>
          <w:lang w:val="sr-Cyrl-RS"/>
        </w:rPr>
        <w:t>backward</w:t>
      </w:r>
      <w:proofErr w:type="spellEnd"/>
      <w:r w:rsidRPr="00D97B2C">
        <w:rPr>
          <w:i/>
          <w:lang w:val="sr-Cyrl-RS"/>
        </w:rPr>
        <w:t xml:space="preserve"> </w:t>
      </w:r>
      <w:proofErr w:type="spellStart"/>
      <w:r w:rsidRPr="00D97B2C">
        <w:rPr>
          <w:i/>
          <w:lang w:val="sr-Cyrl-RS"/>
        </w:rPr>
        <w:t>chaining</w:t>
      </w:r>
      <w:proofErr w:type="spellEnd"/>
      <w:r w:rsidRPr="00D97B2C">
        <w:rPr>
          <w:lang w:val="sr-Cyrl-RS"/>
        </w:rPr>
        <w:t>)</w:t>
      </w:r>
      <w:r w:rsidR="005638AE" w:rsidRPr="00D97B2C">
        <w:rPr>
          <w:lang w:val="sr-Cyrl-RS"/>
        </w:rPr>
        <w:t xml:space="preserve"> </w:t>
      </w:r>
      <w:r w:rsidR="00EF7B6F" w:rsidRPr="00D97B2C">
        <w:rPr>
          <w:lang w:val="sr-Cyrl-RS"/>
        </w:rPr>
        <w:t>је резоновање вођено упитом (</w:t>
      </w:r>
      <w:proofErr w:type="spellStart"/>
      <w:r w:rsidR="00EF7B6F" w:rsidRPr="00D97B2C">
        <w:rPr>
          <w:i/>
          <w:lang w:val="sr-Cyrl-RS"/>
        </w:rPr>
        <w:t>query-driven</w:t>
      </w:r>
      <w:proofErr w:type="spellEnd"/>
      <w:r w:rsidR="00EF7B6F" w:rsidRPr="00D97B2C">
        <w:rPr>
          <w:lang w:val="sr-Cyrl-RS"/>
        </w:rPr>
        <w:t>)</w:t>
      </w:r>
      <w:r w:rsidR="00A71437" w:rsidRPr="00D97B2C">
        <w:rPr>
          <w:lang w:val="sr-Cyrl-RS"/>
        </w:rPr>
        <w:t xml:space="preserve"> од закључка ка чињеницама</w:t>
      </w:r>
      <w:r w:rsidR="00EF7B6F" w:rsidRPr="00D97B2C">
        <w:rPr>
          <w:lang w:val="sr-Cyrl-RS"/>
        </w:rPr>
        <w:t>.</w:t>
      </w:r>
      <w:r w:rsidR="00A71437" w:rsidRPr="00D97B2C">
        <w:rPr>
          <w:lang w:val="sr-Cyrl-RS"/>
        </w:rPr>
        <w:t xml:space="preserve"> Знамо шта желимо да докажемо, али не знамо да ли ћемо то доказати са чињеницама које имамо у радној меморији.</w:t>
      </w:r>
      <w:r w:rsidR="009C38D7" w:rsidRPr="00D97B2C">
        <w:rPr>
          <w:lang w:val="sr-Cyrl-RS"/>
        </w:rPr>
        <w:t xml:space="preserve"> Полази се од хипотезе односно упита и прво се траже правила чија је десна страна хипотеза.</w:t>
      </w:r>
      <w:r w:rsidR="00344414" w:rsidRPr="00D97B2C">
        <w:rPr>
          <w:lang w:val="sr-Cyrl-RS"/>
        </w:rPr>
        <w:t xml:space="preserve"> У случају да таква правила не постоје, хипотеза је оборена. У случају да таква правила постоје, проверава се да ли</w:t>
      </w:r>
      <w:r w:rsidR="006741B9" w:rsidRPr="00D97B2C">
        <w:rPr>
          <w:lang w:val="sr-Cyrl-RS"/>
        </w:rPr>
        <w:t xml:space="preserve"> чињенице задовољавају</w:t>
      </w:r>
      <w:r w:rsidR="00344414" w:rsidRPr="00D97B2C">
        <w:rPr>
          <w:lang w:val="sr-Cyrl-RS"/>
        </w:rPr>
        <w:t xml:space="preserve"> леве стране</w:t>
      </w:r>
      <w:r w:rsidR="006741B9" w:rsidRPr="00D97B2C">
        <w:rPr>
          <w:lang w:val="sr-Cyrl-RS"/>
        </w:rPr>
        <w:t>.</w:t>
      </w:r>
      <w:r w:rsidR="00564A3A" w:rsidRPr="00D97B2C">
        <w:rPr>
          <w:lang w:val="sr-Cyrl-RS"/>
        </w:rPr>
        <w:t xml:space="preserve"> Ако чињенице задовољавају леве стране, хипотеза је доказана, а ако не задовољавају онда лева страна правила постаје хипотеза и циклус се понавља рекурзивно.</w:t>
      </w:r>
      <w:r w:rsidR="00344414" w:rsidRPr="00D97B2C">
        <w:rPr>
          <w:lang w:val="sr-Cyrl-RS"/>
        </w:rPr>
        <w:t xml:space="preserve"> </w:t>
      </w:r>
    </w:p>
    <w:p w14:paraId="3D9C4008" w14:textId="77777777" w:rsidR="00DC42B6" w:rsidRPr="00D97B2C" w:rsidRDefault="00DC42B6" w:rsidP="00E8483A">
      <w:pPr>
        <w:pStyle w:val="Heading2"/>
        <w:numPr>
          <w:ilvl w:val="0"/>
          <w:numId w:val="6"/>
        </w:numPr>
        <w:rPr>
          <w:lang w:val="sr-Cyrl-RS"/>
        </w:rPr>
      </w:pPr>
      <w:bookmarkStart w:id="653" w:name="_Toc143200077"/>
      <w:proofErr w:type="spellStart"/>
      <w:r w:rsidRPr="00D97B2C">
        <w:rPr>
          <w:lang w:val="sr-Cyrl-RS"/>
        </w:rPr>
        <w:t>Drools</w:t>
      </w:r>
      <w:bookmarkEnd w:id="653"/>
      <w:proofErr w:type="spellEnd"/>
    </w:p>
    <w:p w14:paraId="2E5141A8" w14:textId="77777777" w:rsidR="009C33C7" w:rsidRPr="00D97B2C" w:rsidRDefault="00607F4F" w:rsidP="00296F44">
      <w:pPr>
        <w:pStyle w:val="osnovnitekst"/>
        <w:rPr>
          <w:lang w:val="sr-Cyrl-RS"/>
        </w:rPr>
      </w:pPr>
      <w:proofErr w:type="spellStart"/>
      <w:r w:rsidRPr="00D97B2C">
        <w:rPr>
          <w:i/>
          <w:lang w:val="sr-Cyrl-RS"/>
        </w:rPr>
        <w:t>Drools</w:t>
      </w:r>
      <w:proofErr w:type="spellEnd"/>
      <w:r w:rsidRPr="00D97B2C">
        <w:rPr>
          <w:lang w:val="sr-Cyrl-RS"/>
        </w:rPr>
        <w:t xml:space="preserve"> </w:t>
      </w:r>
      <w:r w:rsidR="006A5232" w:rsidRPr="00D97B2C">
        <w:rPr>
          <w:lang w:val="sr-Cyrl-RS"/>
        </w:rPr>
        <w:t>је</w:t>
      </w:r>
      <w:r w:rsidRPr="00D97B2C">
        <w:rPr>
          <w:lang w:val="sr-Cyrl-RS"/>
        </w:rPr>
        <w:t xml:space="preserve"> </w:t>
      </w:r>
      <w:r w:rsidR="006A5232" w:rsidRPr="00D97B2C">
        <w:rPr>
          <w:lang w:val="sr-Cyrl-RS"/>
        </w:rPr>
        <w:t>део</w:t>
      </w:r>
      <w:r w:rsidRPr="00D97B2C">
        <w:rPr>
          <w:lang w:val="sr-Cyrl-RS"/>
        </w:rPr>
        <w:t xml:space="preserve"> </w:t>
      </w:r>
      <w:r w:rsidRPr="00D97B2C">
        <w:rPr>
          <w:i/>
          <w:lang w:val="sr-Cyrl-RS"/>
        </w:rPr>
        <w:t>KIE</w:t>
      </w:r>
      <w:r w:rsidRPr="00D97B2C">
        <w:rPr>
          <w:lang w:val="sr-Cyrl-RS"/>
        </w:rPr>
        <w:t xml:space="preserve"> (</w:t>
      </w:r>
      <w:proofErr w:type="spellStart"/>
      <w:r w:rsidRPr="00D97B2C">
        <w:rPr>
          <w:i/>
          <w:lang w:val="sr-Cyrl-RS"/>
        </w:rPr>
        <w:t>Knowledge</w:t>
      </w:r>
      <w:proofErr w:type="spellEnd"/>
      <w:r w:rsidRPr="00D97B2C">
        <w:rPr>
          <w:i/>
          <w:lang w:val="sr-Cyrl-RS"/>
        </w:rPr>
        <w:t xml:space="preserve"> </w:t>
      </w:r>
      <w:proofErr w:type="spellStart"/>
      <w:r w:rsidRPr="00D97B2C">
        <w:rPr>
          <w:i/>
          <w:lang w:val="sr-Cyrl-RS"/>
        </w:rPr>
        <w:t>Is</w:t>
      </w:r>
      <w:proofErr w:type="spellEnd"/>
      <w:r w:rsidRPr="00D97B2C">
        <w:rPr>
          <w:i/>
          <w:lang w:val="sr-Cyrl-RS"/>
        </w:rPr>
        <w:t xml:space="preserve"> </w:t>
      </w:r>
      <w:proofErr w:type="spellStart"/>
      <w:r w:rsidRPr="00D97B2C">
        <w:rPr>
          <w:i/>
          <w:lang w:val="sr-Cyrl-RS"/>
        </w:rPr>
        <w:t>Everything</w:t>
      </w:r>
      <w:proofErr w:type="spellEnd"/>
      <w:r w:rsidRPr="00D97B2C">
        <w:rPr>
          <w:lang w:val="sr-Cyrl-RS"/>
        </w:rPr>
        <w:t>)</w:t>
      </w:r>
      <w:r w:rsidR="006A5232" w:rsidRPr="00D97B2C">
        <w:rPr>
          <w:lang w:val="sr-Cyrl-RS"/>
        </w:rPr>
        <w:t xml:space="preserve"> пројекта који нуди </w:t>
      </w:r>
      <w:r w:rsidR="0025420E" w:rsidRPr="00D97B2C">
        <w:rPr>
          <w:lang w:val="sr-Cyrl-RS"/>
        </w:rPr>
        <w:t>алате за</w:t>
      </w:r>
      <w:r w:rsidR="006A5232" w:rsidRPr="00D97B2C">
        <w:rPr>
          <w:lang w:val="sr-Cyrl-RS"/>
        </w:rPr>
        <w:t xml:space="preserve"> решења за аутоматизацију пословања и управљање. </w:t>
      </w:r>
      <w:proofErr w:type="spellStart"/>
      <w:r w:rsidR="00791256" w:rsidRPr="00D97B2C">
        <w:rPr>
          <w:i/>
          <w:lang w:val="sr-Cyrl-RS"/>
        </w:rPr>
        <w:t>Drools</w:t>
      </w:r>
      <w:proofErr w:type="spellEnd"/>
      <w:r w:rsidR="00791256" w:rsidRPr="00D97B2C">
        <w:rPr>
          <w:i/>
          <w:lang w:val="sr-Cyrl-RS"/>
        </w:rPr>
        <w:t xml:space="preserve"> </w:t>
      </w:r>
      <w:r w:rsidR="00791256" w:rsidRPr="00D97B2C">
        <w:rPr>
          <w:lang w:val="sr-Cyrl-RS"/>
        </w:rPr>
        <w:t>представља систем</w:t>
      </w:r>
      <w:r w:rsidR="0001007C" w:rsidRPr="00D97B2C">
        <w:rPr>
          <w:lang w:val="sr-Cyrl-RS"/>
        </w:rPr>
        <w:t xml:space="preserve"> за</w:t>
      </w:r>
      <w:r w:rsidR="00791256" w:rsidRPr="00D97B2C">
        <w:rPr>
          <w:lang w:val="sr-Cyrl-RS"/>
        </w:rPr>
        <w:t xml:space="preserve"> управљањ</w:t>
      </w:r>
      <w:r w:rsidR="0001007C" w:rsidRPr="00D97B2C">
        <w:rPr>
          <w:lang w:val="sr-Cyrl-RS"/>
        </w:rPr>
        <w:t>е</w:t>
      </w:r>
      <w:r w:rsidR="00791256" w:rsidRPr="00D97B2C">
        <w:rPr>
          <w:lang w:val="sr-Cyrl-RS"/>
        </w:rPr>
        <w:t xml:space="preserve"> пословним правилима </w:t>
      </w:r>
      <w:r w:rsidR="00FF39F6" w:rsidRPr="00D97B2C">
        <w:rPr>
          <w:lang w:val="sr-Cyrl-RS"/>
        </w:rPr>
        <w:t>користећи</w:t>
      </w:r>
      <w:r w:rsidR="00791256" w:rsidRPr="00D97B2C">
        <w:rPr>
          <w:lang w:val="sr-Cyrl-RS"/>
        </w:rPr>
        <w:t xml:space="preserve"> механиз</w:t>
      </w:r>
      <w:r w:rsidR="00912440" w:rsidRPr="00D97B2C">
        <w:rPr>
          <w:lang w:val="sr-Cyrl-RS"/>
        </w:rPr>
        <w:t>а</w:t>
      </w:r>
      <w:r w:rsidR="00791256" w:rsidRPr="00D97B2C">
        <w:rPr>
          <w:lang w:val="sr-Cyrl-RS"/>
        </w:rPr>
        <w:t>м за закључивање</w:t>
      </w:r>
      <w:r w:rsidR="00296F44" w:rsidRPr="00D97B2C">
        <w:rPr>
          <w:lang w:val="sr-Cyrl-RS"/>
        </w:rPr>
        <w:t xml:space="preserve"> заснованим на уланчавању унапред и уназад</w:t>
      </w:r>
      <w:r w:rsidR="00791256" w:rsidRPr="00D97B2C">
        <w:rPr>
          <w:lang w:val="sr-Cyrl-RS"/>
        </w:rPr>
        <w:t>.</w:t>
      </w:r>
      <w:r w:rsidR="006832B9" w:rsidRPr="00D97B2C">
        <w:rPr>
          <w:lang w:val="sr-Cyrl-RS"/>
        </w:rPr>
        <w:t xml:space="preserve"> Подржава и комплексно процесирање догађаја (</w:t>
      </w:r>
      <w:proofErr w:type="spellStart"/>
      <w:r w:rsidR="00406FFE" w:rsidRPr="00D97B2C">
        <w:rPr>
          <w:i/>
          <w:lang w:val="sr-Cyrl-RS"/>
        </w:rPr>
        <w:t>Complex</w:t>
      </w:r>
      <w:proofErr w:type="spellEnd"/>
      <w:r w:rsidR="00406FFE" w:rsidRPr="00D97B2C">
        <w:rPr>
          <w:i/>
          <w:lang w:val="sr-Cyrl-RS"/>
        </w:rPr>
        <w:t xml:space="preserve"> </w:t>
      </w:r>
      <w:proofErr w:type="spellStart"/>
      <w:r w:rsidR="00406FFE" w:rsidRPr="00D97B2C">
        <w:rPr>
          <w:i/>
          <w:lang w:val="sr-Cyrl-RS"/>
        </w:rPr>
        <w:t>Event</w:t>
      </w:r>
      <w:proofErr w:type="spellEnd"/>
      <w:r w:rsidR="00406FFE" w:rsidRPr="00D97B2C">
        <w:rPr>
          <w:i/>
          <w:lang w:val="sr-Cyrl-RS"/>
        </w:rPr>
        <w:t xml:space="preserve"> </w:t>
      </w:r>
      <w:proofErr w:type="spellStart"/>
      <w:r w:rsidR="00406FFE" w:rsidRPr="00D97B2C">
        <w:rPr>
          <w:i/>
          <w:lang w:val="sr-Cyrl-RS"/>
        </w:rPr>
        <w:t>Processing</w:t>
      </w:r>
      <w:proofErr w:type="spellEnd"/>
      <w:r w:rsidR="00406FFE" w:rsidRPr="00D97B2C">
        <w:rPr>
          <w:lang w:val="sr-Cyrl-RS"/>
        </w:rPr>
        <w:t xml:space="preserve"> - </w:t>
      </w:r>
      <w:r w:rsidR="006832B9" w:rsidRPr="00D97B2C">
        <w:rPr>
          <w:i/>
          <w:lang w:val="sr-Cyrl-RS"/>
        </w:rPr>
        <w:t>CEP</w:t>
      </w:r>
      <w:r w:rsidR="006832B9" w:rsidRPr="00D97B2C">
        <w:rPr>
          <w:lang w:val="sr-Cyrl-RS"/>
        </w:rPr>
        <w:t>)</w:t>
      </w:r>
      <w:r w:rsidR="00024C2F" w:rsidRPr="00D97B2C">
        <w:rPr>
          <w:lang w:val="sr-Cyrl-RS"/>
        </w:rPr>
        <w:t xml:space="preserve">. </w:t>
      </w:r>
      <w:proofErr w:type="spellStart"/>
      <w:r w:rsidR="00024C2F" w:rsidRPr="00D97B2C">
        <w:rPr>
          <w:i/>
          <w:lang w:val="sr-Cyrl-RS"/>
        </w:rPr>
        <w:t>Drools</w:t>
      </w:r>
      <w:proofErr w:type="spellEnd"/>
      <w:r w:rsidR="00024C2F" w:rsidRPr="00D97B2C">
        <w:rPr>
          <w:lang w:val="sr-Cyrl-RS"/>
        </w:rPr>
        <w:t xml:space="preserve"> представља основни градивни елемент за развој експертских система.</w:t>
      </w:r>
      <w:r w:rsidR="00296F44" w:rsidRPr="00D97B2C">
        <w:rPr>
          <w:lang w:val="sr-Cyrl-RS"/>
        </w:rPr>
        <w:t xml:space="preserve"> Имплементира проширен </w:t>
      </w:r>
      <w:r w:rsidR="00296F44" w:rsidRPr="00D97B2C">
        <w:rPr>
          <w:i/>
          <w:lang w:val="sr-Cyrl-RS"/>
        </w:rPr>
        <w:t xml:space="preserve">RЕТЕ </w:t>
      </w:r>
      <w:r w:rsidR="00296F44" w:rsidRPr="00D97B2C">
        <w:rPr>
          <w:lang w:val="sr-Cyrl-RS"/>
        </w:rPr>
        <w:t>алгоритам.</w:t>
      </w:r>
    </w:p>
    <w:p w14:paraId="7E50A032" w14:textId="77777777" w:rsidR="009C33C7" w:rsidRPr="00D97B2C" w:rsidRDefault="009C33C7" w:rsidP="00E8483A">
      <w:pPr>
        <w:pStyle w:val="Heading3"/>
        <w:numPr>
          <w:ilvl w:val="0"/>
          <w:numId w:val="11"/>
        </w:numPr>
        <w:rPr>
          <w:lang w:val="sr-Cyrl-RS"/>
        </w:rPr>
      </w:pPr>
      <w:bookmarkStart w:id="654" w:name="_Toc143200078"/>
      <w:proofErr w:type="spellStart"/>
      <w:r w:rsidRPr="00D97B2C">
        <w:rPr>
          <w:lang w:val="sr-Cyrl-RS"/>
        </w:rPr>
        <w:t>Drools</w:t>
      </w:r>
      <w:proofErr w:type="spellEnd"/>
      <w:r w:rsidRPr="00D97B2C">
        <w:rPr>
          <w:lang w:val="sr-Cyrl-RS"/>
        </w:rPr>
        <w:t xml:space="preserve"> правила</w:t>
      </w:r>
      <w:bookmarkEnd w:id="654"/>
    </w:p>
    <w:p w14:paraId="4696B786" w14:textId="03F7584A" w:rsidR="00095D0D" w:rsidRDefault="00F0463E" w:rsidP="00296F44">
      <w:pPr>
        <w:pStyle w:val="osnovnitekst"/>
        <w:rPr>
          <w:ins w:id="655" w:author="SW 46/2019 - Petrović Milica" w:date="2023-08-17T19:50:00Z"/>
          <w:lang w:val="sr-Cyrl-RS"/>
        </w:rPr>
      </w:pPr>
      <w:r w:rsidRPr="00D97B2C">
        <w:rPr>
          <w:lang w:val="sr-Cyrl-RS"/>
        </w:rPr>
        <w:t xml:space="preserve">Правила се пишу у </w:t>
      </w:r>
      <w:r w:rsidRPr="00D2172C">
        <w:rPr>
          <w:i/>
          <w:lang w:val="sr-Cyrl-RS"/>
        </w:rPr>
        <w:t>.</w:t>
      </w:r>
      <w:proofErr w:type="spellStart"/>
      <w:r w:rsidRPr="00D2172C">
        <w:rPr>
          <w:i/>
          <w:lang w:val="sr-Cyrl-RS"/>
        </w:rPr>
        <w:t>drl</w:t>
      </w:r>
      <w:proofErr w:type="spellEnd"/>
      <w:r w:rsidRPr="00D97B2C">
        <w:rPr>
          <w:lang w:val="sr-Cyrl-RS"/>
        </w:rPr>
        <w:t xml:space="preserve"> фајловима. Структура фајла обухвата назив пакета, импор</w:t>
      </w:r>
      <w:r w:rsidR="00EC1E00" w:rsidRPr="00D97B2C">
        <w:rPr>
          <w:lang w:val="sr-Cyrl-RS"/>
        </w:rPr>
        <w:t>т секцију</w:t>
      </w:r>
      <w:r w:rsidRPr="00D97B2C">
        <w:rPr>
          <w:lang w:val="sr-Cyrl-RS"/>
        </w:rPr>
        <w:t>, декларацију глобалних варијабли</w:t>
      </w:r>
      <w:r w:rsidR="00041149" w:rsidRPr="00D97B2C">
        <w:rPr>
          <w:lang w:val="sr-Cyrl-RS"/>
        </w:rPr>
        <w:t>, типова и догађаја</w:t>
      </w:r>
      <w:r w:rsidRPr="00D97B2C">
        <w:rPr>
          <w:lang w:val="sr-Cyrl-RS"/>
        </w:rPr>
        <w:t xml:space="preserve">, правила и упите. У </w:t>
      </w:r>
      <w:ins w:id="656" w:author="SW 46/2019 - Petrović Milica" w:date="2023-08-17T19:57:00Z">
        <w:r w:rsidR="00994F03">
          <w:rPr>
            <w:lang w:val="sr-Cyrl-RS"/>
          </w:rPr>
          <w:fldChar w:fldCharType="begin"/>
        </w:r>
        <w:r w:rsidR="00994F03">
          <w:rPr>
            <w:lang w:val="sr-Cyrl-RS"/>
          </w:rPr>
          <w:instrText xml:space="preserve"> REF _Ref143194661 \h </w:instrText>
        </w:r>
      </w:ins>
      <w:r w:rsidR="00994F03">
        <w:rPr>
          <w:lang w:val="sr-Cyrl-RS"/>
        </w:rPr>
      </w:r>
      <w:r w:rsidR="00994F03">
        <w:rPr>
          <w:lang w:val="sr-Cyrl-RS"/>
        </w:rPr>
        <w:fldChar w:fldCharType="separate"/>
      </w:r>
      <w:proofErr w:type="spellStart"/>
      <w:ins w:id="657" w:author="SW 46/2019 - Petrović Milica" w:date="2023-08-17T19:57:00Z">
        <w:r w:rsidR="00994F03">
          <w:t>Листинг</w:t>
        </w:r>
        <w:proofErr w:type="spellEnd"/>
        <w:r w:rsidR="00994F03">
          <w:t xml:space="preserve"> </w:t>
        </w:r>
        <w:r w:rsidR="00994F03">
          <w:rPr>
            <w:noProof/>
          </w:rPr>
          <w:t>3</w:t>
        </w:r>
        <w:r w:rsidR="00994F03">
          <w:t>.</w:t>
        </w:r>
        <w:r w:rsidR="00994F03">
          <w:rPr>
            <w:noProof/>
          </w:rPr>
          <w:t>1</w:t>
        </w:r>
        <w:r w:rsidR="00994F03">
          <w:rPr>
            <w:lang w:val="sr-Cyrl-RS"/>
          </w:rPr>
          <w:fldChar w:fldCharType="end"/>
        </w:r>
        <w:r w:rsidR="00994F03">
          <w:rPr>
            <w:lang w:val="sr-Cyrl-RS"/>
          </w:rPr>
          <w:t xml:space="preserve"> </w:t>
        </w:r>
      </w:ins>
      <w:del w:id="658" w:author="SW 46/2019 - Petrović Milica" w:date="2023-08-17T19:56:00Z">
        <w:r w:rsidR="007423B2" w:rsidRPr="00D97B2C" w:rsidDel="00994F03">
          <w:rPr>
            <w:lang w:val="sr-Cyrl-RS"/>
          </w:rPr>
          <w:fldChar w:fldCharType="begin"/>
        </w:r>
        <w:r w:rsidR="007423B2" w:rsidRPr="00D97B2C" w:rsidDel="00994F03">
          <w:rPr>
            <w:lang w:val="sr-Cyrl-RS"/>
          </w:rPr>
          <w:delInstrText xml:space="preserve"> REF _Ref141147140 \h </w:delInstrText>
        </w:r>
        <w:r w:rsidR="007423B2" w:rsidRPr="00D97B2C" w:rsidDel="00994F03">
          <w:rPr>
            <w:lang w:val="sr-Cyrl-RS"/>
          </w:rPr>
        </w:r>
        <w:r w:rsidR="007423B2" w:rsidRPr="00D97B2C" w:rsidDel="00994F03">
          <w:rPr>
            <w:lang w:val="sr-Cyrl-RS"/>
          </w:rPr>
          <w:fldChar w:fldCharType="separate"/>
        </w:r>
        <w:r w:rsidR="007423B2" w:rsidRPr="00D97B2C" w:rsidDel="00994F03">
          <w:rPr>
            <w:lang w:val="sr-Cyrl-RS"/>
          </w:rPr>
          <w:delText xml:space="preserve">Листинг </w:delText>
        </w:r>
        <w:r w:rsidR="007423B2" w:rsidRPr="00D97B2C" w:rsidDel="00994F03">
          <w:rPr>
            <w:noProof/>
            <w:lang w:val="sr-Cyrl-RS"/>
          </w:rPr>
          <w:delText>1</w:delText>
        </w:r>
        <w:r w:rsidR="007423B2" w:rsidRPr="00D97B2C" w:rsidDel="00994F03">
          <w:rPr>
            <w:lang w:val="sr-Cyrl-RS"/>
          </w:rPr>
          <w:fldChar w:fldCharType="end"/>
        </w:r>
        <w:r w:rsidR="005302F9" w:rsidRPr="00D97B2C" w:rsidDel="00994F03">
          <w:rPr>
            <w:lang w:val="sr-Cyrl-RS"/>
          </w:rPr>
          <w:delText xml:space="preserve"> </w:delText>
        </w:r>
      </w:del>
      <w:r w:rsidR="005302F9" w:rsidRPr="00D97B2C">
        <w:rPr>
          <w:lang w:val="sr-Cyrl-RS"/>
        </w:rPr>
        <w:t>је приказана структура фајла и пример правила.</w:t>
      </w:r>
    </w:p>
    <w:p w14:paraId="761E9A04" w14:textId="64C076B4" w:rsidR="009C33C7" w:rsidRPr="00D97B2C" w:rsidRDefault="009077F9" w:rsidP="00296F44">
      <w:pPr>
        <w:pStyle w:val="osnovnitekst"/>
        <w:rPr>
          <w:lang w:val="sr-Cyrl-RS"/>
        </w:rPr>
      </w:pPr>
      <w:del w:id="659" w:author="SW 46/2019 - Petrović Milica" w:date="2023-08-17T19:50:00Z">
        <w:r w:rsidRPr="00D97B2C" w:rsidDel="00095D0D">
          <w:rPr>
            <w:lang w:val="sr-Cyrl-RS"/>
          </w:rPr>
          <w:delText xml:space="preserve"> </w:delText>
        </w:r>
      </w:del>
      <w:r w:rsidRPr="00D97B2C">
        <w:rPr>
          <w:lang w:val="sr-Cyrl-RS"/>
        </w:rPr>
        <w:t>Називи правила морају бити јединствени.</w:t>
      </w:r>
      <w:r w:rsidR="005302F9" w:rsidRPr="00D97B2C">
        <w:rPr>
          <w:lang w:val="sr-Cyrl-RS"/>
        </w:rPr>
        <w:t xml:space="preserve"> </w:t>
      </w:r>
      <w:r w:rsidR="002B3E4D" w:rsidRPr="00D97B2C">
        <w:rPr>
          <w:lang w:val="sr-Cyrl-RS"/>
        </w:rPr>
        <w:t xml:space="preserve">У </w:t>
      </w:r>
      <w:proofErr w:type="spellStart"/>
      <w:r w:rsidR="002B3E4D" w:rsidRPr="00D97B2C">
        <w:rPr>
          <w:i/>
          <w:lang w:val="sr-Cyrl-RS"/>
        </w:rPr>
        <w:t>when</w:t>
      </w:r>
      <w:proofErr w:type="spellEnd"/>
      <w:r w:rsidR="002B3E4D" w:rsidRPr="00D97B2C">
        <w:rPr>
          <w:lang w:val="sr-Cyrl-RS"/>
        </w:rPr>
        <w:t xml:space="preserve"> секцији се пишу услови помоћу </w:t>
      </w:r>
      <w:r w:rsidR="002B3E4D" w:rsidRPr="00D97B2C">
        <w:rPr>
          <w:i/>
          <w:lang w:val="sr-Cyrl-RS"/>
        </w:rPr>
        <w:t>DRL</w:t>
      </w:r>
      <w:r w:rsidR="002B3E4D" w:rsidRPr="00D97B2C">
        <w:rPr>
          <w:lang w:val="sr-Cyrl-RS"/>
        </w:rPr>
        <w:t xml:space="preserve"> језика.</w:t>
      </w:r>
      <w:r w:rsidR="00F127A1" w:rsidRPr="00D97B2C">
        <w:rPr>
          <w:lang w:val="sr-Cyrl-RS"/>
        </w:rPr>
        <w:t xml:space="preserve"> </w:t>
      </w:r>
      <w:proofErr w:type="spellStart"/>
      <w:r w:rsidR="00FC61C1" w:rsidRPr="00D97B2C">
        <w:rPr>
          <w:i/>
          <w:lang w:val="sr-Cyrl-RS"/>
        </w:rPr>
        <w:t>When</w:t>
      </w:r>
      <w:proofErr w:type="spellEnd"/>
      <w:r w:rsidR="00F127A1" w:rsidRPr="00D97B2C">
        <w:rPr>
          <w:lang w:val="sr-Cyrl-RS"/>
        </w:rPr>
        <w:t xml:space="preserve"> секција предс</w:t>
      </w:r>
      <w:r w:rsidR="00FC61C1" w:rsidRPr="00D97B2C">
        <w:rPr>
          <w:lang w:val="sr-Cyrl-RS"/>
        </w:rPr>
        <w:t xml:space="preserve">тавља леву страну правила </w:t>
      </w:r>
      <w:r w:rsidR="00326CC2" w:rsidRPr="00D97B2C">
        <w:rPr>
          <w:lang w:val="sr-Cyrl-RS"/>
        </w:rPr>
        <w:t>(</w:t>
      </w:r>
      <w:proofErr w:type="spellStart"/>
      <w:r w:rsidR="00FC61C1" w:rsidRPr="00D97B2C">
        <w:rPr>
          <w:i/>
          <w:lang w:val="sr-Cyrl-RS"/>
        </w:rPr>
        <w:t>Left</w:t>
      </w:r>
      <w:proofErr w:type="spellEnd"/>
      <w:r w:rsidR="00FC61C1" w:rsidRPr="00D97B2C">
        <w:rPr>
          <w:i/>
          <w:lang w:val="sr-Cyrl-RS"/>
        </w:rPr>
        <w:t xml:space="preserve"> </w:t>
      </w:r>
      <w:proofErr w:type="spellStart"/>
      <w:r w:rsidR="00FC61C1" w:rsidRPr="00D97B2C">
        <w:rPr>
          <w:i/>
          <w:lang w:val="sr-Cyrl-RS"/>
        </w:rPr>
        <w:t>Hand</w:t>
      </w:r>
      <w:proofErr w:type="spellEnd"/>
      <w:r w:rsidR="00FC61C1" w:rsidRPr="00D97B2C">
        <w:rPr>
          <w:i/>
          <w:lang w:val="sr-Cyrl-RS"/>
        </w:rPr>
        <w:t xml:space="preserve"> </w:t>
      </w:r>
      <w:proofErr w:type="spellStart"/>
      <w:r w:rsidR="00FC61C1" w:rsidRPr="00D97B2C">
        <w:rPr>
          <w:i/>
          <w:lang w:val="sr-Cyrl-RS"/>
        </w:rPr>
        <w:t>Side</w:t>
      </w:r>
      <w:proofErr w:type="spellEnd"/>
      <w:r w:rsidR="00326CC2" w:rsidRPr="00D97B2C">
        <w:rPr>
          <w:i/>
          <w:lang w:val="sr-Cyrl-RS"/>
        </w:rPr>
        <w:t xml:space="preserve"> - LHS)</w:t>
      </w:r>
      <w:r w:rsidR="00FC61C1" w:rsidRPr="00D97B2C">
        <w:rPr>
          <w:lang w:val="sr-Cyrl-RS"/>
        </w:rPr>
        <w:t>.</w:t>
      </w:r>
      <w:r w:rsidR="002B3E4D" w:rsidRPr="00D97B2C">
        <w:rPr>
          <w:lang w:val="sr-Cyrl-RS"/>
        </w:rPr>
        <w:t xml:space="preserve"> Потребно је да чињенице испуњавају услове </w:t>
      </w:r>
      <w:r w:rsidR="00B93247" w:rsidRPr="00D97B2C">
        <w:rPr>
          <w:lang w:val="sr-Cyrl-RS"/>
        </w:rPr>
        <w:t>из</w:t>
      </w:r>
      <w:r w:rsidR="002B3E4D" w:rsidRPr="00D97B2C">
        <w:rPr>
          <w:lang w:val="sr-Cyrl-RS"/>
        </w:rPr>
        <w:t xml:space="preserve"> </w:t>
      </w:r>
      <w:proofErr w:type="spellStart"/>
      <w:r w:rsidR="00B93247" w:rsidRPr="00D97B2C">
        <w:rPr>
          <w:i/>
          <w:lang w:val="sr-Cyrl-RS"/>
        </w:rPr>
        <w:t>when</w:t>
      </w:r>
      <w:proofErr w:type="spellEnd"/>
      <w:r w:rsidR="00B93247" w:rsidRPr="00D97B2C">
        <w:rPr>
          <w:lang w:val="sr-Cyrl-RS"/>
        </w:rPr>
        <w:t xml:space="preserve"> </w:t>
      </w:r>
      <w:r w:rsidR="002B3E4D" w:rsidRPr="00D97B2C">
        <w:rPr>
          <w:lang w:val="sr-Cyrl-RS"/>
        </w:rPr>
        <w:t>дел</w:t>
      </w:r>
      <w:r w:rsidR="00B93247" w:rsidRPr="00D97B2C">
        <w:rPr>
          <w:lang w:val="sr-Cyrl-RS"/>
        </w:rPr>
        <w:t>а</w:t>
      </w:r>
      <w:r w:rsidR="002B3E4D" w:rsidRPr="00D97B2C">
        <w:rPr>
          <w:lang w:val="sr-Cyrl-RS"/>
        </w:rPr>
        <w:t xml:space="preserve"> како би се извршило правило. </w:t>
      </w:r>
      <w:r w:rsidR="00527D11" w:rsidRPr="00D97B2C">
        <w:rPr>
          <w:lang w:val="sr-Cyrl-RS"/>
        </w:rPr>
        <w:t xml:space="preserve">У </w:t>
      </w:r>
      <w:proofErr w:type="spellStart"/>
      <w:r w:rsidR="00394499" w:rsidRPr="00D97B2C">
        <w:rPr>
          <w:i/>
          <w:lang w:val="sr-Cyrl-RS"/>
        </w:rPr>
        <w:t>then</w:t>
      </w:r>
      <w:proofErr w:type="spellEnd"/>
      <w:r w:rsidR="00527D11" w:rsidRPr="00D97B2C">
        <w:rPr>
          <w:lang w:val="sr-Cyrl-RS"/>
        </w:rPr>
        <w:t xml:space="preserve"> секцији</w:t>
      </w:r>
      <w:r w:rsidR="00631A07" w:rsidRPr="00D97B2C">
        <w:rPr>
          <w:lang w:val="sr-Cyrl-RS"/>
        </w:rPr>
        <w:t xml:space="preserve">, </w:t>
      </w:r>
      <w:r w:rsidR="009A5F5D" w:rsidRPr="00D97B2C">
        <w:rPr>
          <w:lang w:val="sr-Cyrl-RS"/>
        </w:rPr>
        <w:t xml:space="preserve">односно у десној страни правила </w:t>
      </w:r>
      <w:r w:rsidR="00326CC2" w:rsidRPr="00D97B2C">
        <w:rPr>
          <w:lang w:val="sr-Cyrl-RS"/>
        </w:rPr>
        <w:t>(</w:t>
      </w:r>
      <w:proofErr w:type="spellStart"/>
      <w:r w:rsidR="00631A07" w:rsidRPr="00D97B2C">
        <w:rPr>
          <w:i/>
          <w:lang w:val="sr-Cyrl-RS"/>
        </w:rPr>
        <w:t>Right</w:t>
      </w:r>
      <w:proofErr w:type="spellEnd"/>
      <w:r w:rsidR="00631A07" w:rsidRPr="00D97B2C">
        <w:rPr>
          <w:i/>
          <w:lang w:val="sr-Cyrl-RS"/>
        </w:rPr>
        <w:t xml:space="preserve"> </w:t>
      </w:r>
      <w:proofErr w:type="spellStart"/>
      <w:r w:rsidR="00631A07" w:rsidRPr="00D97B2C">
        <w:rPr>
          <w:i/>
          <w:lang w:val="sr-Cyrl-RS"/>
        </w:rPr>
        <w:t>Hand</w:t>
      </w:r>
      <w:proofErr w:type="spellEnd"/>
      <w:r w:rsidR="00631A07" w:rsidRPr="00D97B2C">
        <w:rPr>
          <w:i/>
          <w:lang w:val="sr-Cyrl-RS"/>
        </w:rPr>
        <w:t xml:space="preserve"> </w:t>
      </w:r>
      <w:proofErr w:type="spellStart"/>
      <w:r w:rsidR="00631A07" w:rsidRPr="00D97B2C">
        <w:rPr>
          <w:i/>
          <w:lang w:val="sr-Cyrl-RS"/>
        </w:rPr>
        <w:t>Side</w:t>
      </w:r>
      <w:proofErr w:type="spellEnd"/>
      <w:r w:rsidR="00326CC2" w:rsidRPr="00D97B2C">
        <w:rPr>
          <w:i/>
          <w:lang w:val="sr-Cyrl-RS"/>
        </w:rPr>
        <w:t xml:space="preserve"> - RHS)</w:t>
      </w:r>
      <w:r w:rsidR="00527D11" w:rsidRPr="00D97B2C">
        <w:rPr>
          <w:lang w:val="sr-Cyrl-RS"/>
        </w:rPr>
        <w:t xml:space="preserve"> се пишу последице активирања правила.</w:t>
      </w:r>
    </w:p>
    <w:p w14:paraId="0F079566" w14:textId="60F17FE9" w:rsidR="00B12B8E" w:rsidDel="00994F03" w:rsidRDefault="00701902" w:rsidP="00B12B8E">
      <w:pPr>
        <w:rPr>
          <w:del w:id="660" w:author="SW 46/2019 - Petrović Milica" w:date="2023-08-17T19:52:00Z"/>
          <w:lang w:val="sr-Cyrl-RS"/>
        </w:rPr>
      </w:pPr>
      <w:r w:rsidRPr="00D97B2C">
        <w:rPr>
          <w:lang w:val="sr-Cyrl-RS"/>
        </w:rPr>
        <w:t>За свако правило се могу дефинисати и атрибути који омогућавају филтрирање правила.</w:t>
      </w:r>
      <w:r w:rsidR="00210609" w:rsidRPr="00D97B2C">
        <w:rPr>
          <w:lang w:val="sr-Cyrl-RS"/>
        </w:rPr>
        <w:t xml:space="preserve"> Евалуација атрибута се ради након што је задовољен </w:t>
      </w:r>
      <w:proofErr w:type="spellStart"/>
      <w:r w:rsidR="00210609" w:rsidRPr="00D97B2C">
        <w:rPr>
          <w:i/>
          <w:lang w:val="sr-Cyrl-RS"/>
        </w:rPr>
        <w:t>when</w:t>
      </w:r>
      <w:proofErr w:type="spellEnd"/>
      <w:r w:rsidR="00210609" w:rsidRPr="00D97B2C">
        <w:rPr>
          <w:lang w:val="sr-Cyrl-RS"/>
        </w:rPr>
        <w:t xml:space="preserve"> део правила.</w:t>
      </w:r>
      <w:r w:rsidR="005F63D0" w:rsidRPr="00D97B2C">
        <w:rPr>
          <w:lang w:val="sr-Cyrl-RS"/>
        </w:rPr>
        <w:t xml:space="preserve"> </w:t>
      </w:r>
      <w:proofErr w:type="spellStart"/>
      <w:r w:rsidR="005F63D0" w:rsidRPr="00D97B2C">
        <w:rPr>
          <w:i/>
          <w:lang w:val="sr-Cyrl-RS"/>
        </w:rPr>
        <w:t>Salience</w:t>
      </w:r>
      <w:proofErr w:type="spellEnd"/>
      <w:r w:rsidR="005F63D0" w:rsidRPr="00D97B2C">
        <w:rPr>
          <w:lang w:val="sr-Cyrl-RS"/>
        </w:rPr>
        <w:t xml:space="preserve"> атрибут дефинише приоритет</w:t>
      </w:r>
      <w:r w:rsidR="0098789E">
        <w:rPr>
          <w:lang w:val="sr-Cyrl-RS"/>
        </w:rPr>
        <w:t xml:space="preserve"> правила</w:t>
      </w:r>
      <w:r w:rsidR="005F63D0" w:rsidRPr="00D97B2C">
        <w:rPr>
          <w:lang w:val="sr-Cyrl-RS"/>
        </w:rPr>
        <w:t xml:space="preserve">, </w:t>
      </w:r>
      <w:proofErr w:type="spellStart"/>
      <w:r w:rsidR="005F63D0" w:rsidRPr="00D97B2C">
        <w:rPr>
          <w:i/>
          <w:lang w:val="sr-Cyrl-RS"/>
        </w:rPr>
        <w:t>no-loop</w:t>
      </w:r>
      <w:proofErr w:type="spellEnd"/>
      <w:r w:rsidR="005F63D0" w:rsidRPr="00D97B2C">
        <w:rPr>
          <w:lang w:val="sr-Cyrl-RS"/>
        </w:rPr>
        <w:t xml:space="preserve"> </w:t>
      </w:r>
      <w:r w:rsidR="006B4BB4" w:rsidRPr="00D97B2C">
        <w:rPr>
          <w:lang w:val="sr-Cyrl-RS"/>
        </w:rPr>
        <w:t>атрибутом</w:t>
      </w:r>
      <w:r w:rsidR="005F63D0" w:rsidRPr="00D97B2C">
        <w:rPr>
          <w:lang w:val="sr-Cyrl-RS"/>
        </w:rPr>
        <w:t xml:space="preserve"> се спречава бесконачна петља </w:t>
      </w:r>
      <w:r w:rsidR="0034170C" w:rsidRPr="00D97B2C">
        <w:rPr>
          <w:lang w:val="sr-Cyrl-RS"/>
        </w:rPr>
        <w:t>где правило само себе активира</w:t>
      </w:r>
      <w:r w:rsidR="008603AF" w:rsidRPr="00D97B2C">
        <w:rPr>
          <w:lang w:val="sr-Cyrl-RS"/>
        </w:rPr>
        <w:t xml:space="preserve"> док </w:t>
      </w:r>
      <w:proofErr w:type="spellStart"/>
      <w:r w:rsidR="008603AF" w:rsidRPr="00D97B2C">
        <w:rPr>
          <w:i/>
          <w:lang w:val="sr-Cyrl-RS"/>
        </w:rPr>
        <w:t>look-on-active</w:t>
      </w:r>
      <w:proofErr w:type="spellEnd"/>
      <w:r w:rsidR="008603AF" w:rsidRPr="00D97B2C">
        <w:rPr>
          <w:lang w:val="sr-Cyrl-RS"/>
        </w:rPr>
        <w:t xml:space="preserve"> спречава да се правило поново изврши за исту чињеницу.</w:t>
      </w:r>
      <w:r w:rsidR="003B70DD" w:rsidRPr="00D97B2C">
        <w:rPr>
          <w:lang w:val="sr-Cyrl-RS"/>
        </w:rPr>
        <w:t xml:space="preserve"> Правила се могу </w:t>
      </w:r>
      <w:r w:rsidR="00467E02" w:rsidRPr="00D97B2C">
        <w:rPr>
          <w:lang w:val="sr-Cyrl-RS"/>
        </w:rPr>
        <w:t xml:space="preserve">груписати помоћу </w:t>
      </w:r>
      <w:proofErr w:type="spellStart"/>
      <w:r w:rsidR="00467E02" w:rsidRPr="00D97B2C">
        <w:rPr>
          <w:i/>
          <w:lang w:val="sr-Cyrl-RS"/>
        </w:rPr>
        <w:t>agenda-group</w:t>
      </w:r>
      <w:proofErr w:type="spellEnd"/>
      <w:r w:rsidR="00467E02" w:rsidRPr="00D97B2C">
        <w:rPr>
          <w:lang w:val="sr-Cyrl-RS"/>
        </w:rPr>
        <w:t xml:space="preserve"> атрибута.</w:t>
      </w:r>
    </w:p>
    <w:p w14:paraId="2BC4F413" w14:textId="77777777" w:rsidR="00994F03" w:rsidRPr="00D97B2C" w:rsidRDefault="00994F03" w:rsidP="00B12B8E">
      <w:pPr>
        <w:pStyle w:val="osnovnitekst"/>
        <w:rPr>
          <w:ins w:id="661" w:author="SW 46/2019 - Petrović Milica" w:date="2023-08-17T19:53:00Z"/>
          <w:i/>
          <w:lang w:val="sr-Cyrl-RS"/>
        </w:rPr>
      </w:pPr>
    </w:p>
    <w:p w14:paraId="30FB2CF8" w14:textId="52093B15" w:rsidR="00B12B8E" w:rsidRPr="00994F03" w:rsidDel="00095D0D" w:rsidRDefault="00994F03">
      <w:pPr>
        <w:pStyle w:val="osnovnitekst"/>
        <w:rPr>
          <w:del w:id="662" w:author="SW 46/2019 - Petrović Milica" w:date="2023-08-17T19:52:00Z"/>
          <w:lang w:val="sr-Cyrl-RS"/>
          <w:rPrChange w:id="663" w:author="SW 46/2019 - Petrović Milica" w:date="2023-08-17T19:53:00Z">
            <w:rPr>
              <w:del w:id="664" w:author="SW 46/2019 - Petrović Milica" w:date="2023-08-17T19:52:00Z"/>
              <w:i/>
              <w:lang w:val="sr-Cyrl-RS"/>
            </w:rPr>
          </w:rPrChange>
        </w:rPr>
      </w:pPr>
      <w:ins w:id="665" w:author="SW 46/2019 - Petrović Milica" w:date="2023-08-17T19:53:00Z">
        <w:r w:rsidRPr="00D97B2C">
          <w:rPr>
            <w:lang w:val="sr-Cyrl-RS"/>
          </w:rPr>
          <w:t xml:space="preserve">У </w:t>
        </w:r>
        <w:r w:rsidRPr="00D97B2C">
          <w:rPr>
            <w:i/>
            <w:lang w:val="sr-Cyrl-RS"/>
          </w:rPr>
          <w:t>LHS</w:t>
        </w:r>
        <w:r w:rsidRPr="00D97B2C">
          <w:rPr>
            <w:lang w:val="sr-Cyrl-RS"/>
          </w:rPr>
          <w:t xml:space="preserve"> делу правила могу се користити оператори, </w:t>
        </w:r>
        <w:proofErr w:type="spellStart"/>
        <w:r w:rsidRPr="00D97B2C">
          <w:rPr>
            <w:i/>
            <w:lang w:val="sr-Cyrl-RS"/>
          </w:rPr>
          <w:t>Java</w:t>
        </w:r>
        <w:proofErr w:type="spellEnd"/>
        <w:r w:rsidRPr="00D97B2C">
          <w:rPr>
            <w:lang w:val="sr-Cyrl-RS"/>
          </w:rPr>
          <w:t xml:space="preserve"> изрази попут </w:t>
        </w:r>
        <w:proofErr w:type="spellStart"/>
        <w:r w:rsidRPr="00D97B2C">
          <w:rPr>
            <w:i/>
            <w:lang w:val="sr-Cyrl-RS"/>
          </w:rPr>
          <w:t>and</w:t>
        </w:r>
        <w:proofErr w:type="spellEnd"/>
        <w:r w:rsidRPr="00D97B2C">
          <w:rPr>
            <w:i/>
            <w:lang w:val="sr-Cyrl-RS"/>
          </w:rPr>
          <w:t xml:space="preserve">, </w:t>
        </w:r>
        <w:proofErr w:type="spellStart"/>
        <w:r w:rsidRPr="00D97B2C">
          <w:rPr>
            <w:i/>
            <w:lang w:val="sr-Cyrl-RS"/>
          </w:rPr>
          <w:t>or</w:t>
        </w:r>
        <w:proofErr w:type="spellEnd"/>
        <w:r w:rsidRPr="00D97B2C">
          <w:rPr>
            <w:i/>
            <w:lang w:val="sr-Cyrl-RS"/>
          </w:rPr>
          <w:t xml:space="preserve">, </w:t>
        </w:r>
        <w:proofErr w:type="spellStart"/>
        <w:r w:rsidRPr="00D97B2C">
          <w:rPr>
            <w:i/>
            <w:lang w:val="sr-Cyrl-RS"/>
          </w:rPr>
          <w:t>not</w:t>
        </w:r>
        <w:proofErr w:type="spellEnd"/>
        <w:r w:rsidRPr="00D97B2C">
          <w:rPr>
            <w:i/>
            <w:lang w:val="sr-Cyrl-RS"/>
          </w:rPr>
          <w:t xml:space="preserve">, </w:t>
        </w:r>
        <w:proofErr w:type="spellStart"/>
        <w:r w:rsidRPr="00D97B2C">
          <w:rPr>
            <w:i/>
            <w:lang w:val="sr-Cyrl-RS"/>
          </w:rPr>
          <w:t>collect</w:t>
        </w:r>
        <w:proofErr w:type="spellEnd"/>
        <w:r w:rsidRPr="00D97B2C">
          <w:rPr>
            <w:i/>
            <w:lang w:val="sr-Cyrl-RS"/>
          </w:rPr>
          <w:t xml:space="preserve">, </w:t>
        </w:r>
        <w:proofErr w:type="spellStart"/>
        <w:r w:rsidRPr="00D97B2C">
          <w:rPr>
            <w:i/>
            <w:lang w:val="sr-Cyrl-RS"/>
          </w:rPr>
          <w:t>contains</w:t>
        </w:r>
        <w:proofErr w:type="spellEnd"/>
        <w:r w:rsidRPr="00D97B2C">
          <w:rPr>
            <w:i/>
            <w:lang w:val="sr-Cyrl-RS"/>
          </w:rPr>
          <w:t xml:space="preserve">, </w:t>
        </w:r>
        <w:proofErr w:type="spellStart"/>
        <w:r w:rsidRPr="00D97B2C">
          <w:rPr>
            <w:i/>
            <w:lang w:val="sr-Cyrl-RS"/>
          </w:rPr>
          <w:t>memberOf</w:t>
        </w:r>
        <w:proofErr w:type="spellEnd"/>
        <w:r w:rsidRPr="00D97B2C">
          <w:rPr>
            <w:i/>
            <w:lang w:val="sr-Cyrl-RS"/>
          </w:rPr>
          <w:t xml:space="preserve">, </w:t>
        </w:r>
        <w:proofErr w:type="spellStart"/>
        <w:r w:rsidRPr="00D97B2C">
          <w:rPr>
            <w:i/>
            <w:lang w:val="sr-Cyrl-RS"/>
          </w:rPr>
          <w:t>from</w:t>
        </w:r>
        <w:proofErr w:type="spellEnd"/>
        <w:r w:rsidRPr="00D97B2C">
          <w:rPr>
            <w:i/>
            <w:lang w:val="sr-Cyrl-RS"/>
          </w:rPr>
          <w:t xml:space="preserve">, </w:t>
        </w:r>
        <w:proofErr w:type="spellStart"/>
        <w:r w:rsidRPr="00D97B2C">
          <w:rPr>
            <w:i/>
            <w:lang w:val="sr-Cyrl-RS"/>
          </w:rPr>
          <w:t>accumulate</w:t>
        </w:r>
        <w:proofErr w:type="spellEnd"/>
        <w:r w:rsidRPr="00D97B2C">
          <w:rPr>
            <w:i/>
            <w:lang w:val="sr-Cyrl-RS"/>
          </w:rPr>
          <w:t xml:space="preserve">, </w:t>
        </w:r>
        <w:proofErr w:type="spellStart"/>
        <w:r w:rsidRPr="00D97B2C">
          <w:rPr>
            <w:i/>
            <w:lang w:val="sr-Cyrl-RS"/>
          </w:rPr>
          <w:t>exists</w:t>
        </w:r>
        <w:proofErr w:type="spellEnd"/>
        <w:r w:rsidRPr="00D97B2C">
          <w:rPr>
            <w:i/>
            <w:lang w:val="sr-Cyrl-RS"/>
          </w:rPr>
          <w:t xml:space="preserve">, </w:t>
        </w:r>
        <w:proofErr w:type="spellStart"/>
        <w:r w:rsidRPr="00D97B2C">
          <w:rPr>
            <w:i/>
            <w:lang w:val="sr-Cyrl-RS"/>
          </w:rPr>
          <w:t>forAll</w:t>
        </w:r>
        <w:proofErr w:type="spellEnd"/>
        <w:r w:rsidRPr="00D97B2C">
          <w:rPr>
            <w:lang w:val="sr-Cyrl-RS"/>
          </w:rPr>
          <w:t xml:space="preserve">. У </w:t>
        </w:r>
        <w:r w:rsidRPr="00D97B2C">
          <w:rPr>
            <w:i/>
            <w:lang w:val="sr-Cyrl-RS"/>
          </w:rPr>
          <w:t xml:space="preserve">RHS </w:t>
        </w:r>
        <w:r w:rsidRPr="00D97B2C">
          <w:rPr>
            <w:lang w:val="sr-Cyrl-RS"/>
          </w:rPr>
          <w:t>делу правила се пишу акције које могу оперисати над радном меморијом попут</w:t>
        </w:r>
        <w:r w:rsidRPr="00D97B2C">
          <w:rPr>
            <w:i/>
            <w:lang w:val="sr-Cyrl-RS"/>
          </w:rPr>
          <w:t xml:space="preserve"> </w:t>
        </w:r>
        <w:proofErr w:type="spellStart"/>
        <w:r w:rsidRPr="00D97B2C">
          <w:rPr>
            <w:i/>
            <w:lang w:val="sr-Cyrl-RS"/>
          </w:rPr>
          <w:t>insert</w:t>
        </w:r>
        <w:proofErr w:type="spellEnd"/>
        <w:r w:rsidRPr="00D97B2C">
          <w:rPr>
            <w:i/>
            <w:lang w:val="sr-Cyrl-RS"/>
          </w:rPr>
          <w:t xml:space="preserve">, </w:t>
        </w:r>
        <w:proofErr w:type="spellStart"/>
        <w:r w:rsidRPr="00D97B2C">
          <w:rPr>
            <w:i/>
            <w:lang w:val="sr-Cyrl-RS"/>
          </w:rPr>
          <w:t>modify</w:t>
        </w:r>
        <w:proofErr w:type="spellEnd"/>
        <w:r w:rsidRPr="00D97B2C">
          <w:rPr>
            <w:i/>
            <w:lang w:val="sr-Cyrl-RS"/>
          </w:rPr>
          <w:t xml:space="preserve">, </w:t>
        </w:r>
        <w:proofErr w:type="spellStart"/>
        <w:r w:rsidRPr="00D97B2C">
          <w:rPr>
            <w:i/>
            <w:lang w:val="sr-Cyrl-RS"/>
          </w:rPr>
          <w:t>update</w:t>
        </w:r>
        <w:proofErr w:type="spellEnd"/>
        <w:r w:rsidRPr="00D97B2C">
          <w:rPr>
            <w:i/>
            <w:lang w:val="sr-Cyrl-RS"/>
          </w:rPr>
          <w:t xml:space="preserve"> </w:t>
        </w:r>
        <w:r w:rsidRPr="00D97B2C">
          <w:rPr>
            <w:lang w:val="sr-Cyrl-RS"/>
          </w:rPr>
          <w:t xml:space="preserve">и </w:t>
        </w:r>
        <w:proofErr w:type="spellStart"/>
        <w:r w:rsidRPr="00D97B2C">
          <w:rPr>
            <w:i/>
            <w:lang w:val="sr-Cyrl-RS"/>
          </w:rPr>
          <w:t>delete</w:t>
        </w:r>
        <w:proofErr w:type="spellEnd"/>
        <w:r w:rsidRPr="00D97B2C">
          <w:rPr>
            <w:lang w:val="sr-Cyrl-RS"/>
          </w:rPr>
          <w:t>. Помоћу наведених кључних речи могуће је додавати нове чињенице у радну меморију, мењати и брисати постојеће.</w:t>
        </w:r>
      </w:ins>
    </w:p>
    <w:p w14:paraId="2EF8E170" w14:textId="7A07F547" w:rsidR="00B12B8E" w:rsidRPr="00D97B2C" w:rsidDel="00095D0D" w:rsidRDefault="00B12B8E">
      <w:pPr>
        <w:pStyle w:val="osnovnitekst"/>
        <w:rPr>
          <w:del w:id="666" w:author="SW 46/2019 - Petrović Milica" w:date="2023-08-17T19:52:00Z"/>
          <w:lang w:val="sr-Cyrl-RS"/>
        </w:rPr>
        <w:pPrChange w:id="667" w:author="SW 46/2019 - Petrović Milica" w:date="2023-08-17T19:53:00Z">
          <w:pPr/>
        </w:pPrChange>
      </w:pPr>
    </w:p>
    <w:p w14:paraId="1CED5A22" w14:textId="325B148D" w:rsidR="00B12B8E" w:rsidRPr="00D97B2C" w:rsidDel="00095D0D" w:rsidRDefault="00B12B8E">
      <w:pPr>
        <w:pStyle w:val="osnovnitekst"/>
        <w:rPr>
          <w:del w:id="668" w:author="SW 46/2019 - Petrović Milica" w:date="2023-08-17T19:52:00Z"/>
          <w:lang w:val="sr-Cyrl-RS"/>
        </w:rPr>
        <w:pPrChange w:id="669" w:author="SW 46/2019 - Petrović Milica" w:date="2023-08-17T19:53:00Z">
          <w:pPr/>
        </w:pPrChange>
      </w:pPr>
    </w:p>
    <w:p w14:paraId="58A79906" w14:textId="77AF4221" w:rsidR="00B12B8E" w:rsidRPr="00D97B2C" w:rsidDel="00095D0D" w:rsidRDefault="00B12B8E">
      <w:pPr>
        <w:pStyle w:val="osnovnitekst"/>
        <w:rPr>
          <w:del w:id="670" w:author="SW 46/2019 - Petrović Milica" w:date="2023-08-17T19:52:00Z"/>
          <w:lang w:val="sr-Cyrl-RS"/>
        </w:rPr>
        <w:pPrChange w:id="671" w:author="SW 46/2019 - Petrović Milica" w:date="2023-08-17T19:53:00Z">
          <w:pPr/>
        </w:pPrChange>
      </w:pPr>
    </w:p>
    <w:p w14:paraId="30A670BE" w14:textId="04A3C6AE" w:rsidR="00B12B8E" w:rsidRPr="00D97B2C" w:rsidDel="00095D0D" w:rsidRDefault="00B12B8E">
      <w:pPr>
        <w:pStyle w:val="osnovnitekst"/>
        <w:rPr>
          <w:del w:id="672" w:author="SW 46/2019 - Petrović Milica" w:date="2023-08-17T19:52:00Z"/>
          <w:lang w:val="sr-Cyrl-RS"/>
        </w:rPr>
        <w:pPrChange w:id="673" w:author="SW 46/2019 - Petrović Milica" w:date="2023-08-17T19:53:00Z">
          <w:pPr/>
        </w:pPrChange>
      </w:pPr>
    </w:p>
    <w:p w14:paraId="7C4002A2" w14:textId="1A09A268" w:rsidR="00B12B8E" w:rsidRPr="00D97B2C" w:rsidDel="00095D0D" w:rsidRDefault="00B12B8E">
      <w:pPr>
        <w:pStyle w:val="osnovnitekst"/>
        <w:rPr>
          <w:del w:id="674" w:author="SW 46/2019 - Petrović Milica" w:date="2023-08-17T19:52:00Z"/>
          <w:lang w:val="sr-Cyrl-RS"/>
        </w:rPr>
        <w:pPrChange w:id="675" w:author="SW 46/2019 - Petrović Milica" w:date="2023-08-17T19:53:00Z">
          <w:pPr/>
        </w:pPrChange>
      </w:pPr>
    </w:p>
    <w:p w14:paraId="3EB20A58" w14:textId="28A0F4BA" w:rsidR="00B12B8E" w:rsidRPr="00D97B2C" w:rsidDel="00095D0D" w:rsidRDefault="00B12B8E">
      <w:pPr>
        <w:pStyle w:val="osnovnitekst"/>
        <w:rPr>
          <w:del w:id="676" w:author="SW 46/2019 - Petrović Milica" w:date="2023-08-17T19:52:00Z"/>
          <w:lang w:val="sr-Cyrl-RS"/>
        </w:rPr>
        <w:pPrChange w:id="677" w:author="SW 46/2019 - Petrović Milica" w:date="2023-08-17T19:53:00Z">
          <w:pPr/>
        </w:pPrChange>
      </w:pPr>
    </w:p>
    <w:p w14:paraId="4F43B7CC" w14:textId="648E8DEA" w:rsidR="00B12B8E" w:rsidRPr="00D97B2C" w:rsidDel="00095D0D" w:rsidRDefault="00B12B8E">
      <w:pPr>
        <w:pStyle w:val="osnovnitekst"/>
        <w:rPr>
          <w:del w:id="678" w:author="SW 46/2019 - Petrović Milica" w:date="2023-08-17T19:51:00Z"/>
          <w:lang w:val="sr-Cyrl-RS"/>
        </w:rPr>
        <w:pPrChange w:id="679" w:author="SW 46/2019 - Petrović Milica" w:date="2023-08-17T19:53:00Z">
          <w:pPr/>
        </w:pPrChange>
      </w:pPr>
    </w:p>
    <w:p w14:paraId="73EEE12D" w14:textId="7EA83529" w:rsidR="00B12B8E" w:rsidDel="00095D0D" w:rsidRDefault="00B12B8E">
      <w:pPr>
        <w:pStyle w:val="osnovnitekst"/>
        <w:rPr>
          <w:del w:id="680" w:author="SW 46/2019 - Petrović Milica" w:date="2023-08-17T19:52:00Z"/>
          <w:lang w:val="sr-Cyrl-RS"/>
        </w:rPr>
      </w:pPr>
    </w:p>
    <w:p w14:paraId="160C6DBE" w14:textId="77777777" w:rsidR="00095D0D" w:rsidRPr="00D97B2C" w:rsidRDefault="00095D0D">
      <w:pPr>
        <w:pStyle w:val="osnovnitekst"/>
        <w:rPr>
          <w:ins w:id="681" w:author="SW 46/2019 - Petrović Milica" w:date="2023-08-17T19:52:00Z"/>
          <w:lang w:val="sr-Cyrl-RS"/>
        </w:rPr>
        <w:pPrChange w:id="682" w:author="SW 46/2019 - Petrović Milica" w:date="2023-08-17T19:53:00Z">
          <w:pPr/>
        </w:pPrChange>
      </w:pPr>
    </w:p>
    <w:p w14:paraId="2E4173E9" w14:textId="73278AA5" w:rsidR="00BE6389" w:rsidRPr="00D97B2C" w:rsidRDefault="00994F03">
      <w:pPr>
        <w:pStyle w:val="osnovnitekst"/>
        <w:rPr>
          <w:lang w:val="sr-Cyrl-RS"/>
        </w:rPr>
      </w:pPr>
      <w:del w:id="683" w:author="SW 46/2019 - Petrović Milica" w:date="2023-08-17T19:55:00Z">
        <w:r w:rsidRPr="00D97B2C" w:rsidDel="00994F03">
          <w:rPr>
            <w:noProof/>
            <w:lang w:val="sr-Cyrl-RS"/>
          </w:rPr>
          <w:lastRenderedPageBreak/>
          <mc:AlternateContent>
            <mc:Choice Requires="wps">
              <w:drawing>
                <wp:anchor distT="0" distB="0" distL="114300" distR="114300" simplePos="0" relativeHeight="251702272" behindDoc="0" locked="0" layoutInCell="1" allowOverlap="1" wp14:anchorId="784DDAF0" wp14:editId="4FEBC4B8">
                  <wp:simplePos x="0" y="0"/>
                  <wp:positionH relativeFrom="margin">
                    <wp:align>center</wp:align>
                  </wp:positionH>
                  <wp:positionV relativeFrom="paragraph">
                    <wp:posOffset>1921395</wp:posOffset>
                  </wp:positionV>
                  <wp:extent cx="42183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5C6AE553" w14:textId="6F88D75D" w:rsidR="0003146D" w:rsidRPr="00BA1B39" w:rsidRDefault="0003146D">
                              <w:pPr>
                                <w:pStyle w:val="Caption"/>
                                <w:jc w:val="center"/>
                                <w:rPr>
                                  <w:noProof/>
                                  <w:lang w:val="sr-Cyrl-RS"/>
                                </w:rPr>
                                <w:pPrChange w:id="684" w:author="SW 46/2019 - Petrović Milica" w:date="2023-08-14T20:31:00Z">
                                  <w:pPr>
                                    <w:pStyle w:val="Caption"/>
                                  </w:pPr>
                                </w:pPrChange>
                              </w:pPr>
                              <w:bookmarkStart w:id="685" w:name="_Ref141147140"/>
                              <w:bookmarkStart w:id="686" w:name="_Ref143194620"/>
                              <w:bookmarkStart w:id="687" w:name="_Ref143194661"/>
                              <w:proofErr w:type="spellStart"/>
                              <w:r>
                                <w:t>Листинг</w:t>
                              </w:r>
                              <w:proofErr w:type="spellEnd"/>
                              <w:r>
                                <w:t xml:space="preserve"> </w:t>
                              </w:r>
                              <w:ins w:id="688" w:author="SW 46/2019 - Petrović Milica" w:date="2023-08-17T21:14:00Z">
                                <w:r>
                                  <w:fldChar w:fldCharType="begin"/>
                                </w:r>
                                <w:r>
                                  <w:instrText xml:space="preserve"> STYLEREF 1 \s </w:instrText>
                                </w:r>
                              </w:ins>
                              <w:r>
                                <w:fldChar w:fldCharType="separate"/>
                              </w:r>
                              <w:r>
                                <w:rPr>
                                  <w:noProof/>
                                </w:rPr>
                                <w:t>3</w:t>
                              </w:r>
                              <w:ins w:id="689" w:author="SW 46/2019 - Petrović Milica" w:date="2023-08-17T21:14:00Z">
                                <w:r>
                                  <w:fldChar w:fldCharType="end"/>
                                </w:r>
                                <w:r>
                                  <w:t>.</w:t>
                                </w:r>
                                <w:r>
                                  <w:fldChar w:fldCharType="begin"/>
                                </w:r>
                                <w:r>
                                  <w:instrText xml:space="preserve"> SEQ Листинг \* ARABIC \s 1 </w:instrText>
                                </w:r>
                              </w:ins>
                              <w:r>
                                <w:fldChar w:fldCharType="separate"/>
                              </w:r>
                              <w:ins w:id="690" w:author="SW 46/2019 - Petrović Milica" w:date="2023-08-17T21:14:00Z">
                                <w:r>
                                  <w:rPr>
                                    <w:noProof/>
                                  </w:rPr>
                                  <w:t>1</w:t>
                                </w:r>
                                <w:r>
                                  <w:fldChar w:fldCharType="end"/>
                                </w:r>
                              </w:ins>
                              <w:bookmarkEnd w:id="687"/>
                              <w:del w:id="691"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w:delText>
                                </w:r>
                                <w:r w:rsidDel="00994F03">
                                  <w:rPr>
                                    <w:noProof/>
                                  </w:rPr>
                                  <w:fldChar w:fldCharType="end"/>
                                </w:r>
                              </w:del>
                              <w:bookmarkEnd w:id="685"/>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bookmarkEnd w:id="6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DDAF0" id="Text Box 33" o:spid="_x0000_s1042" type="#_x0000_t202" style="position:absolute;left:0;text-align:left;margin-left:0;margin-top:151.3pt;width:332.1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Q+MQIAAGcEAAAOAAAAZHJzL2Uyb0RvYy54bWysVE1v2zAMvQ/YfxB0X5yPtS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" stroked="f">
                  <v:textbox style="mso-fit-shape-to-text:t" inset="0,0,0,0">
                    <w:txbxContent>
                      <w:p w14:paraId="5C6AE553" w14:textId="6F88D75D" w:rsidR="0003146D" w:rsidRPr="00BA1B39" w:rsidRDefault="0003146D">
                        <w:pPr>
                          <w:pStyle w:val="Caption"/>
                          <w:jc w:val="center"/>
                          <w:rPr>
                            <w:noProof/>
                            <w:lang w:val="sr-Cyrl-RS"/>
                          </w:rPr>
                          <w:pPrChange w:id="692" w:author="SW 46/2019 - Petrović Milica" w:date="2023-08-14T20:31:00Z">
                            <w:pPr>
                              <w:pStyle w:val="Caption"/>
                            </w:pPr>
                          </w:pPrChange>
                        </w:pPr>
                        <w:bookmarkStart w:id="693" w:name="_Ref141147140"/>
                        <w:bookmarkStart w:id="694" w:name="_Ref143194620"/>
                        <w:bookmarkStart w:id="695" w:name="_Ref143194661"/>
                        <w:proofErr w:type="spellStart"/>
                        <w:r>
                          <w:t>Листинг</w:t>
                        </w:r>
                        <w:proofErr w:type="spellEnd"/>
                        <w:r>
                          <w:t xml:space="preserve"> </w:t>
                        </w:r>
                        <w:ins w:id="696" w:author="SW 46/2019 - Petrović Milica" w:date="2023-08-17T21:14:00Z">
                          <w:r>
                            <w:fldChar w:fldCharType="begin"/>
                          </w:r>
                          <w:r>
                            <w:instrText xml:space="preserve"> STYLEREF 1 \s </w:instrText>
                          </w:r>
                        </w:ins>
                        <w:r>
                          <w:fldChar w:fldCharType="separate"/>
                        </w:r>
                        <w:r>
                          <w:rPr>
                            <w:noProof/>
                          </w:rPr>
                          <w:t>3</w:t>
                        </w:r>
                        <w:ins w:id="697" w:author="SW 46/2019 - Petrović Milica" w:date="2023-08-17T21:14:00Z">
                          <w:r>
                            <w:fldChar w:fldCharType="end"/>
                          </w:r>
                          <w:r>
                            <w:t>.</w:t>
                          </w:r>
                          <w:r>
                            <w:fldChar w:fldCharType="begin"/>
                          </w:r>
                          <w:r>
                            <w:instrText xml:space="preserve"> SEQ Листинг \* ARABIC \s 1 </w:instrText>
                          </w:r>
                        </w:ins>
                        <w:r>
                          <w:fldChar w:fldCharType="separate"/>
                        </w:r>
                        <w:ins w:id="698" w:author="SW 46/2019 - Petrović Milica" w:date="2023-08-17T21:14:00Z">
                          <w:r>
                            <w:rPr>
                              <w:noProof/>
                            </w:rPr>
                            <w:t>1</w:t>
                          </w:r>
                          <w:r>
                            <w:fldChar w:fldCharType="end"/>
                          </w:r>
                        </w:ins>
                        <w:bookmarkEnd w:id="695"/>
                        <w:del w:id="699"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w:delText>
                          </w:r>
                          <w:r w:rsidDel="00994F03">
                            <w:rPr>
                              <w:noProof/>
                            </w:rPr>
                            <w:fldChar w:fldCharType="end"/>
                          </w:r>
                        </w:del>
                        <w:bookmarkEnd w:id="693"/>
                        <w:r>
                          <w:rPr>
                            <w:lang w:val="sr-Cyrl-RS"/>
                          </w:rPr>
                          <w:t xml:space="preserve">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bookmarkEnd w:id="694"/>
                      </w:p>
                    </w:txbxContent>
                  </v:textbox>
                  <w10:wrap type="square" anchorx="margin"/>
                </v:shape>
              </w:pict>
            </mc:Fallback>
          </mc:AlternateContent>
        </w:r>
      </w:del>
      <w:ins w:id="700" w:author="SW 46/2019 - Petrović Milica" w:date="2023-08-17T19:55:00Z">
        <w:r>
          <w:rPr>
            <w:noProof/>
          </w:rPr>
          <mc:AlternateContent>
            <mc:Choice Requires="wps">
              <w:drawing>
                <wp:anchor distT="0" distB="0" distL="114300" distR="114300" simplePos="0" relativeHeight="251843584" behindDoc="0" locked="0" layoutInCell="1" allowOverlap="1" wp14:anchorId="4EFED660" wp14:editId="4050C4E6">
                  <wp:simplePos x="0" y="0"/>
                  <wp:positionH relativeFrom="column">
                    <wp:posOffset>857250</wp:posOffset>
                  </wp:positionH>
                  <wp:positionV relativeFrom="paragraph">
                    <wp:posOffset>1898015</wp:posOffset>
                  </wp:positionV>
                  <wp:extent cx="4218305" cy="635"/>
                  <wp:effectExtent l="0" t="0" r="0" b="0"/>
                  <wp:wrapTopAndBottom/>
                  <wp:docPr id="241" name="Text Box 24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7C9D949B" w14:textId="0638217B" w:rsidR="0003146D" w:rsidRPr="00942324" w:rsidRDefault="0003146D">
                              <w:pPr>
                                <w:pStyle w:val="Caption"/>
                                <w:jc w:val="center"/>
                                <w:rPr>
                                  <w:noProof/>
                                  <w:lang w:val="sr-Cyrl-RS"/>
                                </w:rPr>
                                <w:pPrChange w:id="701" w:author="SW 46/2019 - Petrović Milica" w:date="2023-08-17T19:57:00Z">
                                  <w:pPr>
                                    <w:pStyle w:val="osnovnitekst"/>
                                  </w:pPr>
                                </w:pPrChange>
                              </w:pPr>
                              <w:proofErr w:type="spellStart"/>
                              <w:ins w:id="702" w:author="SW 46/2019 - Petrović Milica" w:date="2023-08-17T19:55:00Z">
                                <w:r>
                                  <w:t>Листинг</w:t>
                                </w:r>
                                <w:proofErr w:type="spellEnd"/>
                                <w:r>
                                  <w:t xml:space="preserve"> </w:t>
                                </w:r>
                                <w:r>
                                  <w:fldChar w:fldCharType="begin"/>
                                </w:r>
                                <w:r>
                                  <w:instrText xml:space="preserve"> STYLEREF 1 \s </w:instrText>
                                </w:r>
                              </w:ins>
                              <w:r>
                                <w:fldChar w:fldCharType="separate"/>
                              </w:r>
                              <w:r>
                                <w:rPr>
                                  <w:noProof/>
                                </w:rPr>
                                <w:t>3</w:t>
                              </w:r>
                              <w:ins w:id="703" w:author="SW 46/2019 - Petrović Milica" w:date="2023-08-17T19:55:00Z">
                                <w:r>
                                  <w:fldChar w:fldCharType="end"/>
                                </w:r>
                                <w:r>
                                  <w:t>.</w:t>
                                </w:r>
                              </w:ins>
                              <w:ins w:id="704" w:author="SW 46/2019 - Petrović Milica" w:date="2023-08-17T19:56:00Z">
                                <w:r>
                                  <w:rPr>
                                    <w:lang w:val="sr-Cyrl-RS"/>
                                  </w:rPr>
                                  <w:t xml:space="preserve">1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ED660" id="Text Box 241" o:spid="_x0000_s1043" type="#_x0000_t202" style="position:absolute;left:0;text-align:left;margin-left:67.5pt;margin-top:149.45pt;width:332.1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" stroked="f">
                  <v:textbox style="mso-fit-shape-to-text:t" inset="0,0,0,0">
                    <w:txbxContent>
                      <w:p w14:paraId="7C9D949B" w14:textId="0638217B" w:rsidR="0003146D" w:rsidRPr="00942324" w:rsidRDefault="0003146D">
                        <w:pPr>
                          <w:pStyle w:val="Caption"/>
                          <w:jc w:val="center"/>
                          <w:rPr>
                            <w:noProof/>
                            <w:lang w:val="sr-Cyrl-RS"/>
                          </w:rPr>
                          <w:pPrChange w:id="705" w:author="SW 46/2019 - Petrović Milica" w:date="2023-08-17T19:57:00Z">
                            <w:pPr>
                              <w:pStyle w:val="osnovnitekst"/>
                            </w:pPr>
                          </w:pPrChange>
                        </w:pPr>
                        <w:proofErr w:type="spellStart"/>
                        <w:ins w:id="706" w:author="SW 46/2019 - Petrović Milica" w:date="2023-08-17T19:55:00Z">
                          <w:r>
                            <w:t>Листинг</w:t>
                          </w:r>
                          <w:proofErr w:type="spellEnd"/>
                          <w:r>
                            <w:t xml:space="preserve"> </w:t>
                          </w:r>
                          <w:r>
                            <w:fldChar w:fldCharType="begin"/>
                          </w:r>
                          <w:r>
                            <w:instrText xml:space="preserve"> STYLEREF 1 \s </w:instrText>
                          </w:r>
                        </w:ins>
                        <w:r>
                          <w:fldChar w:fldCharType="separate"/>
                        </w:r>
                        <w:r>
                          <w:rPr>
                            <w:noProof/>
                          </w:rPr>
                          <w:t>3</w:t>
                        </w:r>
                        <w:ins w:id="707" w:author="SW 46/2019 - Petrović Milica" w:date="2023-08-17T19:55:00Z">
                          <w:r>
                            <w:fldChar w:fldCharType="end"/>
                          </w:r>
                          <w:r>
                            <w:t>.</w:t>
                          </w:r>
                        </w:ins>
                        <w:ins w:id="708" w:author="SW 46/2019 - Petrović Milica" w:date="2023-08-17T19:56:00Z">
                          <w:r>
                            <w:rPr>
                              <w:lang w:val="sr-Cyrl-RS"/>
                            </w:rPr>
                            <w:t xml:space="preserve">1 </w:t>
                          </w:r>
                          <w:proofErr w:type="gramStart"/>
                          <w:r>
                            <w:rPr>
                              <w:lang w:val="sr-Cyrl-RS"/>
                            </w:rPr>
                            <w:t xml:space="preserve">Структура </w:t>
                          </w:r>
                          <w:r>
                            <w:rPr>
                              <w:lang w:val="de-DE"/>
                            </w:rPr>
                            <w:t>.drl</w:t>
                          </w:r>
                          <w:proofErr w:type="gramEnd"/>
                          <w:r>
                            <w:rPr>
                              <w:lang w:val="de-DE"/>
                            </w:rPr>
                            <w:t xml:space="preserve"> </w:t>
                          </w:r>
                          <w:r>
                            <w:rPr>
                              <w:lang w:val="sr-Cyrl-RS"/>
                            </w:rPr>
                            <w:t>фајла и пример правила</w:t>
                          </w:r>
                        </w:ins>
                      </w:p>
                    </w:txbxContent>
                  </v:textbox>
                  <w10:wrap type="topAndBottom"/>
                </v:shape>
              </w:pict>
            </mc:Fallback>
          </mc:AlternateContent>
        </w:r>
      </w:ins>
      <w:r w:rsidRPr="00D97B2C">
        <w:rPr>
          <w:noProof/>
          <w:lang w:val="sr-Cyrl-RS"/>
        </w:rPr>
        <mc:AlternateContent>
          <mc:Choice Requires="wps">
            <w:drawing>
              <wp:anchor distT="45720" distB="45720" distL="114300" distR="114300" simplePos="0" relativeHeight="251668480" behindDoc="0" locked="0" layoutInCell="1" allowOverlap="1" wp14:anchorId="315D0BDE" wp14:editId="1F0E6DE9">
                <wp:simplePos x="0" y="0"/>
                <wp:positionH relativeFrom="margin">
                  <wp:align>center</wp:align>
                </wp:positionH>
                <wp:positionV relativeFrom="paragraph">
                  <wp:posOffset>404</wp:posOffset>
                </wp:positionV>
                <wp:extent cx="4218305" cy="1404620"/>
                <wp:effectExtent l="0" t="0" r="1079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305" cy="1404620"/>
                        </a:xfrm>
                        <a:prstGeom prst="rect">
                          <a:avLst/>
                        </a:prstGeom>
                        <a:solidFill>
                          <a:srgbClr val="FFFFFF"/>
                        </a:solidFill>
                        <a:ln w="9525">
                          <a:solidFill>
                            <a:srgbClr val="000000"/>
                          </a:solidFill>
                          <a:miter lim="800000"/>
                          <a:headEnd/>
                          <a:tailEnd/>
                        </a:ln>
                      </wps:spPr>
                      <wps:txbx>
                        <w:txbxContent>
                          <w:p w14:paraId="237A5215"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naziv</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paketa</w:t>
                            </w:r>
                            <w:proofErr w:type="spellEnd"/>
                          </w:p>
                          <w:p w14:paraId="26ABBAEF"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importi</w:t>
                            </w:r>
                            <w:proofErr w:type="spellEnd"/>
                          </w:p>
                          <w:p w14:paraId="252F2B5B"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globalne</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promenljive</w:t>
                            </w:r>
                            <w:proofErr w:type="spellEnd"/>
                          </w:p>
                          <w:p w14:paraId="1D9F154E"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p>
                          <w:p w14:paraId="7B01239B" w14:textId="77777777" w:rsidR="0003146D" w:rsidRPr="00B86CAB" w:rsidRDefault="0003146D"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naziv</w:t>
                            </w:r>
                            <w:proofErr w:type="spellEnd"/>
                            <w:r w:rsidRPr="00B86CAB">
                              <w:rPr>
                                <w:rFonts w:ascii="Courier New" w:eastAsia="Times New Roman" w:hAnsi="Courier New" w:cs="Courier New"/>
                                <w:color w:val="067D17"/>
                                <w:szCs w:val="24"/>
                              </w:rPr>
                              <w:t xml:space="preserve"> </w:t>
                            </w:r>
                            <w:proofErr w:type="spellStart"/>
                            <w:r w:rsidRPr="00B86CAB">
                              <w:rPr>
                                <w:rFonts w:ascii="Courier New" w:eastAsia="Times New Roman" w:hAnsi="Courier New" w:cs="Courier New"/>
                                <w:color w:val="067D17"/>
                                <w:szCs w:val="24"/>
                              </w:rPr>
                              <w:t>pravila</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atributi</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sailence</w:t>
                            </w:r>
                            <w:proofErr w:type="spellEnd"/>
                            <w:r w:rsidRPr="00B86CAB">
                              <w:rPr>
                                <w:rFonts w:ascii="Courier New" w:eastAsia="Times New Roman" w:hAnsi="Courier New" w:cs="Courier New"/>
                                <w:i/>
                                <w:iCs/>
                                <w:color w:val="8C8C8C"/>
                                <w:szCs w:val="24"/>
                              </w:rPr>
                              <w:t>,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5D0BDE" id="Text Box 2" o:spid="_x0000_s1044" type="#_x0000_t202" style="position:absolute;left:0;text-align:left;margin-left:0;margin-top:.05pt;width:332.1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O0KgIAAE8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">
                <v:textbox style="mso-fit-shape-to-text:t">
                  <w:txbxContent>
                    <w:p w14:paraId="237A5215"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naziv</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paketa</w:t>
                      </w:r>
                      <w:proofErr w:type="spellEnd"/>
                    </w:p>
                    <w:p w14:paraId="26ABBAEF"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importi</w:t>
                      </w:r>
                      <w:proofErr w:type="spellEnd"/>
                    </w:p>
                    <w:p w14:paraId="252F2B5B"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globalne</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promenljive</w:t>
                      </w:r>
                      <w:proofErr w:type="spellEnd"/>
                    </w:p>
                    <w:p w14:paraId="1D9F154E" w14:textId="77777777" w:rsidR="0003146D" w:rsidRPr="00B86CAB" w:rsidRDefault="0003146D" w:rsidP="00F0463E">
                      <w:pPr>
                        <w:shd w:val="clear" w:color="auto" w:fill="FFFFFF"/>
                        <w:spacing w:after="0" w:line="240" w:lineRule="auto"/>
                        <w:rPr>
                          <w:rFonts w:ascii="Courier New" w:eastAsia="Times New Roman" w:hAnsi="Courier New" w:cs="Courier New"/>
                          <w:color w:val="0033B3"/>
                          <w:szCs w:val="24"/>
                        </w:rPr>
                      </w:pPr>
                    </w:p>
                    <w:p w14:paraId="7B01239B" w14:textId="77777777" w:rsidR="0003146D" w:rsidRPr="00B86CAB" w:rsidRDefault="0003146D" w:rsidP="00F0463E">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naziv</w:t>
                      </w:r>
                      <w:proofErr w:type="spellEnd"/>
                      <w:r w:rsidRPr="00B86CAB">
                        <w:rPr>
                          <w:rFonts w:ascii="Courier New" w:eastAsia="Times New Roman" w:hAnsi="Courier New" w:cs="Courier New"/>
                          <w:color w:val="067D17"/>
                          <w:szCs w:val="24"/>
                        </w:rPr>
                        <w:t xml:space="preserve"> </w:t>
                      </w:r>
                      <w:proofErr w:type="spellStart"/>
                      <w:r w:rsidRPr="00B86CAB">
                        <w:rPr>
                          <w:rFonts w:ascii="Courier New" w:eastAsia="Times New Roman" w:hAnsi="Courier New" w:cs="Courier New"/>
                          <w:color w:val="067D17"/>
                          <w:szCs w:val="24"/>
                        </w:rPr>
                        <w:t>pravila</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67D17"/>
                          <w:szCs w:val="24"/>
                        </w:rPr>
                        <w:br/>
                      </w:r>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atributi</w:t>
                      </w:r>
                      <w:proofErr w:type="spellEnd"/>
                      <w:r w:rsidRPr="00B86CAB">
                        <w:rPr>
                          <w:rFonts w:ascii="Courier New" w:eastAsia="Times New Roman" w:hAnsi="Courier New" w:cs="Courier New"/>
                          <w:i/>
                          <w:iCs/>
                          <w:color w:val="8C8C8C"/>
                          <w:szCs w:val="24"/>
                        </w:rPr>
                        <w:t xml:space="preserve">: </w:t>
                      </w:r>
                      <w:proofErr w:type="spellStart"/>
                      <w:r w:rsidRPr="00B86CAB">
                        <w:rPr>
                          <w:rFonts w:ascii="Courier New" w:eastAsia="Times New Roman" w:hAnsi="Courier New" w:cs="Courier New"/>
                          <w:i/>
                          <w:iCs/>
                          <w:color w:val="8C8C8C"/>
                          <w:szCs w:val="24"/>
                        </w:rPr>
                        <w:t>sailence</w:t>
                      </w:r>
                      <w:proofErr w:type="spellEnd"/>
                      <w:r w:rsidRPr="00B86CAB">
                        <w:rPr>
                          <w:rFonts w:ascii="Courier New" w:eastAsia="Times New Roman" w:hAnsi="Courier New" w:cs="Courier New"/>
                          <w:i/>
                          <w:iCs/>
                          <w:color w:val="8C8C8C"/>
                          <w:szCs w:val="24"/>
                        </w:rPr>
                        <w:t>, no-loop, agenda-group</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 xml:space="preserve">when </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Left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i/>
                          <w:iCs/>
                          <w:color w:val="8C8C8C"/>
                          <w:szCs w:val="24"/>
                        </w:rPr>
                        <w:t>// Right Hand Side</w:t>
                      </w:r>
                      <w:r w:rsidRPr="00B86CAB">
                        <w:rPr>
                          <w:rFonts w:ascii="Courier New" w:eastAsia="Times New Roman" w:hAnsi="Courier New" w:cs="Courier New"/>
                          <w:i/>
                          <w:iCs/>
                          <w:color w:val="8C8C8C"/>
                          <w:szCs w:val="24"/>
                        </w:rPr>
                        <w:br/>
                      </w:r>
                      <w:r w:rsidRPr="00B86CAB">
                        <w:rPr>
                          <w:rFonts w:ascii="Courier New" w:eastAsia="Times New Roman" w:hAnsi="Courier New" w:cs="Courier New"/>
                          <w:color w:val="0033B3"/>
                          <w:szCs w:val="24"/>
                        </w:rPr>
                        <w:t>end</w:t>
                      </w:r>
                    </w:p>
                  </w:txbxContent>
                </v:textbox>
                <w10:wrap type="topAndBottom" anchorx="margin"/>
              </v:shape>
            </w:pict>
          </mc:Fallback>
        </mc:AlternateContent>
      </w:r>
      <w:del w:id="709" w:author="SW 46/2019 - Petrović Milica" w:date="2023-08-17T19:54:00Z">
        <w:r w:rsidR="00B12B8E" w:rsidRPr="00D97B2C" w:rsidDel="00994F03">
          <w:rPr>
            <w:lang w:val="sr-Cyrl-RS"/>
          </w:rPr>
          <w:delText xml:space="preserve">У </w:delText>
        </w:r>
        <w:r w:rsidR="00B12B8E" w:rsidRPr="00D97B2C" w:rsidDel="00994F03">
          <w:rPr>
            <w:i/>
            <w:lang w:val="sr-Cyrl-RS"/>
          </w:rPr>
          <w:delText>LHS</w:delText>
        </w:r>
        <w:r w:rsidR="00B12B8E" w:rsidRPr="00D97B2C" w:rsidDel="00994F03">
          <w:rPr>
            <w:lang w:val="sr-Cyrl-RS"/>
          </w:rPr>
          <w:delText xml:space="preserve"> делу правила </w:delText>
        </w:r>
        <w:r w:rsidR="00A16357" w:rsidRPr="00D97B2C" w:rsidDel="00994F03">
          <w:rPr>
            <w:lang w:val="sr-Cyrl-RS"/>
          </w:rPr>
          <w:delText xml:space="preserve">могу се користити оператори, </w:delText>
        </w:r>
        <w:r w:rsidR="00A16357" w:rsidRPr="00D97B2C" w:rsidDel="00994F03">
          <w:rPr>
            <w:i/>
            <w:lang w:val="sr-Cyrl-RS"/>
          </w:rPr>
          <w:delText>Java</w:delText>
        </w:r>
        <w:r w:rsidR="00A16357" w:rsidRPr="00D97B2C" w:rsidDel="00994F03">
          <w:rPr>
            <w:lang w:val="sr-Cyrl-RS"/>
          </w:rPr>
          <w:delText xml:space="preserve"> изрази попут </w:delText>
        </w:r>
        <w:r w:rsidR="00A16357" w:rsidRPr="00D97B2C" w:rsidDel="00994F03">
          <w:rPr>
            <w:i/>
            <w:lang w:val="sr-Cyrl-RS"/>
          </w:rPr>
          <w:delText xml:space="preserve">and, or, not, collect, contains, </w:delText>
        </w:r>
      </w:del>
      <w:del w:id="710" w:author="SW 46/2019 - Petrović Milica" w:date="2023-08-17T19:53:00Z">
        <w:r w:rsidR="00A16357" w:rsidRPr="00D97B2C" w:rsidDel="00994F03">
          <w:rPr>
            <w:i/>
            <w:lang w:val="sr-Cyrl-RS"/>
          </w:rPr>
          <w:delText>memberOf, from, accumulate</w:delText>
        </w:r>
        <w:r w:rsidR="00740D45" w:rsidRPr="00D97B2C" w:rsidDel="00994F03">
          <w:rPr>
            <w:i/>
            <w:lang w:val="sr-Cyrl-RS"/>
          </w:rPr>
          <w:delText>, exists, forAll</w:delText>
        </w:r>
        <w:r w:rsidR="00A16357" w:rsidRPr="00D97B2C" w:rsidDel="00994F03">
          <w:rPr>
            <w:lang w:val="sr-Cyrl-RS"/>
          </w:rPr>
          <w:delText>.</w:delText>
        </w:r>
        <w:r w:rsidR="000156C3" w:rsidRPr="00D97B2C" w:rsidDel="00994F03">
          <w:rPr>
            <w:lang w:val="sr-Cyrl-RS"/>
          </w:rPr>
          <w:delText xml:space="preserve"> У </w:delText>
        </w:r>
        <w:r w:rsidR="000156C3" w:rsidRPr="00D97B2C" w:rsidDel="00994F03">
          <w:rPr>
            <w:i/>
            <w:lang w:val="sr-Cyrl-RS"/>
          </w:rPr>
          <w:delText xml:space="preserve">RHS </w:delText>
        </w:r>
        <w:r w:rsidR="000156C3" w:rsidRPr="00D97B2C" w:rsidDel="00994F03">
          <w:rPr>
            <w:lang w:val="sr-Cyrl-RS"/>
          </w:rPr>
          <w:delText xml:space="preserve">делу правила </w:delText>
        </w:r>
        <w:r w:rsidR="00C46C53" w:rsidRPr="00D97B2C" w:rsidDel="00994F03">
          <w:rPr>
            <w:lang w:val="sr-Cyrl-RS"/>
          </w:rPr>
          <w:delText>се пишу акције које могу оперисати над радном меморијом</w:delText>
        </w:r>
        <w:r w:rsidR="007A500F" w:rsidRPr="00D97B2C" w:rsidDel="00994F03">
          <w:rPr>
            <w:lang w:val="sr-Cyrl-RS"/>
          </w:rPr>
          <w:delText xml:space="preserve"> попут</w:delText>
        </w:r>
        <w:r w:rsidR="007A500F" w:rsidRPr="00D97B2C" w:rsidDel="00994F03">
          <w:rPr>
            <w:i/>
            <w:lang w:val="sr-Cyrl-RS"/>
          </w:rPr>
          <w:delText xml:space="preserve"> insert, modify, update </w:delText>
        </w:r>
        <w:r w:rsidR="00FB45CF" w:rsidRPr="00D97B2C" w:rsidDel="00994F03">
          <w:rPr>
            <w:lang w:val="sr-Cyrl-RS"/>
          </w:rPr>
          <w:delText xml:space="preserve">и </w:delText>
        </w:r>
        <w:r w:rsidR="007A500F" w:rsidRPr="00D97B2C" w:rsidDel="00994F03">
          <w:rPr>
            <w:i/>
            <w:lang w:val="sr-Cyrl-RS"/>
          </w:rPr>
          <w:delText>delete</w:delText>
        </w:r>
        <w:r w:rsidR="007A500F" w:rsidRPr="00D97B2C" w:rsidDel="00994F03">
          <w:rPr>
            <w:lang w:val="sr-Cyrl-RS"/>
          </w:rPr>
          <w:delText>. Помоћу наведених кључних речи могуће је додав</w:delText>
        </w:r>
      </w:del>
      <w:del w:id="711" w:author="SW 46/2019 - Petrović Milica" w:date="2023-08-17T19:54:00Z">
        <w:r w:rsidR="007A500F" w:rsidRPr="00D97B2C" w:rsidDel="00994F03">
          <w:rPr>
            <w:lang w:val="sr-Cyrl-RS"/>
          </w:rPr>
          <w:delText>ати нове чињенице у радну меморију, мењати и брисати постојеће.</w:delText>
        </w:r>
      </w:del>
    </w:p>
    <w:p w14:paraId="20086F2A" w14:textId="6C89D1A6" w:rsidR="00070AB2" w:rsidRPr="00D97B2C" w:rsidRDefault="00070AB2" w:rsidP="00E8483A">
      <w:pPr>
        <w:pStyle w:val="Heading3"/>
        <w:numPr>
          <w:ilvl w:val="0"/>
          <w:numId w:val="11"/>
        </w:numPr>
        <w:rPr>
          <w:lang w:val="sr-Cyrl-RS"/>
        </w:rPr>
      </w:pPr>
      <w:bookmarkStart w:id="712" w:name="_Toc143200079"/>
      <w:proofErr w:type="spellStart"/>
      <w:r w:rsidRPr="00D97B2C">
        <w:rPr>
          <w:lang w:val="sr-Cyrl-RS"/>
        </w:rPr>
        <w:t>Drools</w:t>
      </w:r>
      <w:proofErr w:type="spellEnd"/>
      <w:r w:rsidRPr="00D97B2C">
        <w:rPr>
          <w:lang w:val="sr-Cyrl-RS"/>
        </w:rPr>
        <w:t xml:space="preserve"> упит</w:t>
      </w:r>
      <w:bookmarkEnd w:id="712"/>
    </w:p>
    <w:p w14:paraId="7E9D569A" w14:textId="57777445" w:rsidR="00C824F0" w:rsidRPr="00D97B2C" w:rsidRDefault="00F364A2" w:rsidP="00C824F0">
      <w:pPr>
        <w:pStyle w:val="osnovnitekst"/>
        <w:rPr>
          <w:i/>
          <w:lang w:val="sr-Cyrl-RS"/>
        </w:rPr>
      </w:pPr>
      <w:r w:rsidRPr="00D97B2C">
        <w:rPr>
          <w:noProof/>
          <w:lang w:val="sr-Cyrl-RS"/>
        </w:rPr>
        <mc:AlternateContent>
          <mc:Choice Requires="wps">
            <w:drawing>
              <wp:anchor distT="45720" distB="45720" distL="114300" distR="114300" simplePos="0" relativeHeight="251670528" behindDoc="0" locked="0" layoutInCell="1" allowOverlap="1" wp14:anchorId="63959164" wp14:editId="2452738E">
                <wp:simplePos x="0" y="0"/>
                <wp:positionH relativeFrom="margin">
                  <wp:align>center</wp:align>
                </wp:positionH>
                <wp:positionV relativeFrom="paragraph">
                  <wp:posOffset>830580</wp:posOffset>
                </wp:positionV>
                <wp:extent cx="3449320" cy="581660"/>
                <wp:effectExtent l="0" t="0" r="17780" b="2794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581660"/>
                        </a:xfrm>
                        <a:prstGeom prst="rect">
                          <a:avLst/>
                        </a:prstGeom>
                        <a:solidFill>
                          <a:srgbClr val="FFFFFF"/>
                        </a:solidFill>
                        <a:ln w="9525">
                          <a:solidFill>
                            <a:srgbClr val="000000"/>
                          </a:solidFill>
                          <a:miter lim="800000"/>
                          <a:headEnd/>
                          <a:tailEnd/>
                        </a:ln>
                      </wps:spPr>
                      <wps:txbx>
                        <w:txbxContent>
                          <w:p w14:paraId="6723279C" w14:textId="77777777" w:rsidR="0003146D" w:rsidRPr="00B86CAB" w:rsidRDefault="0003146D"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upita</w:t>
                            </w:r>
                            <w:proofErr w:type="spellEnd"/>
                            <w:r w:rsidRPr="00B86CAB">
                              <w:rPr>
                                <w:rFonts w:ascii="Courier New" w:eastAsia="Times New Roman" w:hAnsi="Courier New" w:cs="Courier New"/>
                                <w:color w:val="080808"/>
                                <w:szCs w:val="24"/>
                              </w:rPr>
                              <w:t xml:space="preserve">” (Tip </w:t>
                            </w:r>
                            <w:proofErr w:type="spellStart"/>
                            <w:r w:rsidRPr="00B86CAB">
                              <w:rPr>
                                <w:rFonts w:ascii="Courier New" w:eastAsia="Times New Roman" w:hAnsi="Courier New" w:cs="Courier New"/>
                                <w:color w:val="000000"/>
                                <w:szCs w:val="24"/>
                              </w:rPr>
                              <w:t>parametar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4AB37C24"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59164" id="_x0000_s1045" type="#_x0000_t202" style="position:absolute;left:0;text-align:left;margin-left:0;margin-top:65.4pt;width:271.6pt;height:45.8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">
                <v:textbox>
                  <w:txbxContent>
                    <w:p w14:paraId="6723279C" w14:textId="77777777" w:rsidR="0003146D" w:rsidRPr="00B86CAB" w:rsidRDefault="0003146D" w:rsidP="00C824F0">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query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upita</w:t>
                      </w:r>
                      <w:proofErr w:type="spellEnd"/>
                      <w:r w:rsidRPr="00B86CAB">
                        <w:rPr>
                          <w:rFonts w:ascii="Courier New" w:eastAsia="Times New Roman" w:hAnsi="Courier New" w:cs="Courier New"/>
                          <w:color w:val="080808"/>
                          <w:szCs w:val="24"/>
                        </w:rPr>
                        <w:t xml:space="preserve">” (Tip </w:t>
                      </w:r>
                      <w:proofErr w:type="spellStart"/>
                      <w:r w:rsidRPr="00B86CAB">
                        <w:rPr>
                          <w:rFonts w:ascii="Courier New" w:eastAsia="Times New Roman" w:hAnsi="Courier New" w:cs="Courier New"/>
                          <w:color w:val="000000"/>
                          <w:szCs w:val="24"/>
                        </w:rPr>
                        <w:t>parametar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Left Hand Side</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4AB37C24" w14:textId="77777777" w:rsidR="0003146D" w:rsidRDefault="0003146D"/>
                  </w:txbxContent>
                </v:textbox>
                <w10:wrap type="topAndBottom" anchorx="margin"/>
              </v:shape>
            </w:pict>
          </mc:Fallback>
        </mc:AlternateContent>
      </w:r>
      <w:r w:rsidR="00DC172C" w:rsidRPr="00D97B2C">
        <w:rPr>
          <w:lang w:val="sr-Cyrl-RS"/>
        </w:rPr>
        <w:t>Упит (</w:t>
      </w:r>
      <w:proofErr w:type="spellStart"/>
      <w:r w:rsidR="00DC172C" w:rsidRPr="00D97B2C">
        <w:rPr>
          <w:i/>
          <w:lang w:val="sr-Cyrl-RS"/>
        </w:rPr>
        <w:t>query</w:t>
      </w:r>
      <w:proofErr w:type="spellEnd"/>
      <w:r w:rsidR="00DC172C" w:rsidRPr="00D97B2C">
        <w:rPr>
          <w:lang w:val="sr-Cyrl-RS"/>
        </w:rPr>
        <w:t xml:space="preserve">) </w:t>
      </w:r>
      <w:r w:rsidR="00FA512A" w:rsidRPr="00D97B2C">
        <w:rPr>
          <w:lang w:val="sr-Cyrl-RS"/>
        </w:rPr>
        <w:t>представља једноставан начин за претрагу радне меморије. Упит</w:t>
      </w:r>
      <w:r w:rsidR="006D312C" w:rsidRPr="00D97B2C">
        <w:rPr>
          <w:lang w:val="sr-Cyrl-RS"/>
        </w:rPr>
        <w:t>и</w:t>
      </w:r>
      <w:r w:rsidR="00FA512A" w:rsidRPr="00D97B2C">
        <w:rPr>
          <w:lang w:val="sr-Cyrl-RS"/>
        </w:rPr>
        <w:t xml:space="preserve"> се састоје само из </w:t>
      </w:r>
      <w:r w:rsidR="00FA512A" w:rsidRPr="00D97B2C">
        <w:rPr>
          <w:i/>
          <w:lang w:val="sr-Cyrl-RS"/>
        </w:rPr>
        <w:t xml:space="preserve">LHS </w:t>
      </w:r>
      <w:r w:rsidR="00FA512A" w:rsidRPr="00D97B2C">
        <w:rPr>
          <w:lang w:val="sr-Cyrl-RS"/>
        </w:rPr>
        <w:t>дела</w:t>
      </w:r>
      <w:r w:rsidR="00763C0C" w:rsidRPr="00D97B2C">
        <w:rPr>
          <w:lang w:val="sr-Cyrl-RS"/>
        </w:rPr>
        <w:t xml:space="preserve"> </w:t>
      </w:r>
      <w:r w:rsidR="004277CA" w:rsidRPr="00D97B2C">
        <w:rPr>
          <w:lang w:val="sr-Cyrl-RS"/>
        </w:rPr>
        <w:t>и</w:t>
      </w:r>
      <w:r w:rsidR="00FA512A" w:rsidRPr="00D97B2C">
        <w:rPr>
          <w:i/>
          <w:lang w:val="sr-Cyrl-RS"/>
        </w:rPr>
        <w:t xml:space="preserve"> </w:t>
      </w:r>
      <w:r w:rsidR="00FA512A" w:rsidRPr="00D97B2C">
        <w:rPr>
          <w:lang w:val="sr-Cyrl-RS"/>
        </w:rPr>
        <w:t>мо</w:t>
      </w:r>
      <w:r w:rsidR="006D312C" w:rsidRPr="00D97B2C">
        <w:rPr>
          <w:lang w:val="sr-Cyrl-RS"/>
        </w:rPr>
        <w:t>гу</w:t>
      </w:r>
      <w:r w:rsidR="00FA512A" w:rsidRPr="00D97B2C">
        <w:rPr>
          <w:lang w:val="sr-Cyrl-RS"/>
        </w:rPr>
        <w:t xml:space="preserve"> да прим</w:t>
      </w:r>
      <w:r w:rsidR="00247053" w:rsidRPr="00D97B2C">
        <w:rPr>
          <w:lang w:val="sr-Cyrl-RS"/>
        </w:rPr>
        <w:t>е</w:t>
      </w:r>
      <w:r w:rsidR="00FA512A" w:rsidRPr="00D97B2C">
        <w:rPr>
          <w:lang w:val="sr-Cyrl-RS"/>
        </w:rPr>
        <w:t xml:space="preserve"> параметре</w:t>
      </w:r>
      <w:r w:rsidR="004277CA" w:rsidRPr="00D97B2C">
        <w:rPr>
          <w:lang w:val="sr-Cyrl-RS"/>
        </w:rPr>
        <w:t>.</w:t>
      </w:r>
      <w:r w:rsidR="00FA512A" w:rsidRPr="00D97B2C">
        <w:rPr>
          <w:lang w:val="sr-Cyrl-RS"/>
        </w:rPr>
        <w:t xml:space="preserve"> </w:t>
      </w:r>
      <w:r w:rsidR="004277CA" w:rsidRPr="00D97B2C">
        <w:rPr>
          <w:lang w:val="sr-Cyrl-RS"/>
        </w:rPr>
        <w:t>П</w:t>
      </w:r>
      <w:r w:rsidR="00FA512A" w:rsidRPr="00D97B2C">
        <w:rPr>
          <w:lang w:val="sr-Cyrl-RS"/>
        </w:rPr>
        <w:t>огод</w:t>
      </w:r>
      <w:r w:rsidR="00622337" w:rsidRPr="00D97B2C">
        <w:rPr>
          <w:lang w:val="sr-Cyrl-RS"/>
        </w:rPr>
        <w:t>ни</w:t>
      </w:r>
      <w:r w:rsidR="00FA512A" w:rsidRPr="00D97B2C">
        <w:rPr>
          <w:lang w:val="sr-Cyrl-RS"/>
        </w:rPr>
        <w:t xml:space="preserve"> </w:t>
      </w:r>
      <w:r w:rsidR="00767C92" w:rsidRPr="00D97B2C">
        <w:rPr>
          <w:lang w:val="sr-Cyrl-RS"/>
        </w:rPr>
        <w:t>су</w:t>
      </w:r>
      <w:r w:rsidR="00FA512A" w:rsidRPr="00D97B2C">
        <w:rPr>
          <w:lang w:val="sr-Cyrl-RS"/>
        </w:rPr>
        <w:t xml:space="preserve"> за писање </w:t>
      </w:r>
      <w:proofErr w:type="spellStart"/>
      <w:r w:rsidR="00FA512A" w:rsidRPr="00D97B2C">
        <w:rPr>
          <w:lang w:val="sr-Cyrl-RS"/>
        </w:rPr>
        <w:t>рекурзивних</w:t>
      </w:r>
      <w:proofErr w:type="spellEnd"/>
      <w:r w:rsidR="00FA512A" w:rsidRPr="00D97B2C">
        <w:rPr>
          <w:lang w:val="sr-Cyrl-RS"/>
        </w:rPr>
        <w:t xml:space="preserve"> упита односно за уланчавање уназад.</w:t>
      </w:r>
      <w:r w:rsidR="00FD331C" w:rsidRPr="00D97B2C">
        <w:rPr>
          <w:lang w:val="sr-Cyrl-RS"/>
        </w:rPr>
        <w:t xml:space="preserve"> Упит се састој</w:t>
      </w:r>
      <w:r w:rsidR="00D167AE">
        <w:rPr>
          <w:lang w:val="sr-Cyrl-RS"/>
        </w:rPr>
        <w:t>и</w:t>
      </w:r>
      <w:r w:rsidR="00FD331C" w:rsidRPr="00D97B2C">
        <w:rPr>
          <w:lang w:val="sr-Cyrl-RS"/>
        </w:rPr>
        <w:t xml:space="preserve"> из кључне речи </w:t>
      </w:r>
      <w:proofErr w:type="spellStart"/>
      <w:r w:rsidR="00FD331C" w:rsidRPr="00D97B2C">
        <w:rPr>
          <w:i/>
          <w:lang w:val="sr-Cyrl-RS"/>
        </w:rPr>
        <w:t>query</w:t>
      </w:r>
      <w:proofErr w:type="spellEnd"/>
      <w:r w:rsidR="00FD331C" w:rsidRPr="00D97B2C">
        <w:rPr>
          <w:i/>
          <w:lang w:val="sr-Cyrl-RS"/>
        </w:rPr>
        <w:t xml:space="preserve"> </w:t>
      </w:r>
      <w:r w:rsidR="00FD331C" w:rsidRPr="00D97B2C">
        <w:rPr>
          <w:lang w:val="sr-Cyrl-RS"/>
        </w:rPr>
        <w:t>након које се пише назив упита</w:t>
      </w:r>
      <w:r w:rsidR="00375661" w:rsidRPr="00D97B2C">
        <w:rPr>
          <w:lang w:val="sr-Cyrl-RS"/>
        </w:rPr>
        <w:t xml:space="preserve"> и опциони параметри које прима сам упит. Након тога пише се </w:t>
      </w:r>
      <w:r w:rsidR="00375661" w:rsidRPr="00D97B2C">
        <w:rPr>
          <w:i/>
          <w:lang w:val="sr-Cyrl-RS"/>
        </w:rPr>
        <w:t>LHS</w:t>
      </w:r>
      <w:r w:rsidR="00AB36F8" w:rsidRPr="00D97B2C">
        <w:rPr>
          <w:i/>
          <w:lang w:val="sr-Cyrl-RS"/>
        </w:rPr>
        <w:t xml:space="preserve"> </w:t>
      </w:r>
      <w:r w:rsidR="00670D5C" w:rsidRPr="00D97B2C">
        <w:rPr>
          <w:lang w:val="sr-Cyrl-RS"/>
        </w:rPr>
        <w:t>што је приказано на</w:t>
      </w:r>
      <w:del w:id="713" w:author="SW 46/2019 - Petrović Milica" w:date="2023-08-17T19:58:00Z">
        <w:r w:rsidR="00670D5C" w:rsidRPr="00D97B2C" w:rsidDel="00C30E36">
          <w:rPr>
            <w:lang w:val="sr-Cyrl-RS"/>
          </w:rPr>
          <w:delText xml:space="preserve"> </w:delText>
        </w:r>
      </w:del>
      <w:ins w:id="714" w:author="SW 46/2019 - Petrović Milica" w:date="2023-08-17T19:58:00Z">
        <w:r w:rsidR="00C30E36">
          <w:rPr>
            <w:lang w:val="sr-Cyrl-RS"/>
          </w:rPr>
          <w:t xml:space="preserve"> </w:t>
        </w:r>
      </w:ins>
      <w:ins w:id="715" w:author="SW 46/2019 - Petrović Milica" w:date="2023-08-17T19:59:00Z">
        <w:r w:rsidR="00C30E36">
          <w:rPr>
            <w:lang w:val="sr-Cyrl-RS"/>
          </w:rPr>
          <w:fldChar w:fldCharType="begin"/>
        </w:r>
        <w:r w:rsidR="00C30E36">
          <w:rPr>
            <w:lang w:val="sr-Cyrl-RS"/>
          </w:rPr>
          <w:instrText xml:space="preserve"> REF _Ref143194760 \h </w:instrText>
        </w:r>
      </w:ins>
      <w:r w:rsidR="00C30E36">
        <w:rPr>
          <w:lang w:val="sr-Cyrl-RS"/>
        </w:rPr>
      </w:r>
      <w:r w:rsidR="00C30E36">
        <w:rPr>
          <w:lang w:val="sr-Cyrl-RS"/>
        </w:rPr>
        <w:fldChar w:fldCharType="separate"/>
      </w:r>
      <w:proofErr w:type="spellStart"/>
      <w:ins w:id="716" w:author="SW 46/2019 - Petrović Milica" w:date="2023-08-17T19:59:00Z">
        <w:r w:rsidR="00C30E36">
          <w:t>Листинг</w:t>
        </w:r>
        <w:proofErr w:type="spellEnd"/>
        <w:r w:rsidR="00C30E36">
          <w:t xml:space="preserve"> </w:t>
        </w:r>
        <w:r w:rsidR="00C30E36">
          <w:rPr>
            <w:noProof/>
          </w:rPr>
          <w:t>3</w:t>
        </w:r>
        <w:r w:rsidR="00C30E36">
          <w:t>.</w:t>
        </w:r>
        <w:r w:rsidR="00C30E36">
          <w:rPr>
            <w:noProof/>
          </w:rPr>
          <w:t>2</w:t>
        </w:r>
        <w:r w:rsidR="00C30E36">
          <w:rPr>
            <w:lang w:val="sr-Cyrl-RS"/>
          </w:rPr>
          <w:fldChar w:fldCharType="end"/>
        </w:r>
      </w:ins>
      <w:del w:id="717" w:author="SW 46/2019 - Petrović Milica" w:date="2023-08-17T19:58:00Z">
        <w:r w:rsidR="00670D5C" w:rsidRPr="00D97B2C" w:rsidDel="00C30E36">
          <w:rPr>
            <w:lang w:val="sr-Cyrl-RS"/>
          </w:rPr>
          <w:fldChar w:fldCharType="begin"/>
        </w:r>
        <w:r w:rsidR="00670D5C" w:rsidRPr="00D97B2C" w:rsidDel="00C30E36">
          <w:rPr>
            <w:lang w:val="sr-Cyrl-RS"/>
          </w:rPr>
          <w:delInstrText xml:space="preserve"> REF _Ref141147363 \h </w:delInstrText>
        </w:r>
        <w:r w:rsidR="00670D5C" w:rsidRPr="00D97B2C" w:rsidDel="00C30E36">
          <w:rPr>
            <w:lang w:val="sr-Cyrl-RS"/>
          </w:rPr>
        </w:r>
        <w:r w:rsidR="00670D5C" w:rsidRPr="00D97B2C" w:rsidDel="00C30E36">
          <w:rPr>
            <w:lang w:val="sr-Cyrl-RS"/>
          </w:rPr>
          <w:fldChar w:fldCharType="separate"/>
        </w:r>
        <w:r w:rsidR="00670D5C" w:rsidRPr="00D97B2C" w:rsidDel="00C30E36">
          <w:rPr>
            <w:lang w:val="sr-Cyrl-RS"/>
          </w:rPr>
          <w:delText xml:space="preserve">Листинг </w:delText>
        </w:r>
        <w:r w:rsidR="00670D5C" w:rsidRPr="00D97B2C" w:rsidDel="00C30E36">
          <w:rPr>
            <w:noProof/>
            <w:lang w:val="sr-Cyrl-RS"/>
          </w:rPr>
          <w:delText>2</w:delText>
        </w:r>
        <w:r w:rsidR="00670D5C" w:rsidRPr="00D97B2C" w:rsidDel="00C30E36">
          <w:rPr>
            <w:lang w:val="sr-Cyrl-RS"/>
          </w:rPr>
          <w:fldChar w:fldCharType="end"/>
        </w:r>
      </w:del>
      <w:r w:rsidR="00375661" w:rsidRPr="00D97B2C">
        <w:rPr>
          <w:i/>
          <w:lang w:val="sr-Cyrl-RS"/>
        </w:rPr>
        <w:t>.</w:t>
      </w:r>
    </w:p>
    <w:p w14:paraId="7510428F" w14:textId="39504518" w:rsidR="001178CF" w:rsidRPr="00D97B2C" w:rsidRDefault="00CD5EDA" w:rsidP="00387258">
      <w:pPr>
        <w:pStyle w:val="osnovnitekst"/>
        <w:rPr>
          <w:i/>
          <w:lang w:val="sr-Cyrl-RS"/>
        </w:rPr>
      </w:pPr>
      <w:del w:id="718" w:author="SW 46/2019 - Petrović Milica" w:date="2023-08-17T19:58:00Z">
        <w:r w:rsidRPr="00D97B2C" w:rsidDel="00C30E36">
          <w:rPr>
            <w:noProof/>
            <w:lang w:val="sr-Cyrl-RS"/>
          </w:rPr>
          <mc:AlternateContent>
            <mc:Choice Requires="wps">
              <w:drawing>
                <wp:anchor distT="0" distB="0" distL="114300" distR="114300" simplePos="0" relativeHeight="251704320" behindDoc="0" locked="0" layoutInCell="1" allowOverlap="1" wp14:anchorId="535A2D41" wp14:editId="11B5FE52">
                  <wp:simplePos x="0" y="0"/>
                  <wp:positionH relativeFrom="column">
                    <wp:posOffset>1238250</wp:posOffset>
                  </wp:positionH>
                  <wp:positionV relativeFrom="paragraph">
                    <wp:posOffset>638810</wp:posOffset>
                  </wp:positionV>
                  <wp:extent cx="34493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099BFAEF" w14:textId="3F189790" w:rsidR="0003146D" w:rsidRPr="00CD5EDA" w:rsidRDefault="0003146D">
                              <w:pPr>
                                <w:pStyle w:val="Caption"/>
                                <w:jc w:val="center"/>
                                <w:rPr>
                                  <w:noProof/>
                                  <w:lang w:val="sr-Cyrl-RS"/>
                                </w:rPr>
                                <w:pPrChange w:id="719" w:author="SW 46/2019 - Petrović Milica" w:date="2023-08-14T20:32:00Z">
                                  <w:pPr>
                                    <w:pStyle w:val="Caption"/>
                                  </w:pPr>
                                </w:pPrChange>
                              </w:pPr>
                              <w:bookmarkStart w:id="720" w:name="_Ref141147363"/>
                              <w:proofErr w:type="spellStart"/>
                              <w:r>
                                <w:t>Листинг</w:t>
                              </w:r>
                              <w:proofErr w:type="spellEnd"/>
                              <w:r>
                                <w:t xml:space="preserve"> </w:t>
                              </w:r>
                              <w:ins w:id="721" w:author="SW 46/2019 - Petrović Milica" w:date="2023-08-17T19:55:00Z">
                                <w:r>
                                  <w:fldChar w:fldCharType="begin"/>
                                </w:r>
                                <w:r>
                                  <w:instrText xml:space="preserve"> STYLEREF 1 \s </w:instrText>
                                </w:r>
                              </w:ins>
                              <w:r>
                                <w:fldChar w:fldCharType="separate"/>
                              </w:r>
                              <w:r>
                                <w:rPr>
                                  <w:noProof/>
                                </w:rPr>
                                <w:t>3</w:t>
                              </w:r>
                              <w:ins w:id="722" w:author="SW 46/2019 - Petrović Milica" w:date="2023-08-17T19:55:00Z">
                                <w:r>
                                  <w:fldChar w:fldCharType="end"/>
                                </w:r>
                                <w:r>
                                  <w:t>.</w:t>
                                </w:r>
                              </w:ins>
                              <w:ins w:id="723" w:author="SW 46/2019 - Petrović Milica" w:date="2023-08-17T19:57:00Z">
                                <w:r>
                                  <w:rPr>
                                    <w:lang w:val="sr-Cyrl-RS"/>
                                  </w:rPr>
                                  <w:t>2</w:t>
                                </w:r>
                              </w:ins>
                              <w:del w:id="724"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2</w:delText>
                                </w:r>
                                <w:r w:rsidDel="00994F03">
                                  <w:rPr>
                                    <w:noProof/>
                                  </w:rPr>
                                  <w:fldChar w:fldCharType="end"/>
                                </w:r>
                              </w:del>
                              <w:bookmarkEnd w:id="720"/>
                              <w:r>
                                <w:rPr>
                                  <w:lang w:val="sr-Cyrl-RS"/>
                                </w:rPr>
                                <w:t xml:space="preserve"> Пример упита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A2D41" id="Text Box 34" o:spid="_x0000_s1046" type="#_x0000_t202" style="position:absolute;left:0;text-align:left;margin-left:97.5pt;margin-top:50.3pt;width:271.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" stroked="f">
                  <v:textbox style="mso-fit-shape-to-text:t" inset="0,0,0,0">
                    <w:txbxContent>
                      <w:p w14:paraId="099BFAEF" w14:textId="3F189790" w:rsidR="0003146D" w:rsidRPr="00CD5EDA" w:rsidRDefault="0003146D">
                        <w:pPr>
                          <w:pStyle w:val="Caption"/>
                          <w:jc w:val="center"/>
                          <w:rPr>
                            <w:noProof/>
                            <w:lang w:val="sr-Cyrl-RS"/>
                          </w:rPr>
                          <w:pPrChange w:id="725" w:author="SW 46/2019 - Petrović Milica" w:date="2023-08-14T20:32:00Z">
                            <w:pPr>
                              <w:pStyle w:val="Caption"/>
                            </w:pPr>
                          </w:pPrChange>
                        </w:pPr>
                        <w:bookmarkStart w:id="726" w:name="_Ref141147363"/>
                        <w:proofErr w:type="spellStart"/>
                        <w:r>
                          <w:t>Листинг</w:t>
                        </w:r>
                        <w:proofErr w:type="spellEnd"/>
                        <w:r>
                          <w:t xml:space="preserve"> </w:t>
                        </w:r>
                        <w:ins w:id="727" w:author="SW 46/2019 - Petrović Milica" w:date="2023-08-17T19:55:00Z">
                          <w:r>
                            <w:fldChar w:fldCharType="begin"/>
                          </w:r>
                          <w:r>
                            <w:instrText xml:space="preserve"> STYLEREF 1 \s </w:instrText>
                          </w:r>
                        </w:ins>
                        <w:r>
                          <w:fldChar w:fldCharType="separate"/>
                        </w:r>
                        <w:r>
                          <w:rPr>
                            <w:noProof/>
                          </w:rPr>
                          <w:t>3</w:t>
                        </w:r>
                        <w:ins w:id="728" w:author="SW 46/2019 - Petrović Milica" w:date="2023-08-17T19:55:00Z">
                          <w:r>
                            <w:fldChar w:fldCharType="end"/>
                          </w:r>
                          <w:r>
                            <w:t>.</w:t>
                          </w:r>
                        </w:ins>
                        <w:ins w:id="729" w:author="SW 46/2019 - Petrović Milica" w:date="2023-08-17T19:57:00Z">
                          <w:r>
                            <w:rPr>
                              <w:lang w:val="sr-Cyrl-RS"/>
                            </w:rPr>
                            <w:t>2</w:t>
                          </w:r>
                        </w:ins>
                        <w:del w:id="730"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2</w:delText>
                          </w:r>
                          <w:r w:rsidDel="00994F03">
                            <w:rPr>
                              <w:noProof/>
                            </w:rPr>
                            <w:fldChar w:fldCharType="end"/>
                          </w:r>
                        </w:del>
                        <w:bookmarkEnd w:id="726"/>
                        <w:r>
                          <w:rPr>
                            <w:lang w:val="sr-Cyrl-RS"/>
                          </w:rPr>
                          <w:t xml:space="preserve"> Пример упита</w:t>
                        </w:r>
                      </w:p>
                    </w:txbxContent>
                  </v:textbox>
                  <w10:wrap type="square"/>
                </v:shape>
              </w:pict>
            </mc:Fallback>
          </mc:AlternateContent>
        </w:r>
      </w:del>
      <w:ins w:id="731" w:author="SW 46/2019 - Petrović Milica" w:date="2023-08-17T19:58:00Z">
        <w:r w:rsidR="00C30E36">
          <w:rPr>
            <w:noProof/>
          </w:rPr>
          <mc:AlternateContent>
            <mc:Choice Requires="wps">
              <w:drawing>
                <wp:anchor distT="0" distB="0" distL="114300" distR="114300" simplePos="0" relativeHeight="251845632" behindDoc="0" locked="0" layoutInCell="1" allowOverlap="1" wp14:anchorId="0FD2B9B0" wp14:editId="56DB0F89">
                  <wp:simplePos x="0" y="0"/>
                  <wp:positionH relativeFrom="column">
                    <wp:posOffset>1238250</wp:posOffset>
                  </wp:positionH>
                  <wp:positionV relativeFrom="paragraph">
                    <wp:posOffset>638810</wp:posOffset>
                  </wp:positionV>
                  <wp:extent cx="3449320"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17DE3CBE" w14:textId="71D8AC12" w:rsidR="0003146D" w:rsidRPr="00C30E36" w:rsidRDefault="0003146D">
                              <w:pPr>
                                <w:pStyle w:val="Caption"/>
                                <w:jc w:val="center"/>
                                <w:rPr>
                                  <w:noProof/>
                                  <w:lang w:val="sr-Cyrl-RS"/>
                                  <w:rPrChange w:id="732" w:author="SW 46/2019 - Petrović Milica" w:date="2023-08-17T19:58:00Z">
                                    <w:rPr>
                                      <w:noProof/>
                                      <w:lang w:val="sr-Cyrl-RS"/>
                                    </w:rPr>
                                  </w:rPrChange>
                                </w:rPr>
                                <w:pPrChange w:id="733" w:author="SW 46/2019 - Petrović Milica" w:date="2023-08-17T19:58:00Z">
                                  <w:pPr>
                                    <w:pStyle w:val="osnovnitekst"/>
                                  </w:pPr>
                                </w:pPrChange>
                              </w:pPr>
                              <w:bookmarkStart w:id="734" w:name="_Ref143194760"/>
                              <w:proofErr w:type="spellStart"/>
                              <w:ins w:id="735" w:author="SW 46/2019 - Petrović Milica" w:date="2023-08-17T19:58:00Z">
                                <w:r>
                                  <w:t>Листинг</w:t>
                                </w:r>
                                <w:proofErr w:type="spellEnd"/>
                                <w:r>
                                  <w:t xml:space="preserve"> </w:t>
                                </w:r>
                              </w:ins>
                              <w:ins w:id="736" w:author="SW 46/2019 - Petrović Milica" w:date="2023-08-17T21:14:00Z">
                                <w:r>
                                  <w:fldChar w:fldCharType="begin"/>
                                </w:r>
                                <w:r>
                                  <w:instrText xml:space="preserve"> STYLEREF 1 \s </w:instrText>
                                </w:r>
                              </w:ins>
                              <w:r>
                                <w:fldChar w:fldCharType="separate"/>
                              </w:r>
                              <w:r>
                                <w:rPr>
                                  <w:noProof/>
                                </w:rPr>
                                <w:t>3</w:t>
                              </w:r>
                              <w:ins w:id="737" w:author="SW 46/2019 - Petrović Milica" w:date="2023-08-17T21:14:00Z">
                                <w:r>
                                  <w:fldChar w:fldCharType="end"/>
                                </w:r>
                                <w:r>
                                  <w:t>.</w:t>
                                </w:r>
                                <w:r>
                                  <w:fldChar w:fldCharType="begin"/>
                                </w:r>
                                <w:r>
                                  <w:instrText xml:space="preserve"> SEQ Листинг \* ARABIC \s 1 </w:instrText>
                                </w:r>
                              </w:ins>
                              <w:r>
                                <w:fldChar w:fldCharType="separate"/>
                              </w:r>
                              <w:ins w:id="738" w:author="SW 46/2019 - Petrović Milica" w:date="2023-08-17T21:14:00Z">
                                <w:r>
                                  <w:rPr>
                                    <w:noProof/>
                                  </w:rPr>
                                  <w:t>2</w:t>
                                </w:r>
                                <w:r>
                                  <w:fldChar w:fldCharType="end"/>
                                </w:r>
                              </w:ins>
                              <w:bookmarkEnd w:id="734"/>
                              <w:ins w:id="739" w:author="SW 46/2019 - Petrović Milica" w:date="2023-08-17T19:58:00Z">
                                <w:r>
                                  <w:rPr>
                                    <w:lang w:val="sr-Cyrl-RS"/>
                                  </w:rPr>
                                  <w:t xml:space="preserve"> Пример упита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2B9B0" id="Text Box 242" o:spid="_x0000_s1047" type="#_x0000_t202" style="position:absolute;left:0;text-align:left;margin-left:97.5pt;margin-top:50.3pt;width:271.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" stroked="f">
                  <v:textbox style="mso-fit-shape-to-text:t" inset="0,0,0,0">
                    <w:txbxContent>
                      <w:p w14:paraId="17DE3CBE" w14:textId="71D8AC12" w:rsidR="0003146D" w:rsidRPr="00C30E36" w:rsidRDefault="0003146D">
                        <w:pPr>
                          <w:pStyle w:val="Caption"/>
                          <w:jc w:val="center"/>
                          <w:rPr>
                            <w:noProof/>
                            <w:lang w:val="sr-Cyrl-RS"/>
                            <w:rPrChange w:id="740" w:author="SW 46/2019 - Petrović Milica" w:date="2023-08-17T19:58:00Z">
                              <w:rPr>
                                <w:noProof/>
                                <w:lang w:val="sr-Cyrl-RS"/>
                              </w:rPr>
                            </w:rPrChange>
                          </w:rPr>
                          <w:pPrChange w:id="741" w:author="SW 46/2019 - Petrović Milica" w:date="2023-08-17T19:58:00Z">
                            <w:pPr>
                              <w:pStyle w:val="osnovnitekst"/>
                            </w:pPr>
                          </w:pPrChange>
                        </w:pPr>
                        <w:bookmarkStart w:id="742" w:name="_Ref143194760"/>
                        <w:proofErr w:type="spellStart"/>
                        <w:ins w:id="743" w:author="SW 46/2019 - Petrović Milica" w:date="2023-08-17T19:58:00Z">
                          <w:r>
                            <w:t>Листинг</w:t>
                          </w:r>
                          <w:proofErr w:type="spellEnd"/>
                          <w:r>
                            <w:t xml:space="preserve"> </w:t>
                          </w:r>
                        </w:ins>
                        <w:ins w:id="744" w:author="SW 46/2019 - Petrović Milica" w:date="2023-08-17T21:14:00Z">
                          <w:r>
                            <w:fldChar w:fldCharType="begin"/>
                          </w:r>
                          <w:r>
                            <w:instrText xml:space="preserve"> STYLEREF 1 \s </w:instrText>
                          </w:r>
                        </w:ins>
                        <w:r>
                          <w:fldChar w:fldCharType="separate"/>
                        </w:r>
                        <w:r>
                          <w:rPr>
                            <w:noProof/>
                          </w:rPr>
                          <w:t>3</w:t>
                        </w:r>
                        <w:ins w:id="745" w:author="SW 46/2019 - Petrović Milica" w:date="2023-08-17T21:14:00Z">
                          <w:r>
                            <w:fldChar w:fldCharType="end"/>
                          </w:r>
                          <w:r>
                            <w:t>.</w:t>
                          </w:r>
                          <w:r>
                            <w:fldChar w:fldCharType="begin"/>
                          </w:r>
                          <w:r>
                            <w:instrText xml:space="preserve"> SEQ Листинг \* ARABIC \s 1 </w:instrText>
                          </w:r>
                        </w:ins>
                        <w:r>
                          <w:fldChar w:fldCharType="separate"/>
                        </w:r>
                        <w:ins w:id="746" w:author="SW 46/2019 - Petrović Milica" w:date="2023-08-17T21:14:00Z">
                          <w:r>
                            <w:rPr>
                              <w:noProof/>
                            </w:rPr>
                            <w:t>2</w:t>
                          </w:r>
                          <w:r>
                            <w:fldChar w:fldCharType="end"/>
                          </w:r>
                        </w:ins>
                        <w:bookmarkEnd w:id="742"/>
                        <w:ins w:id="747" w:author="SW 46/2019 - Petrović Milica" w:date="2023-08-17T19:58:00Z">
                          <w:r>
                            <w:rPr>
                              <w:lang w:val="sr-Cyrl-RS"/>
                            </w:rPr>
                            <w:t xml:space="preserve"> Пример упита</w:t>
                          </w:r>
                        </w:ins>
                      </w:p>
                    </w:txbxContent>
                  </v:textbox>
                  <w10:wrap type="topAndBottom"/>
                </v:shape>
              </w:pict>
            </mc:Fallback>
          </mc:AlternateContent>
        </w:r>
      </w:ins>
      <w:r w:rsidR="00070AB2" w:rsidRPr="00D97B2C">
        <w:rPr>
          <w:lang w:val="sr-Cyrl-RS"/>
        </w:rPr>
        <w:t xml:space="preserve"> </w:t>
      </w:r>
    </w:p>
    <w:p w14:paraId="0BD66874" w14:textId="77777777" w:rsidR="001178CF" w:rsidRPr="00D97B2C" w:rsidRDefault="00C305F8" w:rsidP="00E8483A">
      <w:pPr>
        <w:pStyle w:val="Heading3"/>
        <w:numPr>
          <w:ilvl w:val="0"/>
          <w:numId w:val="11"/>
        </w:numPr>
        <w:rPr>
          <w:lang w:val="sr-Cyrl-RS"/>
        </w:rPr>
      </w:pPr>
      <w:bookmarkStart w:id="748" w:name="_Toc143200080"/>
      <w:proofErr w:type="spellStart"/>
      <w:r w:rsidRPr="00D97B2C">
        <w:rPr>
          <w:lang w:val="sr-Cyrl-RS"/>
        </w:rPr>
        <w:t>Rule</w:t>
      </w:r>
      <w:proofErr w:type="spellEnd"/>
      <w:r w:rsidRPr="00D97B2C">
        <w:rPr>
          <w:lang w:val="sr-Cyrl-RS"/>
        </w:rPr>
        <w:t xml:space="preserve"> </w:t>
      </w:r>
      <w:proofErr w:type="spellStart"/>
      <w:r w:rsidRPr="00D97B2C">
        <w:rPr>
          <w:lang w:val="sr-Cyrl-RS"/>
        </w:rPr>
        <w:t>template</w:t>
      </w:r>
      <w:bookmarkEnd w:id="748"/>
      <w:proofErr w:type="spellEnd"/>
    </w:p>
    <w:p w14:paraId="34A29696" w14:textId="77777777" w:rsidR="00F364A2" w:rsidRDefault="00C777CF" w:rsidP="00C777CF">
      <w:pPr>
        <w:pStyle w:val="osnovnitekst"/>
        <w:rPr>
          <w:ins w:id="749" w:author="SW 46/2019 - Petrović Milica" w:date="2023-08-17T19:59:00Z"/>
          <w:lang w:val="sr-Cyrl-RS"/>
        </w:rPr>
      </w:pPr>
      <w:proofErr w:type="spellStart"/>
      <w:r w:rsidRPr="00D97B2C">
        <w:rPr>
          <w:i/>
          <w:lang w:val="sr-Cyrl-RS"/>
        </w:rPr>
        <w:t>Rule</w:t>
      </w:r>
      <w:proofErr w:type="spellEnd"/>
      <w:r w:rsidRPr="00D97B2C">
        <w:rPr>
          <w:i/>
          <w:lang w:val="sr-Cyrl-RS"/>
        </w:rPr>
        <w:t xml:space="preserve"> </w:t>
      </w:r>
      <w:proofErr w:type="spellStart"/>
      <w:r w:rsidRPr="00D97B2C">
        <w:rPr>
          <w:i/>
          <w:lang w:val="sr-Cyrl-RS"/>
        </w:rPr>
        <w:t>template</w:t>
      </w:r>
      <w:proofErr w:type="spellEnd"/>
      <w:r w:rsidRPr="00D97B2C">
        <w:rPr>
          <w:lang w:val="sr-Cyrl-RS"/>
        </w:rPr>
        <w:t xml:space="preserve"> представљају начин </w:t>
      </w:r>
      <w:r w:rsidR="00957ACB" w:rsidRPr="00D97B2C">
        <w:rPr>
          <w:lang w:val="sr-Cyrl-RS"/>
        </w:rPr>
        <w:t xml:space="preserve">за генерисање </w:t>
      </w:r>
      <w:r w:rsidR="00B409E8" w:rsidRPr="00D97B2C">
        <w:rPr>
          <w:i/>
          <w:lang w:val="sr-Cyrl-RS"/>
        </w:rPr>
        <w:t>DRL</w:t>
      </w:r>
      <w:r w:rsidR="00957ACB" w:rsidRPr="00D97B2C">
        <w:rPr>
          <w:lang w:val="sr-Cyrl-RS"/>
        </w:rPr>
        <w:t xml:space="preserve"> правила у времену извршавања користећи </w:t>
      </w:r>
      <w:proofErr w:type="spellStart"/>
      <w:r w:rsidR="00957ACB" w:rsidRPr="00D97B2C">
        <w:rPr>
          <w:i/>
          <w:lang w:val="sr-Cyrl-RS"/>
        </w:rPr>
        <w:t>template</w:t>
      </w:r>
      <w:proofErr w:type="spellEnd"/>
      <w:r w:rsidR="00957ACB" w:rsidRPr="00D97B2C">
        <w:rPr>
          <w:lang w:val="sr-Cyrl-RS"/>
        </w:rPr>
        <w:t xml:space="preserve"> фајлове и подат</w:t>
      </w:r>
      <w:r w:rsidR="009272E2" w:rsidRPr="00D97B2C">
        <w:rPr>
          <w:lang w:val="sr-Cyrl-RS"/>
        </w:rPr>
        <w:t>ке</w:t>
      </w:r>
      <w:r w:rsidR="00957ACB" w:rsidRPr="00D97B2C">
        <w:rPr>
          <w:lang w:val="sr-Cyrl-RS"/>
        </w:rPr>
        <w:t xml:space="preserve"> који се могу представити табеларно. </w:t>
      </w:r>
    </w:p>
    <w:p w14:paraId="3B71F166" w14:textId="0A27D1A6" w:rsidR="001178CF" w:rsidRPr="00D97B2C" w:rsidRDefault="00B409E8" w:rsidP="00C777CF">
      <w:pPr>
        <w:pStyle w:val="osnovnitekst"/>
        <w:rPr>
          <w:lang w:val="sr-Cyrl-RS"/>
        </w:rPr>
      </w:pPr>
      <w:r w:rsidRPr="00D97B2C">
        <w:rPr>
          <w:lang w:val="sr-Cyrl-RS"/>
        </w:rPr>
        <w:t xml:space="preserve">Основна предност </w:t>
      </w:r>
      <w:proofErr w:type="spellStart"/>
      <w:r w:rsidR="00A96B1C" w:rsidRPr="00D97B2C">
        <w:rPr>
          <w:i/>
          <w:lang w:val="sr-Cyrl-RS"/>
        </w:rPr>
        <w:t>r</w:t>
      </w:r>
      <w:r w:rsidRPr="00D97B2C">
        <w:rPr>
          <w:i/>
          <w:lang w:val="sr-Cyrl-RS"/>
        </w:rPr>
        <w:t>ule</w:t>
      </w:r>
      <w:proofErr w:type="spellEnd"/>
      <w:r w:rsidRPr="00D97B2C">
        <w:rPr>
          <w:i/>
          <w:lang w:val="sr-Cyrl-RS"/>
        </w:rPr>
        <w:t xml:space="preserve"> </w:t>
      </w:r>
      <w:proofErr w:type="spellStart"/>
      <w:r w:rsidRPr="00D97B2C">
        <w:rPr>
          <w:i/>
          <w:lang w:val="sr-Cyrl-RS"/>
        </w:rPr>
        <w:t>template</w:t>
      </w:r>
      <w:proofErr w:type="spellEnd"/>
      <w:r w:rsidRPr="00D97B2C">
        <w:rPr>
          <w:lang w:val="sr-Cyrl-RS"/>
        </w:rPr>
        <w:t xml:space="preserve">-а је да се може користити један </w:t>
      </w:r>
      <w:proofErr w:type="spellStart"/>
      <w:r w:rsidR="00542919" w:rsidRPr="00D97B2C">
        <w:rPr>
          <w:i/>
          <w:lang w:val="sr-Cyrl-RS"/>
        </w:rPr>
        <w:t>r</w:t>
      </w:r>
      <w:r w:rsidRPr="00D97B2C">
        <w:rPr>
          <w:i/>
          <w:lang w:val="sr-Cyrl-RS"/>
        </w:rPr>
        <w:t>ule</w:t>
      </w:r>
      <w:proofErr w:type="spellEnd"/>
      <w:r w:rsidRPr="00D97B2C">
        <w:rPr>
          <w:i/>
          <w:lang w:val="sr-Cyrl-RS"/>
        </w:rPr>
        <w:t xml:space="preserve"> </w:t>
      </w:r>
      <w:proofErr w:type="spellStart"/>
      <w:r w:rsidRPr="00D97B2C">
        <w:rPr>
          <w:i/>
          <w:lang w:val="sr-Cyrl-RS"/>
        </w:rPr>
        <w:t>template</w:t>
      </w:r>
      <w:proofErr w:type="spellEnd"/>
      <w:r w:rsidRPr="00D97B2C">
        <w:rPr>
          <w:lang w:val="sr-Cyrl-RS"/>
        </w:rPr>
        <w:t xml:space="preserve"> фајл за различите сетове података и обрнуто.</w:t>
      </w:r>
      <w:r w:rsidR="004F5D07" w:rsidRPr="00D97B2C">
        <w:rPr>
          <w:lang w:val="sr-Cyrl-RS"/>
        </w:rPr>
        <w:t xml:space="preserve"> Текстуални фајлови у којима се пишу </w:t>
      </w:r>
      <w:proofErr w:type="spellStart"/>
      <w:r w:rsidR="004F5D07" w:rsidRPr="00D97B2C">
        <w:rPr>
          <w:lang w:val="sr-Cyrl-RS"/>
        </w:rPr>
        <w:t>темплејти</w:t>
      </w:r>
      <w:proofErr w:type="spellEnd"/>
      <w:r w:rsidR="00BF71FB" w:rsidRPr="00D97B2C">
        <w:rPr>
          <w:lang w:val="sr-Cyrl-RS"/>
        </w:rPr>
        <w:t xml:space="preserve"> имају .</w:t>
      </w:r>
      <w:proofErr w:type="spellStart"/>
      <w:r w:rsidR="00BF71FB" w:rsidRPr="00D97B2C">
        <w:rPr>
          <w:i/>
          <w:lang w:val="sr-Cyrl-RS"/>
        </w:rPr>
        <w:t>drt</w:t>
      </w:r>
      <w:proofErr w:type="spellEnd"/>
      <w:r w:rsidR="003E3B93" w:rsidRPr="00D97B2C">
        <w:rPr>
          <w:i/>
          <w:lang w:val="sr-Cyrl-RS"/>
        </w:rPr>
        <w:t xml:space="preserve"> (</w:t>
      </w:r>
      <w:proofErr w:type="spellStart"/>
      <w:r w:rsidR="003E3B93" w:rsidRPr="00D97B2C">
        <w:rPr>
          <w:i/>
          <w:lang w:val="sr-Cyrl-RS"/>
        </w:rPr>
        <w:t>Drools</w:t>
      </w:r>
      <w:proofErr w:type="spellEnd"/>
      <w:r w:rsidR="003E3B93" w:rsidRPr="00D97B2C">
        <w:rPr>
          <w:i/>
          <w:lang w:val="sr-Cyrl-RS"/>
        </w:rPr>
        <w:t xml:space="preserve"> </w:t>
      </w:r>
      <w:proofErr w:type="spellStart"/>
      <w:r w:rsidR="003E3B93" w:rsidRPr="00D97B2C">
        <w:rPr>
          <w:i/>
          <w:lang w:val="sr-Cyrl-RS"/>
        </w:rPr>
        <w:t>rule</w:t>
      </w:r>
      <w:proofErr w:type="spellEnd"/>
      <w:r w:rsidR="003E3B93" w:rsidRPr="00D97B2C">
        <w:rPr>
          <w:i/>
          <w:lang w:val="sr-Cyrl-RS"/>
        </w:rPr>
        <w:t xml:space="preserve"> </w:t>
      </w:r>
      <w:proofErr w:type="spellStart"/>
      <w:r w:rsidR="003E3B93" w:rsidRPr="00D97B2C">
        <w:rPr>
          <w:i/>
          <w:lang w:val="sr-Cyrl-RS"/>
        </w:rPr>
        <w:t>template</w:t>
      </w:r>
      <w:proofErr w:type="spellEnd"/>
      <w:r w:rsidR="003E3B93" w:rsidRPr="00D97B2C">
        <w:rPr>
          <w:i/>
          <w:lang w:val="sr-Cyrl-RS"/>
        </w:rPr>
        <w:t>)</w:t>
      </w:r>
      <w:r w:rsidR="00BF71FB" w:rsidRPr="00D97B2C">
        <w:rPr>
          <w:lang w:val="sr-Cyrl-RS"/>
        </w:rPr>
        <w:t xml:space="preserve"> екстензију</w:t>
      </w:r>
      <w:r w:rsidR="003E3B93" w:rsidRPr="00D97B2C">
        <w:rPr>
          <w:lang w:val="sr-Cyrl-RS"/>
        </w:rPr>
        <w:t xml:space="preserve"> и </w:t>
      </w:r>
      <w:r w:rsidR="00761627" w:rsidRPr="00D97B2C">
        <w:rPr>
          <w:lang w:val="sr-Cyrl-RS"/>
        </w:rPr>
        <w:t xml:space="preserve">кључне речи којима се означавају различите секције </w:t>
      </w:r>
      <w:proofErr w:type="spellStart"/>
      <w:r w:rsidR="00761627" w:rsidRPr="00D97B2C">
        <w:rPr>
          <w:lang w:val="sr-Cyrl-RS"/>
        </w:rPr>
        <w:t>темплејта</w:t>
      </w:r>
      <w:proofErr w:type="spellEnd"/>
      <w:r w:rsidR="00761627" w:rsidRPr="00D97B2C">
        <w:rPr>
          <w:lang w:val="sr-Cyrl-RS"/>
        </w:rPr>
        <w:t xml:space="preserve"> и променљиве.</w:t>
      </w:r>
    </w:p>
    <w:p w14:paraId="1D46A5EE" w14:textId="4C8DFD88" w:rsidR="00D14499" w:rsidRPr="00D97B2C" w:rsidRDefault="00641705" w:rsidP="00C777CF">
      <w:pPr>
        <w:pStyle w:val="osnovnitekst"/>
        <w:rPr>
          <w:lang w:val="sr-Cyrl-RS"/>
        </w:rPr>
      </w:pPr>
      <w:r w:rsidRPr="00D97B2C">
        <w:rPr>
          <w:lang w:val="sr-Cyrl-RS"/>
        </w:rPr>
        <w:t xml:space="preserve">На </w:t>
      </w:r>
      <w:ins w:id="750" w:author="SW 46/2019 - Petrović Milica" w:date="2023-08-17T20:00:00Z">
        <w:r w:rsidR="00F364A2">
          <w:rPr>
            <w:lang w:val="sr-Cyrl-RS"/>
          </w:rPr>
          <w:fldChar w:fldCharType="begin"/>
        </w:r>
        <w:r w:rsidR="00F364A2">
          <w:rPr>
            <w:lang w:val="sr-Cyrl-RS"/>
          </w:rPr>
          <w:instrText xml:space="preserve"> REF _Ref143194819 \h </w:instrText>
        </w:r>
      </w:ins>
      <w:r w:rsidR="00F364A2">
        <w:rPr>
          <w:lang w:val="sr-Cyrl-RS"/>
        </w:rPr>
      </w:r>
      <w:r w:rsidR="00F364A2">
        <w:rPr>
          <w:lang w:val="sr-Cyrl-RS"/>
        </w:rPr>
        <w:fldChar w:fldCharType="separate"/>
      </w:r>
      <w:proofErr w:type="spellStart"/>
      <w:ins w:id="751" w:author="SW 46/2019 - Petrović Milica" w:date="2023-08-17T20:00:00Z">
        <w:r w:rsidR="00F364A2">
          <w:t>Листинг</w:t>
        </w:r>
        <w:proofErr w:type="spellEnd"/>
        <w:r w:rsidR="00F364A2">
          <w:t xml:space="preserve"> </w:t>
        </w:r>
        <w:r w:rsidR="00F364A2">
          <w:rPr>
            <w:noProof/>
          </w:rPr>
          <w:t>3</w:t>
        </w:r>
        <w:r w:rsidR="00F364A2">
          <w:t>.</w:t>
        </w:r>
        <w:r w:rsidR="00F364A2">
          <w:rPr>
            <w:noProof/>
          </w:rPr>
          <w:t>3</w:t>
        </w:r>
        <w:r w:rsidR="00F364A2">
          <w:rPr>
            <w:lang w:val="sr-Cyrl-RS"/>
          </w:rPr>
          <w:fldChar w:fldCharType="end"/>
        </w:r>
      </w:ins>
      <w:ins w:id="752" w:author="SW 46/2019 - Petrović Milica" w:date="2023-08-17T19:59:00Z">
        <w:r w:rsidR="00F364A2">
          <w:rPr>
            <w:lang w:val="sr-Cyrl-RS"/>
          </w:rPr>
          <w:t xml:space="preserve"> </w:t>
        </w:r>
      </w:ins>
      <w:del w:id="753" w:author="SW 46/2019 - Petrović Milica" w:date="2023-08-17T19:59:00Z">
        <w:r w:rsidRPr="00D97B2C" w:rsidDel="00F364A2">
          <w:rPr>
            <w:lang w:val="sr-Cyrl-RS"/>
          </w:rPr>
          <w:fldChar w:fldCharType="begin"/>
        </w:r>
        <w:r w:rsidRPr="00D97B2C" w:rsidDel="00F364A2">
          <w:rPr>
            <w:lang w:val="sr-Cyrl-RS"/>
          </w:rPr>
          <w:delInstrText xml:space="preserve"> REF _Ref141147570 \h </w:delInstrText>
        </w:r>
        <w:r w:rsidRPr="00D97B2C" w:rsidDel="00F364A2">
          <w:rPr>
            <w:lang w:val="sr-Cyrl-RS"/>
          </w:rPr>
        </w:r>
        <w:r w:rsidRPr="00D97B2C" w:rsidDel="00F364A2">
          <w:rPr>
            <w:lang w:val="sr-Cyrl-RS"/>
          </w:rPr>
          <w:fldChar w:fldCharType="separate"/>
        </w:r>
        <w:r w:rsidRPr="00D97B2C" w:rsidDel="00F364A2">
          <w:rPr>
            <w:lang w:val="sr-Cyrl-RS"/>
          </w:rPr>
          <w:delText xml:space="preserve">Листинг </w:delText>
        </w:r>
        <w:r w:rsidRPr="00D97B2C" w:rsidDel="00F364A2">
          <w:rPr>
            <w:noProof/>
            <w:lang w:val="sr-Cyrl-RS"/>
          </w:rPr>
          <w:delText>3</w:delText>
        </w:r>
        <w:r w:rsidRPr="00D97B2C" w:rsidDel="00F364A2">
          <w:rPr>
            <w:lang w:val="sr-Cyrl-RS"/>
          </w:rPr>
          <w:fldChar w:fldCharType="end"/>
        </w:r>
        <w:r w:rsidRPr="00D97B2C" w:rsidDel="00F364A2">
          <w:rPr>
            <w:lang w:val="sr-Cyrl-RS"/>
          </w:rPr>
          <w:delText xml:space="preserve"> </w:delText>
        </w:r>
      </w:del>
      <w:r w:rsidRPr="00D97B2C">
        <w:rPr>
          <w:lang w:val="sr-Cyrl-RS"/>
        </w:rPr>
        <w:t xml:space="preserve">је приказана структура </w:t>
      </w:r>
      <w:proofErr w:type="spellStart"/>
      <w:r w:rsidRPr="00D97B2C">
        <w:rPr>
          <w:lang w:val="sr-Cyrl-RS"/>
        </w:rPr>
        <w:t>темплејта</w:t>
      </w:r>
      <w:proofErr w:type="spellEnd"/>
      <w:r w:rsidRPr="00D97B2C">
        <w:rPr>
          <w:lang w:val="sr-Cyrl-RS"/>
        </w:rPr>
        <w:t>.</w:t>
      </w:r>
      <w:r w:rsidR="00A61DC9" w:rsidRPr="00D97B2C">
        <w:rPr>
          <w:lang w:val="sr-Cyrl-RS"/>
        </w:rPr>
        <w:t xml:space="preserve"> </w:t>
      </w:r>
      <w:r w:rsidR="00DA3F78" w:rsidRPr="00D97B2C">
        <w:rPr>
          <w:lang w:val="sr-Cyrl-RS"/>
        </w:rPr>
        <w:t xml:space="preserve">Након заглавља </w:t>
      </w:r>
      <w:proofErr w:type="spellStart"/>
      <w:r w:rsidR="00DA3F78" w:rsidRPr="00D97B2C">
        <w:rPr>
          <w:lang w:val="sr-Cyrl-RS"/>
        </w:rPr>
        <w:t>темплејта</w:t>
      </w:r>
      <w:proofErr w:type="spellEnd"/>
      <w:r w:rsidR="00DA3F78" w:rsidRPr="00D97B2C">
        <w:rPr>
          <w:lang w:val="sr-Cyrl-RS"/>
        </w:rPr>
        <w:t xml:space="preserve"> наводе имена променљивих која се налазе и у подацима која ће се интегрисати у генерисана правила. </w:t>
      </w:r>
      <w:r w:rsidR="005A2C5D" w:rsidRPr="00D97B2C">
        <w:rPr>
          <w:lang w:val="sr-Cyrl-RS"/>
        </w:rPr>
        <w:t xml:space="preserve">Празан ред означава крај заглавља. </w:t>
      </w:r>
      <w:r w:rsidR="00357D26" w:rsidRPr="00D97B2C">
        <w:rPr>
          <w:lang w:val="sr-Cyrl-RS"/>
        </w:rPr>
        <w:t>Након</w:t>
      </w:r>
      <w:r w:rsidR="00DA3F78" w:rsidRPr="00D97B2C">
        <w:rPr>
          <w:lang w:val="sr-Cyrl-RS"/>
        </w:rPr>
        <w:t xml:space="preserve"> импорт</w:t>
      </w:r>
      <w:r w:rsidR="00627A0E" w:rsidRPr="00D97B2C">
        <w:rPr>
          <w:lang w:val="sr-Cyrl-RS"/>
        </w:rPr>
        <w:t xml:space="preserve"> секције</w:t>
      </w:r>
      <w:r w:rsidR="00DA3F78" w:rsidRPr="00D97B2C">
        <w:rPr>
          <w:lang w:val="sr-Cyrl-RS"/>
        </w:rPr>
        <w:t xml:space="preserve"> и декларациј</w:t>
      </w:r>
      <w:r w:rsidR="00357D26" w:rsidRPr="00D97B2C">
        <w:rPr>
          <w:lang w:val="sr-Cyrl-RS"/>
        </w:rPr>
        <w:t xml:space="preserve">а наводи се кључна реч </w:t>
      </w:r>
      <w:proofErr w:type="spellStart"/>
      <w:r w:rsidR="00357D26" w:rsidRPr="00D97B2C">
        <w:rPr>
          <w:i/>
          <w:lang w:val="sr-Cyrl-RS"/>
        </w:rPr>
        <w:t>template</w:t>
      </w:r>
      <w:proofErr w:type="spellEnd"/>
      <w:r w:rsidR="00357D26" w:rsidRPr="00D97B2C">
        <w:rPr>
          <w:lang w:val="sr-Cyrl-RS"/>
        </w:rPr>
        <w:t xml:space="preserve"> и јединствено име </w:t>
      </w:r>
      <w:proofErr w:type="spellStart"/>
      <w:r w:rsidR="00357D26" w:rsidRPr="00D97B2C">
        <w:rPr>
          <w:lang w:val="sr-Cyrl-RS"/>
        </w:rPr>
        <w:t>темплејта</w:t>
      </w:r>
      <w:proofErr w:type="spellEnd"/>
      <w:r w:rsidR="00357D26" w:rsidRPr="00D97B2C">
        <w:rPr>
          <w:lang w:val="sr-Cyrl-RS"/>
        </w:rPr>
        <w:t xml:space="preserve">. Унутар </w:t>
      </w:r>
      <w:proofErr w:type="spellStart"/>
      <w:r w:rsidR="00357D26" w:rsidRPr="00D97B2C">
        <w:rPr>
          <w:lang w:val="sr-Cyrl-RS"/>
        </w:rPr>
        <w:t>темплејта</w:t>
      </w:r>
      <w:proofErr w:type="spellEnd"/>
      <w:r w:rsidR="00357D26" w:rsidRPr="00D97B2C">
        <w:rPr>
          <w:lang w:val="sr-Cyrl-RS"/>
        </w:rPr>
        <w:t xml:space="preserve"> дефинише се правило које ће бити генерисано са различитим подацима. Јединственост назива правила постиже се бројачем који је додат на крају назива правила. </w:t>
      </w:r>
    </w:p>
    <w:p w14:paraId="3A586710" w14:textId="77777777" w:rsidR="00731981" w:rsidRPr="00D97B2C" w:rsidRDefault="00BE5D27" w:rsidP="00C777CF">
      <w:pPr>
        <w:pStyle w:val="osnovnitekst"/>
        <w:rPr>
          <w:lang w:val="sr-Cyrl-RS"/>
        </w:rPr>
      </w:pPr>
      <w:r w:rsidRPr="00D97B2C">
        <w:rPr>
          <w:noProof/>
          <w:lang w:val="sr-Cyrl-RS"/>
        </w:rPr>
        <w:lastRenderedPageBreak/>
        <mc:AlternateContent>
          <mc:Choice Requires="wps">
            <w:drawing>
              <wp:anchor distT="45720" distB="45720" distL="114300" distR="114300" simplePos="0" relativeHeight="251672576" behindDoc="0" locked="0" layoutInCell="1" allowOverlap="1" wp14:anchorId="62F9A893" wp14:editId="1EC4F3BC">
                <wp:simplePos x="0" y="0"/>
                <wp:positionH relativeFrom="margin">
                  <wp:posOffset>643890</wp:posOffset>
                </wp:positionH>
                <wp:positionV relativeFrom="paragraph">
                  <wp:posOffset>6235</wp:posOffset>
                </wp:positionV>
                <wp:extent cx="4578350" cy="2998470"/>
                <wp:effectExtent l="0" t="0" r="1270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0" cy="2998470"/>
                        </a:xfrm>
                        <a:prstGeom prst="rect">
                          <a:avLst/>
                        </a:prstGeom>
                        <a:solidFill>
                          <a:srgbClr val="FFFFFF"/>
                        </a:solidFill>
                        <a:ln w="9525">
                          <a:solidFill>
                            <a:srgbClr val="000000"/>
                          </a:solidFill>
                          <a:miter lim="800000"/>
                          <a:headEnd/>
                          <a:tailEnd/>
                        </a:ln>
                      </wps:spPr>
                      <wps:txbx>
                        <w:txbxContent>
                          <w:p w14:paraId="516EE2B5" w14:textId="77777777" w:rsidR="0003146D" w:rsidRPr="00B86CAB" w:rsidRDefault="0003146D"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nazivi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promenljivih</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package diagnostics; //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paketa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import </w:t>
                            </w:r>
                            <w:proofErr w:type="spellStart"/>
                            <w:r w:rsidRPr="00B86CAB">
                              <w:rPr>
                                <w:rFonts w:ascii="Courier New" w:eastAsia="Times New Roman" w:hAnsi="Courier New" w:cs="Courier New"/>
                                <w:color w:val="080808"/>
                                <w:szCs w:val="24"/>
                              </w:rPr>
                              <w:t>sekcija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definisanje</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tipova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funkcija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w:t>
                            </w:r>
                            <w:proofErr w:type="gramStart"/>
                            <w:r w:rsidRPr="00B86CAB">
                              <w:rPr>
                                <w:rFonts w:ascii="Courier New" w:eastAsia="Times New Roman" w:hAnsi="Courier New" w:cs="Courier New"/>
                                <w:color w:val="080808"/>
                                <w:szCs w:val="24"/>
                              </w:rPr>
                              <w:t>"  /</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početak</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14:paraId="25FC2C65" w14:textId="77777777" w:rsidR="0003146D" w:rsidRPr="00B86CAB" w:rsidRDefault="0003146D"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rule "</w:t>
                            </w:r>
                            <w:proofErr w:type="spellStart"/>
                            <w:r w:rsidRPr="00B86CAB">
                              <w:rPr>
                                <w:rFonts w:ascii="Courier New" w:eastAsia="Times New Roman" w:hAnsi="Courier New" w:cs="Courier New"/>
                                <w:color w:val="080808"/>
                                <w:szCs w:val="24"/>
                              </w:rPr>
                              <w:t>nazi_pravila</w:t>
                            </w:r>
                            <w:proofErr w:type="spellEnd"/>
                            <w:r w:rsidRPr="00B86CAB">
                              <w:rPr>
                                <w:rFonts w:ascii="Courier New" w:eastAsia="Times New Roman" w:hAnsi="Courier New" w:cs="Courier New"/>
                                <w:color w:val="080808"/>
                                <w:szCs w:val="24"/>
                              </w:rPr>
                              <w:t>_@{</w:t>
                            </w:r>
                            <w:proofErr w:type="spellStart"/>
                            <w:proofErr w:type="gramStart"/>
                            <w:r w:rsidRPr="00B86CAB">
                              <w:rPr>
                                <w:rFonts w:ascii="Courier New" w:eastAsia="Times New Roman" w:hAnsi="Courier New" w:cs="Courier New"/>
                                <w:color w:val="080808"/>
                                <w:szCs w:val="24"/>
                              </w:rPr>
                              <w:t>row.rowNumber</w:t>
                            </w:r>
                            <w:proofErr w:type="spellEnd"/>
                            <w:proofErr w:type="gram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14:paraId="563FF515" w14:textId="77777777" w:rsidR="0003146D" w:rsidRPr="00B43748" w:rsidRDefault="0003146D"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B86CAB">
                              <w:rPr>
                                <w:rFonts w:ascii="Courier New" w:eastAsia="Times New Roman" w:hAnsi="Courier New" w:cs="Courier New"/>
                                <w:color w:val="080808"/>
                                <w:szCs w:val="24"/>
                              </w:rPr>
                              <w:t>end</w:t>
                            </w:r>
                            <w:proofErr w:type="spellEnd"/>
                            <w:r w:rsidRPr="00B86CAB">
                              <w:rPr>
                                <w:rFonts w:ascii="Courier New" w:eastAsia="Times New Roman" w:hAnsi="Courier New" w:cs="Courier New"/>
                                <w:color w:val="080808"/>
                                <w:szCs w:val="24"/>
                              </w:rPr>
                              <w:t xml:space="preserve"> template</w:t>
                            </w:r>
                            <w:r w:rsidRPr="00B86CAB">
                              <w:rPr>
                                <w:rFonts w:ascii="Courier New" w:eastAsia="Times New Roman" w:hAnsi="Courier New" w:cs="Courier New"/>
                                <w:color w:val="080808"/>
                                <w:szCs w:val="24"/>
                                <w:lang w:val="sr-Cyrl-RS"/>
                              </w:rPr>
                              <w:t xml:space="preserve">    // </w:t>
                            </w:r>
                            <w:proofErr w:type="spellStart"/>
                            <w:r w:rsidRPr="00B86CAB">
                              <w:rPr>
                                <w:rFonts w:ascii="Courier New" w:eastAsia="Times New Roman" w:hAnsi="Courier New" w:cs="Courier New"/>
                                <w:color w:val="080808"/>
                                <w:szCs w:val="24"/>
                              </w:rPr>
                              <w:t>kraj</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14:paraId="6EAA1106"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A893" id="_x0000_s1048" type="#_x0000_t202" style="position:absolute;left:0;text-align:left;margin-left:50.7pt;margin-top:.5pt;width:360.5pt;height:236.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">
                <v:textbox>
                  <w:txbxContent>
                    <w:p w14:paraId="516EE2B5" w14:textId="77777777" w:rsidR="0003146D" w:rsidRPr="00B86CAB" w:rsidRDefault="0003146D"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t>template header</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nazivi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promenljivih</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package diagnostics; // </w:t>
                      </w:r>
                      <w:proofErr w:type="spellStart"/>
                      <w:r w:rsidRPr="00B86CAB">
                        <w:rPr>
                          <w:rFonts w:ascii="Courier New" w:eastAsia="Times New Roman" w:hAnsi="Courier New" w:cs="Courier New"/>
                          <w:color w:val="080808"/>
                          <w:szCs w:val="24"/>
                        </w:rPr>
                        <w:t>naziv</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paketa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import </w:t>
                      </w:r>
                      <w:proofErr w:type="spellStart"/>
                      <w:r w:rsidRPr="00B86CAB">
                        <w:rPr>
                          <w:rFonts w:ascii="Courier New" w:eastAsia="Times New Roman" w:hAnsi="Courier New" w:cs="Courier New"/>
                          <w:color w:val="080808"/>
                          <w:szCs w:val="24"/>
                        </w:rPr>
                        <w:t>sekcija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definisanje</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tipova</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i</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funkcija</w:t>
                      </w:r>
                      <w:proofErr w:type="spellEnd"/>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template "templ-1</w:t>
                      </w:r>
                      <w:proofErr w:type="gramStart"/>
                      <w:r w:rsidRPr="00B86CAB">
                        <w:rPr>
                          <w:rFonts w:ascii="Courier New" w:eastAsia="Times New Roman" w:hAnsi="Courier New" w:cs="Courier New"/>
                          <w:color w:val="080808"/>
                          <w:szCs w:val="24"/>
                        </w:rPr>
                        <w:t>"  /</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početak</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14:paraId="25FC2C65" w14:textId="77777777" w:rsidR="0003146D" w:rsidRPr="00B86CAB" w:rsidRDefault="0003146D" w:rsidP="007B27E2">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rule "</w:t>
                      </w:r>
                      <w:proofErr w:type="spellStart"/>
                      <w:r w:rsidRPr="00B86CAB">
                        <w:rPr>
                          <w:rFonts w:ascii="Courier New" w:eastAsia="Times New Roman" w:hAnsi="Courier New" w:cs="Courier New"/>
                          <w:color w:val="080808"/>
                          <w:szCs w:val="24"/>
                        </w:rPr>
                        <w:t>nazi_pravila</w:t>
                      </w:r>
                      <w:proofErr w:type="spellEnd"/>
                      <w:r w:rsidRPr="00B86CAB">
                        <w:rPr>
                          <w:rFonts w:ascii="Courier New" w:eastAsia="Times New Roman" w:hAnsi="Courier New" w:cs="Courier New"/>
                          <w:color w:val="080808"/>
                          <w:szCs w:val="24"/>
                        </w:rPr>
                        <w:t>_@{</w:t>
                      </w:r>
                      <w:proofErr w:type="spellStart"/>
                      <w:proofErr w:type="gramStart"/>
                      <w:r w:rsidRPr="00B86CAB">
                        <w:rPr>
                          <w:rFonts w:ascii="Courier New" w:eastAsia="Times New Roman" w:hAnsi="Courier New" w:cs="Courier New"/>
                          <w:color w:val="080808"/>
                          <w:szCs w:val="24"/>
                        </w:rPr>
                        <w:t>row.rowNumber</w:t>
                      </w:r>
                      <w:proofErr w:type="spellEnd"/>
                      <w:proofErr w:type="gram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when</w:t>
                      </w:r>
                      <w:r w:rsidRPr="00B86CAB">
                        <w:rPr>
                          <w:rFonts w:ascii="Courier New" w:eastAsia="Times New Roman" w:hAnsi="Courier New" w:cs="Courier New"/>
                          <w:color w:val="080808"/>
                          <w:szCs w:val="24"/>
                        </w:rPr>
                        <w:br/>
                        <w:t xml:space="preserve">    // LHS</w:t>
                      </w:r>
                      <w:r w:rsidRPr="00B86CAB">
                        <w:rPr>
                          <w:rFonts w:ascii="Courier New" w:eastAsia="Times New Roman" w:hAnsi="Courier New" w:cs="Courier New"/>
                          <w:color w:val="080808"/>
                          <w:szCs w:val="24"/>
                        </w:rPr>
                        <w:br/>
                        <w:t>then</w:t>
                      </w:r>
                    </w:p>
                    <w:p w14:paraId="563FF515" w14:textId="77777777" w:rsidR="0003146D" w:rsidRPr="00B43748" w:rsidRDefault="0003146D" w:rsidP="000477D0">
                      <w:pPr>
                        <w:shd w:val="clear" w:color="auto" w:fill="FFFFFF"/>
                        <w:spacing w:after="0" w:line="240" w:lineRule="auto"/>
                        <w:rPr>
                          <w:rFonts w:ascii="Courier New" w:eastAsia="Times New Roman" w:hAnsi="Courier New" w:cs="Courier New"/>
                          <w:color w:val="080808"/>
                          <w:sz w:val="24"/>
                          <w:szCs w:val="24"/>
                        </w:rPr>
                      </w:pPr>
                      <w:r w:rsidRPr="00B86CAB">
                        <w:rPr>
                          <w:rFonts w:ascii="Courier New" w:eastAsia="Times New Roman" w:hAnsi="Courier New" w:cs="Courier New"/>
                          <w:color w:val="080808"/>
                          <w:szCs w:val="24"/>
                        </w:rPr>
                        <w:t xml:space="preserve">    // RHS</w:t>
                      </w:r>
                      <w:r w:rsidRPr="00B86CAB">
                        <w:rPr>
                          <w:rFonts w:ascii="Courier New" w:eastAsia="Times New Roman" w:hAnsi="Courier New" w:cs="Courier New"/>
                          <w:color w:val="080808"/>
                          <w:szCs w:val="24"/>
                        </w:rPr>
                        <w:br/>
                        <w:t>end</w:t>
                      </w:r>
                      <w:r w:rsidRPr="007B27E2">
                        <w:rPr>
                          <w:rFonts w:ascii="Courier New" w:eastAsia="Times New Roman" w:hAnsi="Courier New" w:cs="Courier New"/>
                          <w:color w:val="080808"/>
                          <w:sz w:val="24"/>
                          <w:szCs w:val="24"/>
                        </w:rPr>
                        <w:br/>
                      </w:r>
                      <w:r w:rsidRPr="007B27E2">
                        <w:rPr>
                          <w:rFonts w:ascii="Courier New" w:eastAsia="Times New Roman" w:hAnsi="Courier New" w:cs="Courier New"/>
                          <w:color w:val="080808"/>
                          <w:sz w:val="24"/>
                          <w:szCs w:val="24"/>
                        </w:rPr>
                        <w:br/>
                      </w:r>
                      <w:proofErr w:type="spellStart"/>
                      <w:r w:rsidRPr="00B86CAB">
                        <w:rPr>
                          <w:rFonts w:ascii="Courier New" w:eastAsia="Times New Roman" w:hAnsi="Courier New" w:cs="Courier New"/>
                          <w:color w:val="080808"/>
                          <w:szCs w:val="24"/>
                        </w:rPr>
                        <w:t>end</w:t>
                      </w:r>
                      <w:proofErr w:type="spellEnd"/>
                      <w:r w:rsidRPr="00B86CAB">
                        <w:rPr>
                          <w:rFonts w:ascii="Courier New" w:eastAsia="Times New Roman" w:hAnsi="Courier New" w:cs="Courier New"/>
                          <w:color w:val="080808"/>
                          <w:szCs w:val="24"/>
                        </w:rPr>
                        <w:t xml:space="preserve"> template</w:t>
                      </w:r>
                      <w:r w:rsidRPr="00B86CAB">
                        <w:rPr>
                          <w:rFonts w:ascii="Courier New" w:eastAsia="Times New Roman" w:hAnsi="Courier New" w:cs="Courier New"/>
                          <w:color w:val="080808"/>
                          <w:szCs w:val="24"/>
                          <w:lang w:val="sr-Cyrl-RS"/>
                        </w:rPr>
                        <w:t xml:space="preserve">    // </w:t>
                      </w:r>
                      <w:proofErr w:type="spellStart"/>
                      <w:r w:rsidRPr="00B86CAB">
                        <w:rPr>
                          <w:rFonts w:ascii="Courier New" w:eastAsia="Times New Roman" w:hAnsi="Courier New" w:cs="Courier New"/>
                          <w:color w:val="080808"/>
                          <w:szCs w:val="24"/>
                        </w:rPr>
                        <w:t>kraj</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templejta</w:t>
                      </w:r>
                      <w:proofErr w:type="spellEnd"/>
                    </w:p>
                    <w:p w14:paraId="6EAA1106" w14:textId="77777777" w:rsidR="0003146D" w:rsidRDefault="0003146D"/>
                  </w:txbxContent>
                </v:textbox>
                <w10:wrap type="square" anchorx="margin"/>
              </v:shape>
            </w:pict>
          </mc:Fallback>
        </mc:AlternateContent>
      </w:r>
    </w:p>
    <w:p w14:paraId="6C76B537" w14:textId="77777777" w:rsidR="00731981" w:rsidRPr="00D97B2C" w:rsidRDefault="00731981" w:rsidP="00731981">
      <w:pPr>
        <w:rPr>
          <w:lang w:val="sr-Cyrl-RS"/>
        </w:rPr>
      </w:pPr>
    </w:p>
    <w:p w14:paraId="2112E81B" w14:textId="77777777" w:rsidR="00731981" w:rsidRPr="00D97B2C" w:rsidRDefault="00731981" w:rsidP="00731981">
      <w:pPr>
        <w:rPr>
          <w:lang w:val="sr-Cyrl-RS"/>
        </w:rPr>
      </w:pPr>
    </w:p>
    <w:p w14:paraId="6D5F27A7" w14:textId="77777777" w:rsidR="00731981" w:rsidRPr="00D97B2C" w:rsidRDefault="00731981" w:rsidP="00731981">
      <w:pPr>
        <w:rPr>
          <w:lang w:val="sr-Cyrl-RS"/>
        </w:rPr>
      </w:pPr>
    </w:p>
    <w:p w14:paraId="76811552" w14:textId="77777777" w:rsidR="00731981" w:rsidRPr="00D97B2C" w:rsidRDefault="00731981" w:rsidP="00731981">
      <w:pPr>
        <w:rPr>
          <w:lang w:val="sr-Cyrl-RS"/>
        </w:rPr>
      </w:pPr>
    </w:p>
    <w:p w14:paraId="511BDB1B" w14:textId="77777777" w:rsidR="00731981" w:rsidRPr="00D97B2C" w:rsidRDefault="00731981" w:rsidP="00731981">
      <w:pPr>
        <w:rPr>
          <w:lang w:val="sr-Cyrl-RS"/>
        </w:rPr>
      </w:pPr>
    </w:p>
    <w:p w14:paraId="34B17F70" w14:textId="77777777" w:rsidR="00731981" w:rsidRPr="00D97B2C" w:rsidRDefault="00731981" w:rsidP="00731981">
      <w:pPr>
        <w:rPr>
          <w:lang w:val="sr-Cyrl-RS"/>
        </w:rPr>
      </w:pPr>
    </w:p>
    <w:p w14:paraId="1872C35B" w14:textId="77777777" w:rsidR="00731981" w:rsidRPr="00D97B2C" w:rsidRDefault="00731981" w:rsidP="00731981">
      <w:pPr>
        <w:rPr>
          <w:lang w:val="sr-Cyrl-RS"/>
        </w:rPr>
      </w:pPr>
    </w:p>
    <w:p w14:paraId="05BD4178" w14:textId="77777777" w:rsidR="00731981" w:rsidRPr="00D97B2C" w:rsidRDefault="00731981" w:rsidP="00731981">
      <w:pPr>
        <w:rPr>
          <w:lang w:val="sr-Cyrl-RS"/>
        </w:rPr>
      </w:pPr>
    </w:p>
    <w:p w14:paraId="4885500A" w14:textId="77777777" w:rsidR="00731981" w:rsidRPr="00D97B2C" w:rsidRDefault="00731981" w:rsidP="00731981">
      <w:pPr>
        <w:rPr>
          <w:lang w:val="sr-Cyrl-RS"/>
        </w:rPr>
      </w:pPr>
    </w:p>
    <w:p w14:paraId="3D5C795B" w14:textId="5DE773D1" w:rsidR="00731981" w:rsidDel="00034DC0" w:rsidRDefault="00BE5D27" w:rsidP="00731981">
      <w:pPr>
        <w:rPr>
          <w:del w:id="754" w:author="SW 46/2019 - Petrović Milica" w:date="2023-08-17T20:52:00Z"/>
          <w:lang w:val="sr-Cyrl-RS"/>
        </w:rPr>
      </w:pPr>
      <w:r w:rsidRPr="00D97B2C">
        <w:rPr>
          <w:noProof/>
          <w:lang w:val="sr-Cyrl-RS"/>
        </w:rPr>
        <mc:AlternateContent>
          <mc:Choice Requires="wps">
            <w:drawing>
              <wp:anchor distT="0" distB="0" distL="114300" distR="114300" simplePos="0" relativeHeight="251706368" behindDoc="0" locked="0" layoutInCell="1" allowOverlap="1" wp14:anchorId="04C72F18" wp14:editId="68665D3F">
                <wp:simplePos x="0" y="0"/>
                <wp:positionH relativeFrom="margin">
                  <wp:posOffset>664441</wp:posOffset>
                </wp:positionH>
                <wp:positionV relativeFrom="paragraph">
                  <wp:posOffset>191077</wp:posOffset>
                </wp:positionV>
                <wp:extent cx="4558030" cy="25590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58030" cy="255905"/>
                        </a:xfrm>
                        <a:prstGeom prst="rect">
                          <a:avLst/>
                        </a:prstGeom>
                        <a:solidFill>
                          <a:prstClr val="white"/>
                        </a:solidFill>
                        <a:ln>
                          <a:noFill/>
                        </a:ln>
                      </wps:spPr>
                      <wps:txbx>
                        <w:txbxContent>
                          <w:p w14:paraId="1FF8ED02" w14:textId="51DB0492" w:rsidR="0003146D" w:rsidRPr="0005088C" w:rsidRDefault="0003146D">
                            <w:pPr>
                              <w:pStyle w:val="Caption"/>
                              <w:jc w:val="center"/>
                              <w:rPr>
                                <w:noProof/>
                                <w:lang w:val="sr-Cyrl-RS"/>
                              </w:rPr>
                              <w:pPrChange w:id="755" w:author="SW 46/2019 - Petrović Milica" w:date="2023-08-14T20:32:00Z">
                                <w:pPr>
                                  <w:pStyle w:val="Caption"/>
                                </w:pPr>
                              </w:pPrChange>
                            </w:pPr>
                            <w:bookmarkStart w:id="756" w:name="_Ref141147570"/>
                            <w:bookmarkStart w:id="757" w:name="_Ref143194819"/>
                            <w:proofErr w:type="spellStart"/>
                            <w:r>
                              <w:t>Листинг</w:t>
                            </w:r>
                            <w:proofErr w:type="spellEnd"/>
                            <w:r>
                              <w:t xml:space="preserve"> </w:t>
                            </w:r>
                            <w:ins w:id="758" w:author="SW 46/2019 - Petrović Milica" w:date="2023-08-17T21:14:00Z">
                              <w:r>
                                <w:fldChar w:fldCharType="begin"/>
                              </w:r>
                              <w:r>
                                <w:instrText xml:space="preserve"> STYLEREF 1 \s </w:instrText>
                              </w:r>
                            </w:ins>
                            <w:r>
                              <w:fldChar w:fldCharType="separate"/>
                            </w:r>
                            <w:r>
                              <w:rPr>
                                <w:noProof/>
                              </w:rPr>
                              <w:t>3</w:t>
                            </w:r>
                            <w:ins w:id="759" w:author="SW 46/2019 - Petrović Milica" w:date="2023-08-17T21:14:00Z">
                              <w:r>
                                <w:fldChar w:fldCharType="end"/>
                              </w:r>
                              <w:r>
                                <w:t>.</w:t>
                              </w:r>
                              <w:r>
                                <w:fldChar w:fldCharType="begin"/>
                              </w:r>
                              <w:r>
                                <w:instrText xml:space="preserve"> SEQ Листинг \* ARABIC \s 1 </w:instrText>
                              </w:r>
                            </w:ins>
                            <w:r>
                              <w:fldChar w:fldCharType="separate"/>
                            </w:r>
                            <w:ins w:id="760" w:author="SW 46/2019 - Petrović Milica" w:date="2023-08-17T21:14:00Z">
                              <w:r>
                                <w:rPr>
                                  <w:noProof/>
                                </w:rPr>
                                <w:t>3</w:t>
                              </w:r>
                              <w:r>
                                <w:fldChar w:fldCharType="end"/>
                              </w:r>
                            </w:ins>
                            <w:bookmarkEnd w:id="757"/>
                            <w:del w:id="761"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3</w:delText>
                              </w:r>
                              <w:r w:rsidDel="00994F03">
                                <w:rPr>
                                  <w:noProof/>
                                </w:rPr>
                                <w:fldChar w:fldCharType="end"/>
                              </w:r>
                            </w:del>
                            <w:bookmarkEnd w:id="756"/>
                            <w:r>
                              <w:rPr>
                                <w:lang w:val="sr-Cyrl-RS"/>
                              </w:rPr>
                              <w:t xml:space="preserve"> Структура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72F18" id="Text Box 35" o:spid="_x0000_s1049" type="#_x0000_t202" style="position:absolute;margin-left:52.3pt;margin-top:15.05pt;width:358.9pt;height:20.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" stroked="f">
                <v:textbox inset="0,0,0,0">
                  <w:txbxContent>
                    <w:p w14:paraId="1FF8ED02" w14:textId="51DB0492" w:rsidR="0003146D" w:rsidRPr="0005088C" w:rsidRDefault="0003146D">
                      <w:pPr>
                        <w:pStyle w:val="Caption"/>
                        <w:jc w:val="center"/>
                        <w:rPr>
                          <w:noProof/>
                          <w:lang w:val="sr-Cyrl-RS"/>
                        </w:rPr>
                        <w:pPrChange w:id="762" w:author="SW 46/2019 - Petrović Milica" w:date="2023-08-14T20:32:00Z">
                          <w:pPr>
                            <w:pStyle w:val="Caption"/>
                          </w:pPr>
                        </w:pPrChange>
                      </w:pPr>
                      <w:bookmarkStart w:id="763" w:name="_Ref141147570"/>
                      <w:bookmarkStart w:id="764" w:name="_Ref143194819"/>
                      <w:proofErr w:type="spellStart"/>
                      <w:r>
                        <w:t>Листинг</w:t>
                      </w:r>
                      <w:proofErr w:type="spellEnd"/>
                      <w:r>
                        <w:t xml:space="preserve"> </w:t>
                      </w:r>
                      <w:ins w:id="765" w:author="SW 46/2019 - Petrović Milica" w:date="2023-08-17T21:14:00Z">
                        <w:r>
                          <w:fldChar w:fldCharType="begin"/>
                        </w:r>
                        <w:r>
                          <w:instrText xml:space="preserve"> STYLEREF 1 \s </w:instrText>
                        </w:r>
                      </w:ins>
                      <w:r>
                        <w:fldChar w:fldCharType="separate"/>
                      </w:r>
                      <w:r>
                        <w:rPr>
                          <w:noProof/>
                        </w:rPr>
                        <w:t>3</w:t>
                      </w:r>
                      <w:ins w:id="766" w:author="SW 46/2019 - Petrović Milica" w:date="2023-08-17T21:14:00Z">
                        <w:r>
                          <w:fldChar w:fldCharType="end"/>
                        </w:r>
                        <w:r>
                          <w:t>.</w:t>
                        </w:r>
                        <w:r>
                          <w:fldChar w:fldCharType="begin"/>
                        </w:r>
                        <w:r>
                          <w:instrText xml:space="preserve"> SEQ Листинг \* ARABIC \s 1 </w:instrText>
                        </w:r>
                      </w:ins>
                      <w:r>
                        <w:fldChar w:fldCharType="separate"/>
                      </w:r>
                      <w:ins w:id="767" w:author="SW 46/2019 - Petrović Milica" w:date="2023-08-17T21:14:00Z">
                        <w:r>
                          <w:rPr>
                            <w:noProof/>
                          </w:rPr>
                          <w:t>3</w:t>
                        </w:r>
                        <w:r>
                          <w:fldChar w:fldCharType="end"/>
                        </w:r>
                      </w:ins>
                      <w:bookmarkEnd w:id="764"/>
                      <w:del w:id="768"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3</w:delText>
                        </w:r>
                        <w:r w:rsidDel="00994F03">
                          <w:rPr>
                            <w:noProof/>
                          </w:rPr>
                          <w:fldChar w:fldCharType="end"/>
                        </w:r>
                      </w:del>
                      <w:bookmarkEnd w:id="763"/>
                      <w:r>
                        <w:rPr>
                          <w:lang w:val="sr-Cyrl-RS"/>
                        </w:rPr>
                        <w:t xml:space="preserve"> Структура </w:t>
                      </w:r>
                      <w:proofErr w:type="spellStart"/>
                      <w:r>
                        <w:rPr>
                          <w:lang w:val="sr-Cyrl-RS"/>
                        </w:rPr>
                        <w:t>темплејта</w:t>
                      </w:r>
                      <w:proofErr w:type="spellEnd"/>
                    </w:p>
                  </w:txbxContent>
                </v:textbox>
                <w10:wrap type="square" anchorx="margin"/>
              </v:shape>
            </w:pict>
          </mc:Fallback>
        </mc:AlternateContent>
      </w:r>
    </w:p>
    <w:p w14:paraId="13530A72" w14:textId="73C47201" w:rsidR="00034DC0" w:rsidRDefault="00034DC0" w:rsidP="00731981">
      <w:pPr>
        <w:rPr>
          <w:ins w:id="769" w:author="SW 46/2019 - Petrović Milica" w:date="2023-08-17T20:52:00Z"/>
          <w:lang w:val="sr-Cyrl-RS"/>
        </w:rPr>
      </w:pPr>
    </w:p>
    <w:p w14:paraId="52569237" w14:textId="77777777" w:rsidR="00034DC0" w:rsidRPr="00D97B2C" w:rsidRDefault="00034DC0" w:rsidP="00731981">
      <w:pPr>
        <w:rPr>
          <w:ins w:id="770" w:author="SW 46/2019 - Petrović Milica" w:date="2023-08-17T20:52:00Z"/>
          <w:lang w:val="sr-Cyrl-RS"/>
        </w:rPr>
      </w:pPr>
    </w:p>
    <w:p w14:paraId="2973ACE0" w14:textId="0120A2A8" w:rsidR="002B7FDB" w:rsidRDefault="00F364A2" w:rsidP="00731981">
      <w:pPr>
        <w:rPr>
          <w:ins w:id="771" w:author="SW 46/2019 - Petrović Milica" w:date="2023-08-17T20:53:00Z"/>
          <w:lang w:val="sr-Cyrl-RS"/>
        </w:rPr>
      </w:pPr>
      <w:ins w:id="772" w:author="SW 46/2019 - Petrović Milica" w:date="2023-08-17T20:02:00Z">
        <w:r>
          <w:rPr>
            <w:lang w:val="sr-Cyrl-RS"/>
          </w:rPr>
          <w:br w:type="page"/>
        </w:r>
      </w:ins>
      <w:ins w:id="773" w:author="SW 46/2019 - Petrović Milica" w:date="2023-08-17T20:53:00Z">
        <w:r w:rsidR="002B7FDB">
          <w:rPr>
            <w:lang w:val="sr-Cyrl-RS"/>
          </w:rPr>
          <w:lastRenderedPageBreak/>
          <w:br w:type="page"/>
        </w:r>
      </w:ins>
    </w:p>
    <w:p w14:paraId="2C6B92AA" w14:textId="07BF7DA3" w:rsidR="00731981" w:rsidRPr="00D97B2C" w:rsidDel="00F364A2" w:rsidRDefault="00731981" w:rsidP="00731981">
      <w:pPr>
        <w:rPr>
          <w:del w:id="774" w:author="SW 46/2019 - Petrović Milica" w:date="2023-08-17T20:02:00Z"/>
          <w:lang w:val="sr-Cyrl-RS"/>
        </w:rPr>
      </w:pPr>
      <w:bookmarkStart w:id="775" w:name="_Toc143200081"/>
      <w:bookmarkEnd w:id="775"/>
    </w:p>
    <w:p w14:paraId="1DD862B3" w14:textId="77777777" w:rsidR="00731981" w:rsidRPr="00D97B2C" w:rsidRDefault="00731981" w:rsidP="00E8483A">
      <w:pPr>
        <w:pStyle w:val="Heading1"/>
        <w:numPr>
          <w:ilvl w:val="0"/>
          <w:numId w:val="12"/>
        </w:numPr>
        <w:rPr>
          <w:lang w:val="sr-Cyrl-RS"/>
        </w:rPr>
      </w:pPr>
      <w:bookmarkStart w:id="776" w:name="_Toc143200082"/>
      <w:r w:rsidRPr="00D97B2C">
        <w:rPr>
          <w:lang w:val="sr-Cyrl-RS"/>
        </w:rPr>
        <w:t>Спецификација</w:t>
      </w:r>
      <w:bookmarkEnd w:id="776"/>
    </w:p>
    <w:p w14:paraId="114F3DF4" w14:textId="77777777" w:rsidR="00632C02" w:rsidRPr="00D97B2C" w:rsidRDefault="00E07380" w:rsidP="002E3642">
      <w:pPr>
        <w:pStyle w:val="osnovnitekst"/>
        <w:rPr>
          <w:lang w:val="sr-Cyrl-RS"/>
        </w:rPr>
      </w:pPr>
      <w:r w:rsidRPr="00D97B2C">
        <w:rPr>
          <w:lang w:val="sr-Cyrl-RS"/>
        </w:rPr>
        <w:t>Систем за дијагностику менталног здравља пацијената</w:t>
      </w:r>
      <w:r w:rsidR="00A56823" w:rsidRPr="00D97B2C">
        <w:rPr>
          <w:lang w:val="sr-Cyrl-RS"/>
        </w:rPr>
        <w:t xml:space="preserve"> је веб апликација која је замишљена као помоћно средство у раду клијената и психолога</w:t>
      </w:r>
      <w:r w:rsidR="008208E3">
        <w:rPr>
          <w:lang w:val="sr-Cyrl-RS"/>
        </w:rPr>
        <w:t>, али и веб сајт који би био лако доступан корисницима који желе да се баве менталним здрављем</w:t>
      </w:r>
      <w:r w:rsidR="00A56823" w:rsidRPr="00D97B2C">
        <w:rPr>
          <w:lang w:val="sr-Cyrl-RS"/>
        </w:rPr>
        <w:t>.</w:t>
      </w:r>
      <w:r w:rsidR="00BE0733" w:rsidRPr="00D97B2C">
        <w:rPr>
          <w:lang w:val="sr-Cyrl-RS"/>
        </w:rPr>
        <w:t xml:space="preserve"> У овом поглав</w:t>
      </w:r>
      <w:r w:rsidR="00D10ECF" w:rsidRPr="00D97B2C">
        <w:rPr>
          <w:lang w:val="sr-Cyrl-RS"/>
        </w:rPr>
        <w:t>љ</w:t>
      </w:r>
      <w:r w:rsidR="00BE0733" w:rsidRPr="00D97B2C">
        <w:rPr>
          <w:lang w:val="sr-Cyrl-RS"/>
        </w:rPr>
        <w:t xml:space="preserve">у систем је представљен различитим </w:t>
      </w:r>
      <w:r w:rsidR="00BE0733" w:rsidRPr="00D97B2C">
        <w:rPr>
          <w:i/>
          <w:lang w:val="sr-Cyrl-RS"/>
        </w:rPr>
        <w:t>UML</w:t>
      </w:r>
      <w:r w:rsidR="00BE0733" w:rsidRPr="00D97B2C">
        <w:rPr>
          <w:lang w:val="sr-Cyrl-RS"/>
        </w:rPr>
        <w:t>(</w:t>
      </w:r>
      <w:proofErr w:type="spellStart"/>
      <w:r w:rsidR="001D16DA" w:rsidRPr="00D97B2C">
        <w:rPr>
          <w:rFonts w:ascii="Calibri" w:hAnsi="Calibri" w:cs="Calibri"/>
          <w:i/>
          <w:color w:val="000000"/>
          <w:lang w:val="sr-Cyrl-RS"/>
        </w:rPr>
        <w:t>Unified</w:t>
      </w:r>
      <w:proofErr w:type="spellEnd"/>
      <w:r w:rsidR="001D16DA" w:rsidRPr="00D97B2C">
        <w:rPr>
          <w:rFonts w:ascii="Calibri" w:hAnsi="Calibri" w:cs="Calibri"/>
          <w:i/>
          <w:color w:val="000000"/>
          <w:lang w:val="sr-Cyrl-RS"/>
        </w:rPr>
        <w:t xml:space="preserve"> </w:t>
      </w:r>
      <w:proofErr w:type="spellStart"/>
      <w:r w:rsidR="001D16DA" w:rsidRPr="00D97B2C">
        <w:rPr>
          <w:rFonts w:ascii="Calibri" w:hAnsi="Calibri" w:cs="Calibri"/>
          <w:i/>
          <w:color w:val="000000"/>
          <w:lang w:val="sr-Cyrl-RS"/>
        </w:rPr>
        <w:t>Modeling</w:t>
      </w:r>
      <w:proofErr w:type="spellEnd"/>
      <w:r w:rsidR="001D16DA" w:rsidRPr="00D97B2C">
        <w:rPr>
          <w:rFonts w:ascii="Calibri" w:hAnsi="Calibri" w:cs="Calibri"/>
          <w:i/>
          <w:color w:val="000000"/>
          <w:lang w:val="sr-Cyrl-RS"/>
        </w:rPr>
        <w:t xml:space="preserve"> </w:t>
      </w:r>
      <w:proofErr w:type="spellStart"/>
      <w:r w:rsidR="001D16DA" w:rsidRPr="00D97B2C">
        <w:rPr>
          <w:rFonts w:ascii="Calibri" w:hAnsi="Calibri" w:cs="Calibri"/>
          <w:i/>
          <w:color w:val="000000"/>
          <w:lang w:val="sr-Cyrl-RS"/>
        </w:rPr>
        <w:t>Language</w:t>
      </w:r>
      <w:proofErr w:type="spellEnd"/>
      <w:r w:rsidR="00BE0733" w:rsidRPr="00D97B2C">
        <w:rPr>
          <w:lang w:val="sr-Cyrl-RS"/>
        </w:rPr>
        <w:t>)</w:t>
      </w:r>
      <w:r w:rsidR="008A0332" w:rsidRPr="00D97B2C">
        <w:rPr>
          <w:lang w:val="sr-Cyrl-RS"/>
        </w:rPr>
        <w:t xml:space="preserve"> </w:t>
      </w:r>
      <w:r w:rsidR="008A0332" w:rsidRPr="00D97B2C">
        <w:rPr>
          <w:lang w:val="sr-Cyrl-RS"/>
        </w:rPr>
        <w:fldChar w:fldCharType="begin"/>
      </w:r>
      <w:r w:rsidR="008A0332" w:rsidRPr="00D97B2C">
        <w:rPr>
          <w:lang w:val="sr-Cyrl-RS"/>
        </w:rPr>
        <w:instrText xml:space="preserve"> REF _Ref141149306 \r \h </w:instrText>
      </w:r>
      <w:r w:rsidR="008A0332" w:rsidRPr="00D97B2C">
        <w:rPr>
          <w:lang w:val="sr-Cyrl-RS"/>
        </w:rPr>
      </w:r>
      <w:r w:rsidR="008A0332" w:rsidRPr="00D97B2C">
        <w:rPr>
          <w:lang w:val="sr-Cyrl-RS"/>
        </w:rPr>
        <w:fldChar w:fldCharType="separate"/>
      </w:r>
      <w:r w:rsidR="008A0332" w:rsidRPr="00D97B2C">
        <w:rPr>
          <w:lang w:val="sr-Cyrl-RS"/>
        </w:rPr>
        <w:t>[9]</w:t>
      </w:r>
      <w:r w:rsidR="008A0332" w:rsidRPr="00D97B2C">
        <w:rPr>
          <w:lang w:val="sr-Cyrl-RS"/>
        </w:rPr>
        <w:fldChar w:fldCharType="end"/>
      </w:r>
      <w:r w:rsidR="00BE0733" w:rsidRPr="00D97B2C">
        <w:rPr>
          <w:lang w:val="sr-Cyrl-RS"/>
        </w:rPr>
        <w:t xml:space="preserve"> дијаграмима.</w:t>
      </w:r>
    </w:p>
    <w:p w14:paraId="280873B6" w14:textId="77777777" w:rsidR="00FD339E" w:rsidRPr="00D97B2C" w:rsidRDefault="00FD339E" w:rsidP="00E8483A">
      <w:pPr>
        <w:pStyle w:val="Heading2"/>
        <w:numPr>
          <w:ilvl w:val="0"/>
          <w:numId w:val="13"/>
        </w:numPr>
        <w:rPr>
          <w:lang w:val="sr-Cyrl-RS"/>
        </w:rPr>
      </w:pPr>
      <w:bookmarkStart w:id="777" w:name="_Toc143200083"/>
      <w:r w:rsidRPr="00D97B2C">
        <w:rPr>
          <w:lang w:val="sr-Cyrl-RS"/>
        </w:rPr>
        <w:t>Дијаграм случајева коришћења</w:t>
      </w:r>
      <w:bookmarkEnd w:id="777"/>
    </w:p>
    <w:p w14:paraId="674BDE30" w14:textId="77777777" w:rsidR="002502A3" w:rsidRPr="00D97B2C" w:rsidRDefault="004C41DD" w:rsidP="002502A3">
      <w:pPr>
        <w:pStyle w:val="osnovnitekst"/>
        <w:rPr>
          <w:lang w:val="sr-Cyrl-RS"/>
        </w:rPr>
      </w:pPr>
      <w:r w:rsidRPr="00D97B2C">
        <w:rPr>
          <w:lang w:val="sr-Cyrl-RS"/>
        </w:rPr>
        <w:t>У комуникацији наручиоца соф</w:t>
      </w:r>
      <w:r w:rsidR="00F24BB0" w:rsidRPr="00D97B2C">
        <w:rPr>
          <w:lang w:val="sr-Cyrl-RS"/>
        </w:rPr>
        <w:t>твера и тима који развија софтвер важну улогу има презентација захтева. Техник</w:t>
      </w:r>
      <w:r w:rsidR="00B54420" w:rsidRPr="00D97B2C">
        <w:rPr>
          <w:lang w:val="sr-Cyrl-RS"/>
        </w:rPr>
        <w:t xml:space="preserve">у </w:t>
      </w:r>
      <w:r w:rsidR="00F24BB0" w:rsidRPr="00D97B2C">
        <w:rPr>
          <w:lang w:val="sr-Cyrl-RS"/>
        </w:rPr>
        <w:t>за прикупљање, анализу и бележење захтева базирану на</w:t>
      </w:r>
      <w:r w:rsidR="00172193" w:rsidRPr="00D97B2C">
        <w:rPr>
          <w:lang w:val="sr-Cyrl-RS"/>
        </w:rPr>
        <w:t xml:space="preserve"> случајев</w:t>
      </w:r>
      <w:r w:rsidR="00F24BB0" w:rsidRPr="00D97B2C">
        <w:rPr>
          <w:lang w:val="sr-Cyrl-RS"/>
        </w:rPr>
        <w:t>има</w:t>
      </w:r>
      <w:r w:rsidR="00172193" w:rsidRPr="00D97B2C">
        <w:rPr>
          <w:lang w:val="sr-Cyrl-RS"/>
        </w:rPr>
        <w:t xml:space="preserve"> коришћења</w:t>
      </w:r>
      <w:r w:rsidR="00F24BB0" w:rsidRPr="00D97B2C">
        <w:rPr>
          <w:lang w:val="sr-Cyrl-RS"/>
        </w:rPr>
        <w:t xml:space="preserve"> (</w:t>
      </w:r>
      <w:proofErr w:type="spellStart"/>
      <w:r w:rsidR="00F24BB0" w:rsidRPr="00D97B2C">
        <w:rPr>
          <w:i/>
          <w:lang w:val="sr-Cyrl-RS"/>
        </w:rPr>
        <w:t>use</w:t>
      </w:r>
      <w:proofErr w:type="spellEnd"/>
      <w:r w:rsidR="00F24BB0" w:rsidRPr="00D97B2C">
        <w:rPr>
          <w:i/>
          <w:lang w:val="sr-Cyrl-RS"/>
        </w:rPr>
        <w:t xml:space="preserve"> </w:t>
      </w:r>
      <w:proofErr w:type="spellStart"/>
      <w:r w:rsidR="00F24BB0" w:rsidRPr="00D97B2C">
        <w:rPr>
          <w:i/>
          <w:lang w:val="sr-Cyrl-RS"/>
        </w:rPr>
        <w:t>case</w:t>
      </w:r>
      <w:proofErr w:type="spellEnd"/>
      <w:r w:rsidR="00F24BB0" w:rsidRPr="00D97B2C">
        <w:rPr>
          <w:lang w:val="sr-Cyrl-RS"/>
        </w:rPr>
        <w:t>)</w:t>
      </w:r>
      <w:r w:rsidR="00CF4DB5" w:rsidRPr="00D97B2C">
        <w:rPr>
          <w:lang w:val="sr-Cyrl-RS"/>
        </w:rPr>
        <w:t xml:space="preserve"> </w:t>
      </w:r>
      <w:r w:rsidR="00B54420" w:rsidRPr="00D97B2C">
        <w:rPr>
          <w:lang w:val="sr-Cyrl-RS"/>
        </w:rPr>
        <w:t>осмислио је и Иван Јакобсон 1994. године</w:t>
      </w:r>
      <w:r w:rsidR="00CF4DB5" w:rsidRPr="00D97B2C">
        <w:rPr>
          <w:lang w:val="sr-Cyrl-RS"/>
        </w:rPr>
        <w:t xml:space="preserve"> </w:t>
      </w:r>
      <w:r w:rsidR="00B54420" w:rsidRPr="00D97B2C">
        <w:rPr>
          <w:lang w:val="sr-Cyrl-RS"/>
        </w:rPr>
        <w:fldChar w:fldCharType="begin"/>
      </w:r>
      <w:r w:rsidR="00B54420" w:rsidRPr="00D97B2C">
        <w:rPr>
          <w:lang w:val="sr-Cyrl-RS"/>
        </w:rPr>
        <w:instrText xml:space="preserve"> REF _Ref141201108 \r \h </w:instrText>
      </w:r>
      <w:r w:rsidR="00B54420" w:rsidRPr="00D97B2C">
        <w:rPr>
          <w:lang w:val="sr-Cyrl-RS"/>
        </w:rPr>
      </w:r>
      <w:r w:rsidR="00B54420" w:rsidRPr="00D97B2C">
        <w:rPr>
          <w:lang w:val="sr-Cyrl-RS"/>
        </w:rPr>
        <w:fldChar w:fldCharType="separate"/>
      </w:r>
      <w:r w:rsidR="00B54420" w:rsidRPr="00D97B2C">
        <w:rPr>
          <w:lang w:val="sr-Cyrl-RS"/>
        </w:rPr>
        <w:t>[10]</w:t>
      </w:r>
      <w:r w:rsidR="00B54420" w:rsidRPr="00D97B2C">
        <w:rPr>
          <w:lang w:val="sr-Cyrl-RS"/>
        </w:rPr>
        <w:fldChar w:fldCharType="end"/>
      </w:r>
      <w:r w:rsidR="00F24BB0" w:rsidRPr="00D97B2C">
        <w:rPr>
          <w:lang w:val="sr-Cyrl-RS"/>
        </w:rPr>
        <w:t>.</w:t>
      </w:r>
      <w:r w:rsidR="00B7613C" w:rsidRPr="00D97B2C">
        <w:rPr>
          <w:lang w:val="sr-Cyrl-RS"/>
        </w:rPr>
        <w:t xml:space="preserve"> Дијаграм</w:t>
      </w:r>
      <w:r w:rsidR="00335F7A" w:rsidRPr="00D97B2C">
        <w:rPr>
          <w:lang w:val="sr-Cyrl-RS"/>
        </w:rPr>
        <w:t>и</w:t>
      </w:r>
      <w:r w:rsidR="00B7613C" w:rsidRPr="00D97B2C">
        <w:rPr>
          <w:lang w:val="sr-Cyrl-RS"/>
        </w:rPr>
        <w:t xml:space="preserve"> случајева коришћења</w:t>
      </w:r>
      <w:r w:rsidR="00794C5B" w:rsidRPr="00D97B2C">
        <w:rPr>
          <w:lang w:val="sr-Cyrl-RS"/>
        </w:rPr>
        <w:t xml:space="preserve"> се корист</w:t>
      </w:r>
      <w:r w:rsidR="00335F7A" w:rsidRPr="00D97B2C">
        <w:rPr>
          <w:lang w:val="sr-Cyrl-RS"/>
        </w:rPr>
        <w:t>е</w:t>
      </w:r>
      <w:r w:rsidR="00794C5B" w:rsidRPr="00D97B2C">
        <w:rPr>
          <w:lang w:val="sr-Cyrl-RS"/>
        </w:rPr>
        <w:t xml:space="preserve"> за описивање скупа радњи</w:t>
      </w:r>
      <w:r w:rsidR="00335F7A" w:rsidRPr="00D97B2C">
        <w:rPr>
          <w:lang w:val="sr-Cyrl-RS"/>
        </w:rPr>
        <w:t xml:space="preserve"> (случајева коришћења)</w:t>
      </w:r>
      <w:r w:rsidR="00794C5B" w:rsidRPr="00D97B2C">
        <w:rPr>
          <w:lang w:val="sr-Cyrl-RS"/>
        </w:rPr>
        <w:t xml:space="preserve"> које софтвер </w:t>
      </w:r>
      <w:del w:id="778" w:author="SW 46/2019 - Petrović Milica" w:date="2023-08-17T20:03:00Z">
        <w:r w:rsidR="00794C5B" w:rsidRPr="00D97B2C" w:rsidDel="00F565C7">
          <w:rPr>
            <w:lang w:val="sr-Cyrl-RS"/>
          </w:rPr>
          <w:delText xml:space="preserve"> </w:delText>
        </w:r>
      </w:del>
      <w:r w:rsidR="00794C5B" w:rsidRPr="00D97B2C">
        <w:rPr>
          <w:lang w:val="sr-Cyrl-RS"/>
        </w:rPr>
        <w:t>треба да изврши у сарадњи са једним или више учесника.</w:t>
      </w:r>
    </w:p>
    <w:p w14:paraId="6497C5CE" w14:textId="77777777" w:rsidR="00BA2E69" w:rsidRPr="00D97B2C" w:rsidRDefault="006F0E8E" w:rsidP="002502A3">
      <w:pPr>
        <w:pStyle w:val="osnovnitekst"/>
        <w:rPr>
          <w:lang w:val="sr-Cyrl-RS"/>
        </w:rPr>
      </w:pPr>
      <w:r w:rsidRPr="00D97B2C">
        <w:rPr>
          <w:lang w:val="sr-Cyrl-RS"/>
        </w:rPr>
        <w:t>Случај коришћења представља функционалност или сервис кој</w:t>
      </w:r>
      <w:r w:rsidR="0055385A" w:rsidRPr="00D97B2C">
        <w:rPr>
          <w:lang w:val="sr-Cyrl-RS"/>
        </w:rPr>
        <w:t>а се пружа</w:t>
      </w:r>
      <w:r w:rsidRPr="00D97B2C">
        <w:rPr>
          <w:lang w:val="sr-Cyrl-RS"/>
        </w:rPr>
        <w:t xml:space="preserve"> учесник</w:t>
      </w:r>
      <w:r w:rsidR="00BA2E69" w:rsidRPr="00D97B2C">
        <w:rPr>
          <w:lang w:val="sr-Cyrl-RS"/>
        </w:rPr>
        <w:t>у система.</w:t>
      </w:r>
      <w:r w:rsidR="00B7613C" w:rsidRPr="00D97B2C">
        <w:rPr>
          <w:lang w:val="sr-Cyrl-RS"/>
        </w:rPr>
        <w:t xml:space="preserve"> Сваки случај коришћења треба да пружи видљив</w:t>
      </w:r>
      <w:r w:rsidR="00834F12" w:rsidRPr="00D97B2C">
        <w:rPr>
          <w:lang w:val="sr-Cyrl-RS"/>
        </w:rPr>
        <w:t xml:space="preserve"> и вредан</w:t>
      </w:r>
      <w:r w:rsidR="00B7613C" w:rsidRPr="00D97B2C">
        <w:rPr>
          <w:lang w:val="sr-Cyrl-RS"/>
        </w:rPr>
        <w:t xml:space="preserve"> резултат учесницима</w:t>
      </w:r>
      <w:r w:rsidR="00B54420" w:rsidRPr="00D97B2C">
        <w:rPr>
          <w:lang w:val="sr-Cyrl-RS"/>
        </w:rPr>
        <w:t xml:space="preserve"> </w:t>
      </w:r>
      <w:r w:rsidR="00B54420" w:rsidRPr="00D97B2C">
        <w:rPr>
          <w:lang w:val="sr-Cyrl-RS"/>
        </w:rPr>
        <w:fldChar w:fldCharType="begin"/>
      </w:r>
      <w:r w:rsidR="00B54420" w:rsidRPr="00D97B2C">
        <w:rPr>
          <w:lang w:val="sr-Cyrl-RS"/>
        </w:rPr>
        <w:instrText xml:space="preserve"> REF _Ref141201108 \r \h </w:instrText>
      </w:r>
      <w:r w:rsidR="00B54420" w:rsidRPr="00D97B2C">
        <w:rPr>
          <w:lang w:val="sr-Cyrl-RS"/>
        </w:rPr>
      </w:r>
      <w:r w:rsidR="00B54420" w:rsidRPr="00D97B2C">
        <w:rPr>
          <w:lang w:val="sr-Cyrl-RS"/>
        </w:rPr>
        <w:fldChar w:fldCharType="separate"/>
      </w:r>
      <w:r w:rsidR="00B54420" w:rsidRPr="00D97B2C">
        <w:rPr>
          <w:lang w:val="sr-Cyrl-RS"/>
        </w:rPr>
        <w:t>[10]</w:t>
      </w:r>
      <w:r w:rsidR="00B54420" w:rsidRPr="00D97B2C">
        <w:rPr>
          <w:lang w:val="sr-Cyrl-RS"/>
        </w:rPr>
        <w:fldChar w:fldCharType="end"/>
      </w:r>
      <w:r w:rsidR="00B7613C" w:rsidRPr="00D97B2C">
        <w:rPr>
          <w:lang w:val="sr-Cyrl-RS"/>
        </w:rPr>
        <w:t>.</w:t>
      </w:r>
    </w:p>
    <w:p w14:paraId="2D8C5F08" w14:textId="3F21C8A3" w:rsidR="006F0E8E" w:rsidRPr="00D97B2C" w:rsidRDefault="006F0E8E" w:rsidP="002502A3">
      <w:pPr>
        <w:pStyle w:val="osnovnitekst"/>
        <w:rPr>
          <w:lang w:val="sr-Cyrl-RS"/>
        </w:rPr>
      </w:pPr>
      <w:r w:rsidRPr="00D97B2C">
        <w:rPr>
          <w:lang w:val="sr-Cyrl-RS"/>
        </w:rPr>
        <w:t>Учесник (</w:t>
      </w:r>
      <w:proofErr w:type="spellStart"/>
      <w:r w:rsidRPr="0023153A">
        <w:rPr>
          <w:i/>
          <w:lang w:val="sr-Cyrl-RS"/>
        </w:rPr>
        <w:t>actor</w:t>
      </w:r>
      <w:proofErr w:type="spellEnd"/>
      <w:r w:rsidRPr="00D97B2C">
        <w:rPr>
          <w:lang w:val="sr-Cyrl-RS"/>
        </w:rPr>
        <w:t>) представља улогу у систему. Улоге се додељују корисницима система и једном кориснику се може доделити више улога.</w:t>
      </w:r>
      <w:r w:rsidR="00E77B06" w:rsidRPr="00D97B2C">
        <w:rPr>
          <w:lang w:val="sr-Cyrl-RS"/>
        </w:rPr>
        <w:t xml:space="preserve"> </w:t>
      </w:r>
      <w:r w:rsidR="00703E6D" w:rsidRPr="00D97B2C">
        <w:rPr>
          <w:lang w:val="sr-Cyrl-RS"/>
        </w:rPr>
        <w:t>На</w:t>
      </w:r>
      <w:r w:rsidR="0023153A">
        <w:t xml:space="preserve"> </w:t>
      </w:r>
      <w:ins w:id="779" w:author="SW 46/2019 - Petrović Milica" w:date="2023-08-17T20:04:00Z">
        <w:r w:rsidR="00E919AB">
          <w:fldChar w:fldCharType="begin"/>
        </w:r>
        <w:r w:rsidR="00E919AB">
          <w:instrText xml:space="preserve"> REF _Ref143195075 \h </w:instrText>
        </w:r>
      </w:ins>
      <w:r w:rsidR="00E919AB">
        <w:fldChar w:fldCharType="separate"/>
      </w:r>
      <w:proofErr w:type="spellStart"/>
      <w:ins w:id="780" w:author="SW 46/2019 - Petrović Milica" w:date="2023-08-17T20:04:00Z">
        <w:r w:rsidR="00E919AB">
          <w:t>Слика</w:t>
        </w:r>
        <w:proofErr w:type="spellEnd"/>
        <w:r w:rsidR="00E919AB">
          <w:t xml:space="preserve"> </w:t>
        </w:r>
        <w:r w:rsidR="00E919AB">
          <w:rPr>
            <w:noProof/>
          </w:rPr>
          <w:t>4</w:t>
        </w:r>
        <w:r w:rsidR="00E919AB">
          <w:t>.</w:t>
        </w:r>
        <w:r w:rsidR="00E919AB">
          <w:rPr>
            <w:noProof/>
          </w:rPr>
          <w:t>1</w:t>
        </w:r>
        <w:r w:rsidR="00E919AB">
          <w:fldChar w:fldCharType="end"/>
        </w:r>
        <w:r w:rsidR="00E919AB">
          <w:rPr>
            <w:lang w:val="sr-Cyrl-RS"/>
          </w:rPr>
          <w:t xml:space="preserve"> </w:t>
        </w:r>
      </w:ins>
      <w:del w:id="781" w:author="SW 46/2019 - Petrović Milica" w:date="2023-08-17T20:03:00Z">
        <w:r w:rsidR="0023153A" w:rsidDel="00E919AB">
          <w:fldChar w:fldCharType="begin"/>
        </w:r>
        <w:r w:rsidR="0023153A" w:rsidDel="00E919AB">
          <w:delInstrText xml:space="preserve"> REF _Ref142324463 \h </w:delInstrText>
        </w:r>
        <w:r w:rsidR="0023153A" w:rsidDel="00E919AB">
          <w:fldChar w:fldCharType="separate"/>
        </w:r>
        <w:r w:rsidR="0023153A" w:rsidDel="00E919AB">
          <w:delText xml:space="preserve">Слика </w:delText>
        </w:r>
        <w:r w:rsidR="0023153A" w:rsidDel="00E919AB">
          <w:rPr>
            <w:noProof/>
          </w:rPr>
          <w:delText>12</w:delText>
        </w:r>
        <w:r w:rsidR="0023153A" w:rsidDel="00E919AB">
          <w:fldChar w:fldCharType="end"/>
        </w:r>
        <w:r w:rsidR="0023153A" w:rsidDel="00E919AB">
          <w:delText xml:space="preserve"> </w:delText>
        </w:r>
      </w:del>
      <w:r w:rsidR="00703E6D" w:rsidRPr="00D97B2C">
        <w:rPr>
          <w:lang w:val="sr-Cyrl-RS"/>
        </w:rPr>
        <w:t>приказан је д</w:t>
      </w:r>
      <w:r w:rsidR="00E77B06" w:rsidRPr="00D97B2C">
        <w:rPr>
          <w:lang w:val="sr-Cyrl-RS"/>
        </w:rPr>
        <w:t>ијаграм случајева коришћења</w:t>
      </w:r>
      <w:r w:rsidR="00074B6D" w:rsidRPr="00D97B2C">
        <w:rPr>
          <w:lang w:val="sr-Cyrl-RS"/>
        </w:rPr>
        <w:t xml:space="preserve"> за систем описан у раду</w:t>
      </w:r>
      <w:r w:rsidRPr="00D97B2C">
        <w:rPr>
          <w:lang w:val="sr-Cyrl-RS"/>
        </w:rPr>
        <w:t xml:space="preserve"> </w:t>
      </w:r>
      <w:r w:rsidR="00074B6D" w:rsidRPr="00D97B2C">
        <w:rPr>
          <w:lang w:val="sr-Cyrl-RS"/>
        </w:rPr>
        <w:t>.</w:t>
      </w:r>
    </w:p>
    <w:p w14:paraId="7D267EA9" w14:textId="386633E0" w:rsidR="000C6629" w:rsidRPr="00D97B2C" w:rsidRDefault="000C6629" w:rsidP="002502A3">
      <w:pPr>
        <w:pStyle w:val="osnovnitekst"/>
        <w:rPr>
          <w:lang w:val="sr-Cyrl-RS"/>
        </w:rPr>
      </w:pPr>
      <w:r w:rsidRPr="00D97B2C">
        <w:rPr>
          <w:lang w:val="sr-Cyrl-RS"/>
        </w:rPr>
        <w:t xml:space="preserve">Апликација подржава два типа корисника </w:t>
      </w:r>
      <w:ins w:id="782" w:author="SW 46/2019 - Petrović Milica" w:date="2023-08-17T20:08:00Z">
        <w:r w:rsidR="00E919AB">
          <w:rPr>
            <w:lang w:val="sr-Cyrl-RS"/>
          </w:rPr>
          <w:t>к</w:t>
        </w:r>
      </w:ins>
      <w:del w:id="783" w:author="SW 46/2019 - Petrović Milica" w:date="2023-08-17T20:08:00Z">
        <w:r w:rsidRPr="00D97B2C" w:rsidDel="00E919AB">
          <w:rPr>
            <w:lang w:val="sr-Cyrl-RS"/>
          </w:rPr>
          <w:delText>К</w:delText>
        </w:r>
      </w:del>
      <w:r w:rsidRPr="00D97B2C">
        <w:rPr>
          <w:lang w:val="sr-Cyrl-RS"/>
        </w:rPr>
        <w:t xml:space="preserve">лијента и </w:t>
      </w:r>
      <w:ins w:id="784" w:author="SW 46/2019 - Petrović Milica" w:date="2023-08-17T20:08:00Z">
        <w:r w:rsidR="00E919AB">
          <w:rPr>
            <w:lang w:val="sr-Cyrl-RS"/>
          </w:rPr>
          <w:t>п</w:t>
        </w:r>
      </w:ins>
      <w:del w:id="785" w:author="SW 46/2019 - Petrović Milica" w:date="2023-08-17T20:08:00Z">
        <w:r w:rsidRPr="00D97B2C" w:rsidDel="00E919AB">
          <w:rPr>
            <w:lang w:val="sr-Cyrl-RS"/>
          </w:rPr>
          <w:delText>П</w:delText>
        </w:r>
      </w:del>
      <w:r w:rsidRPr="00D97B2C">
        <w:rPr>
          <w:lang w:val="sr-Cyrl-RS"/>
        </w:rPr>
        <w:t>сихолога.</w:t>
      </w:r>
    </w:p>
    <w:p w14:paraId="48D6018B" w14:textId="77777777" w:rsidR="002E03BF" w:rsidRPr="00D97B2C" w:rsidRDefault="000C6629" w:rsidP="002502A3">
      <w:pPr>
        <w:pStyle w:val="osnovnitekst"/>
        <w:rPr>
          <w:lang w:val="sr-Cyrl-RS"/>
        </w:rPr>
      </w:pPr>
      <w:r w:rsidRPr="00D97B2C">
        <w:rPr>
          <w:lang w:val="sr-Cyrl-RS"/>
        </w:rPr>
        <w:t>Клијент је корисник који се може регистровати на систе</w:t>
      </w:r>
      <w:r w:rsidR="004F460B" w:rsidRPr="00D97B2C">
        <w:rPr>
          <w:lang w:val="sr-Cyrl-RS"/>
        </w:rPr>
        <w:t>м</w:t>
      </w:r>
      <w:r w:rsidR="00B516B3" w:rsidRPr="00D97B2C">
        <w:rPr>
          <w:lang w:val="sr-Cyrl-RS"/>
        </w:rPr>
        <w:t xml:space="preserve"> </w:t>
      </w:r>
      <w:r w:rsidR="00703E6D" w:rsidRPr="00D97B2C">
        <w:rPr>
          <w:lang w:val="sr-Cyrl-RS"/>
        </w:rPr>
        <w:t xml:space="preserve">и </w:t>
      </w:r>
      <w:r w:rsidR="00B516B3" w:rsidRPr="00D97B2C">
        <w:rPr>
          <w:lang w:val="sr-Cyrl-RS"/>
        </w:rPr>
        <w:t>након</w:t>
      </w:r>
      <w:r w:rsidR="00703E6D" w:rsidRPr="00D97B2C">
        <w:rPr>
          <w:lang w:val="sr-Cyrl-RS"/>
        </w:rPr>
        <w:t xml:space="preserve"> регистрације</w:t>
      </w:r>
      <w:r w:rsidR="00B516B3" w:rsidRPr="00D97B2C">
        <w:rPr>
          <w:lang w:val="sr-Cyrl-RS"/>
        </w:rPr>
        <w:t xml:space="preserve"> може да се пријави</w:t>
      </w:r>
      <w:r w:rsidR="004F460B" w:rsidRPr="00D97B2C">
        <w:rPr>
          <w:lang w:val="sr-Cyrl-RS"/>
        </w:rPr>
        <w:t>.</w:t>
      </w:r>
      <w:r w:rsidR="00B516B3" w:rsidRPr="00D97B2C">
        <w:rPr>
          <w:lang w:val="sr-Cyrl-RS"/>
        </w:rPr>
        <w:t xml:space="preserve"> </w:t>
      </w:r>
      <w:r w:rsidR="00BD59D5" w:rsidRPr="00D97B2C">
        <w:rPr>
          <w:lang w:val="sr-Cyrl-RS"/>
        </w:rPr>
        <w:t xml:space="preserve">Клијент има могућност да попуни упитник за дијагностиковање, додаје и </w:t>
      </w:r>
      <w:proofErr w:type="spellStart"/>
      <w:r w:rsidR="00BD59D5" w:rsidRPr="00D97B2C">
        <w:rPr>
          <w:lang w:val="sr-Cyrl-RS"/>
        </w:rPr>
        <w:t>уклањ</w:t>
      </w:r>
      <w:r w:rsidR="00CA7BFF" w:rsidRPr="00D97B2C">
        <w:rPr>
          <w:lang w:val="sr-Cyrl-RS"/>
        </w:rPr>
        <w:t>a</w:t>
      </w:r>
      <w:proofErr w:type="spellEnd"/>
      <w:r w:rsidR="00BD59D5" w:rsidRPr="00D97B2C">
        <w:rPr>
          <w:lang w:val="sr-Cyrl-RS"/>
        </w:rPr>
        <w:t xml:space="preserve"> психологе којима дозвољава приступ својим одговорима</w:t>
      </w:r>
      <w:r w:rsidR="003A745F" w:rsidRPr="00D97B2C">
        <w:rPr>
          <w:lang w:val="sr-Cyrl-RS"/>
        </w:rPr>
        <w:t xml:space="preserve">. Такође, има преглед својих </w:t>
      </w:r>
      <w:proofErr w:type="spellStart"/>
      <w:r w:rsidR="003A745F" w:rsidRPr="00D97B2C">
        <w:rPr>
          <w:lang w:val="sr-Cyrl-RS"/>
        </w:rPr>
        <w:t>дијагностикованих</w:t>
      </w:r>
      <w:proofErr w:type="spellEnd"/>
      <w:r w:rsidR="003A745F" w:rsidRPr="00D97B2C">
        <w:rPr>
          <w:lang w:val="sr-Cyrl-RS"/>
        </w:rPr>
        <w:t xml:space="preserve"> стањ</w:t>
      </w:r>
      <w:r w:rsidR="00724EEF" w:rsidRPr="00D97B2C">
        <w:rPr>
          <w:lang w:val="sr-Cyrl-RS"/>
        </w:rPr>
        <w:t>а и одговора на питања.</w:t>
      </w:r>
      <w:r w:rsidR="004475E5" w:rsidRPr="00D97B2C">
        <w:rPr>
          <w:lang w:val="sr-Cyrl-RS"/>
        </w:rPr>
        <w:t xml:space="preserve"> Клијент може да за одабрано ментално стање добије листу свих стања која су</w:t>
      </w:r>
      <w:r w:rsidR="009B336A" w:rsidRPr="00D97B2C">
        <w:rPr>
          <w:lang w:val="sr-Cyrl-RS"/>
        </w:rPr>
        <w:t xml:space="preserve"> </w:t>
      </w:r>
      <w:r w:rsidR="004475E5" w:rsidRPr="00D97B2C">
        <w:rPr>
          <w:lang w:val="sr-Cyrl-RS"/>
        </w:rPr>
        <w:t>симптоми одабраном стању.</w:t>
      </w:r>
      <w:r w:rsidR="009B336A" w:rsidRPr="00D97B2C">
        <w:rPr>
          <w:lang w:val="sr-Cyrl-RS"/>
        </w:rPr>
        <w:t xml:space="preserve"> </w:t>
      </w:r>
    </w:p>
    <w:p w14:paraId="55061DEB" w14:textId="77777777" w:rsidR="00F925F7" w:rsidRPr="00D97B2C" w:rsidRDefault="00F925F7" w:rsidP="002502A3">
      <w:pPr>
        <w:pStyle w:val="osnovnitekst"/>
        <w:rPr>
          <w:lang w:val="sr-Cyrl-RS"/>
        </w:rPr>
      </w:pPr>
      <w:r w:rsidRPr="00D97B2C">
        <w:rPr>
          <w:lang w:val="sr-Cyrl-RS"/>
        </w:rPr>
        <w:t>Психолог има могућност да се пријави</w:t>
      </w:r>
      <w:r w:rsidR="007C4D76" w:rsidRPr="00D97B2C">
        <w:rPr>
          <w:lang w:val="sr-Cyrl-RS"/>
        </w:rPr>
        <w:t xml:space="preserve"> и додаје нове упитнике и правила за обраду тих упитника као и увид у извештаје. Психолог може да прегледа резултате за кориснике који су му претходно одобрили прис</w:t>
      </w:r>
      <w:r w:rsidR="003952BE" w:rsidRPr="00D97B2C">
        <w:rPr>
          <w:lang w:val="sr-Cyrl-RS"/>
        </w:rPr>
        <w:t>т</w:t>
      </w:r>
      <w:r w:rsidR="007C4D76" w:rsidRPr="00D97B2C">
        <w:rPr>
          <w:lang w:val="sr-Cyrl-RS"/>
        </w:rPr>
        <w:t>уп</w:t>
      </w:r>
      <w:r w:rsidR="001E7F50" w:rsidRPr="00D97B2C">
        <w:rPr>
          <w:lang w:val="sr-Cyrl-RS"/>
        </w:rPr>
        <w:t xml:space="preserve">, добије извештај на основу године рођење, професије и пола клијената као и графички приказ </w:t>
      </w:r>
      <w:proofErr w:type="spellStart"/>
      <w:r w:rsidR="001E7F50" w:rsidRPr="00D97B2C">
        <w:rPr>
          <w:lang w:val="sr-Cyrl-RS"/>
        </w:rPr>
        <w:t>дијагностикованих</w:t>
      </w:r>
      <w:proofErr w:type="spellEnd"/>
      <w:r w:rsidR="001E7F50" w:rsidRPr="00D97B2C">
        <w:rPr>
          <w:lang w:val="sr-Cyrl-RS"/>
        </w:rPr>
        <w:t xml:space="preserve"> стања у временском опсегу.</w:t>
      </w:r>
    </w:p>
    <w:p w14:paraId="66B693D7" w14:textId="5BB4069E" w:rsidR="009B336A" w:rsidRPr="0023153A" w:rsidRDefault="009B336A" w:rsidP="002502A3">
      <w:pPr>
        <w:pStyle w:val="osnovnitekst"/>
      </w:pPr>
      <w:r w:rsidRPr="00D97B2C">
        <w:rPr>
          <w:lang w:val="sr-Cyrl-RS"/>
        </w:rPr>
        <w:t>Обрада одговора на упитник који попуњава корисник и упит за</w:t>
      </w:r>
      <w:r w:rsidR="0025754E" w:rsidRPr="00D97B2C">
        <w:rPr>
          <w:lang w:val="sr-Cyrl-RS"/>
        </w:rPr>
        <w:t xml:space="preserve"> </w:t>
      </w:r>
      <w:r w:rsidR="00A029F5" w:rsidRPr="00D97B2C">
        <w:rPr>
          <w:lang w:val="sr-Cyrl-RS"/>
        </w:rPr>
        <w:t xml:space="preserve">добијање </w:t>
      </w:r>
      <w:r w:rsidR="002B462D" w:rsidRPr="00D97B2C">
        <w:rPr>
          <w:lang w:val="sr-Cyrl-RS"/>
        </w:rPr>
        <w:t>симптома за одабрано стање</w:t>
      </w:r>
      <w:r w:rsidRPr="00D97B2C">
        <w:rPr>
          <w:lang w:val="sr-Cyrl-RS"/>
        </w:rPr>
        <w:t xml:space="preserve"> је реализована коришћењем система базираних на правилима која се ослањају на доменско</w:t>
      </w:r>
      <w:ins w:id="786" w:author="SW 46/2019 - Petrović Milica" w:date="2023-08-17T20:09:00Z">
        <w:r w:rsidR="009C247C">
          <w:rPr>
            <w:lang w:val="sr-Cyrl-RS"/>
          </w:rPr>
          <w:t>м</w:t>
        </w:r>
      </w:ins>
      <w:r w:rsidRPr="00D97B2C">
        <w:rPr>
          <w:lang w:val="sr-Cyrl-RS"/>
        </w:rPr>
        <w:t xml:space="preserve"> знањ</w:t>
      </w:r>
      <w:ins w:id="787" w:author="SW 46/2019 - Petrović Milica" w:date="2023-08-17T20:09:00Z">
        <w:r w:rsidR="009C247C">
          <w:rPr>
            <w:lang w:val="sr-Cyrl-RS"/>
          </w:rPr>
          <w:t>у</w:t>
        </w:r>
      </w:ins>
      <w:del w:id="788" w:author="SW 46/2019 - Petrović Milica" w:date="2023-08-17T20:09:00Z">
        <w:r w:rsidRPr="00D97B2C" w:rsidDel="009C247C">
          <w:rPr>
            <w:lang w:val="sr-Cyrl-RS"/>
          </w:rPr>
          <w:delText>е</w:delText>
        </w:r>
      </w:del>
      <w:r w:rsidRPr="00D97B2C">
        <w:rPr>
          <w:lang w:val="sr-Cyrl-RS"/>
        </w:rPr>
        <w:t xml:space="preserve"> експерта.</w:t>
      </w:r>
    </w:p>
    <w:p w14:paraId="05528649" w14:textId="75F2F6D0" w:rsidR="009B336A" w:rsidRPr="00D97B2C" w:rsidRDefault="004D646C" w:rsidP="009B336A">
      <w:pPr>
        <w:pStyle w:val="osnovnitekst"/>
        <w:rPr>
          <w:lang w:val="sr-Cyrl-RS"/>
        </w:rPr>
      </w:pPr>
      <w:r>
        <w:rPr>
          <w:noProof/>
          <w:lang w:val="sr-Cyrl-RS"/>
        </w:rPr>
        <w:lastRenderedPageBreak/>
        <w:drawing>
          <wp:anchor distT="0" distB="0" distL="114300" distR="114300" simplePos="0" relativeHeight="251825152" behindDoc="0" locked="0" layoutInCell="1" allowOverlap="1" wp14:anchorId="5302024E" wp14:editId="04F38520">
            <wp:simplePos x="0" y="0"/>
            <wp:positionH relativeFrom="margin">
              <wp:align>center</wp:align>
            </wp:positionH>
            <wp:positionV relativeFrom="paragraph">
              <wp:posOffset>0</wp:posOffset>
            </wp:positionV>
            <wp:extent cx="5321300" cy="3594735"/>
            <wp:effectExtent l="0" t="0" r="0" b="5715"/>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seCaseDiagram bez dep.jpg"/>
                    <pic:cNvPicPr/>
                  </pic:nvPicPr>
                  <pic:blipFill rotWithShape="1">
                    <a:blip r:embed="rId26">
                      <a:extLst>
                        <a:ext uri="{28A0092B-C50C-407E-A947-70E740481C1C}">
                          <a14:useLocalDpi xmlns:a14="http://schemas.microsoft.com/office/drawing/2010/main" val="0"/>
                        </a:ext>
                      </a:extLst>
                    </a:blip>
                    <a:srcRect l="14805" t="19967" r="38695" b="14410"/>
                    <a:stretch/>
                  </pic:blipFill>
                  <pic:spPr bwMode="auto">
                    <a:xfrm>
                      <a:off x="0" y="0"/>
                      <a:ext cx="5321300" cy="3594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153A">
        <w:rPr>
          <w:noProof/>
        </w:rPr>
        <mc:AlternateContent>
          <mc:Choice Requires="wps">
            <w:drawing>
              <wp:anchor distT="0" distB="0" distL="114300" distR="114300" simplePos="0" relativeHeight="251827200" behindDoc="0" locked="0" layoutInCell="1" allowOverlap="1" wp14:anchorId="3A141633" wp14:editId="0D46BDF9">
                <wp:simplePos x="0" y="0"/>
                <wp:positionH relativeFrom="margin">
                  <wp:align>center</wp:align>
                </wp:positionH>
                <wp:positionV relativeFrom="paragraph">
                  <wp:posOffset>3650615</wp:posOffset>
                </wp:positionV>
                <wp:extent cx="5321300" cy="221615"/>
                <wp:effectExtent l="0" t="0" r="0" b="6985"/>
                <wp:wrapTopAndBottom/>
                <wp:docPr id="227" name="Text Box 227"/>
                <wp:cNvGraphicFramePr/>
                <a:graphic xmlns:a="http://schemas.openxmlformats.org/drawingml/2006/main">
                  <a:graphicData uri="http://schemas.microsoft.com/office/word/2010/wordprocessingShape">
                    <wps:wsp>
                      <wps:cNvSpPr txBox="1"/>
                      <wps:spPr>
                        <a:xfrm>
                          <a:off x="0" y="0"/>
                          <a:ext cx="5321300" cy="221615"/>
                        </a:xfrm>
                        <a:prstGeom prst="rect">
                          <a:avLst/>
                        </a:prstGeom>
                        <a:solidFill>
                          <a:prstClr val="white"/>
                        </a:solidFill>
                        <a:ln>
                          <a:noFill/>
                        </a:ln>
                      </wps:spPr>
                      <wps:txbx>
                        <w:txbxContent>
                          <w:p w14:paraId="116F4F1C" w14:textId="58263E2D" w:rsidR="0003146D" w:rsidRPr="00703E6D" w:rsidRDefault="0003146D">
                            <w:pPr>
                              <w:pStyle w:val="Caption"/>
                              <w:jc w:val="center"/>
                              <w:rPr>
                                <w:noProof/>
                                <w:lang w:val="sr-Cyrl-RS"/>
                              </w:rPr>
                              <w:pPrChange w:id="789" w:author="SW 46/2019 - Petrović Milica" w:date="2023-08-14T20:32:00Z">
                                <w:pPr>
                                  <w:pStyle w:val="Caption"/>
                                </w:pPr>
                              </w:pPrChange>
                            </w:pPr>
                            <w:bookmarkStart w:id="790" w:name="_Ref143195075"/>
                            <w:bookmarkStart w:id="791" w:name="_Ref142324463"/>
                            <w:proofErr w:type="spellStart"/>
                            <w:r>
                              <w:t>Слика</w:t>
                            </w:r>
                            <w:proofErr w:type="spellEnd"/>
                            <w:r>
                              <w:t xml:space="preserve"> </w:t>
                            </w:r>
                            <w:ins w:id="792" w:author="SW 46/2019 - Petrović Milica" w:date="2023-08-17T20:44:00Z">
                              <w:r>
                                <w:fldChar w:fldCharType="begin"/>
                              </w:r>
                              <w:r>
                                <w:instrText xml:space="preserve"> STYLEREF 1 \s </w:instrText>
                              </w:r>
                            </w:ins>
                            <w:r>
                              <w:fldChar w:fldCharType="separate"/>
                            </w:r>
                            <w:r>
                              <w:rPr>
                                <w:noProof/>
                              </w:rPr>
                              <w:t>4</w:t>
                            </w:r>
                            <w:ins w:id="793" w:author="SW 46/2019 - Petrović Milica" w:date="2023-08-17T20:44:00Z">
                              <w:r>
                                <w:fldChar w:fldCharType="end"/>
                              </w:r>
                              <w:r>
                                <w:t>.</w:t>
                              </w:r>
                              <w:r>
                                <w:fldChar w:fldCharType="begin"/>
                              </w:r>
                              <w:r>
                                <w:instrText xml:space="preserve"> SEQ Слика \* ARABIC \s 1 </w:instrText>
                              </w:r>
                            </w:ins>
                            <w:r>
                              <w:fldChar w:fldCharType="separate"/>
                            </w:r>
                            <w:ins w:id="794" w:author="SW 46/2019 - Petrović Milica" w:date="2023-08-17T20:44:00Z">
                              <w:r>
                                <w:rPr>
                                  <w:noProof/>
                                </w:rPr>
                                <w:t>1</w:t>
                              </w:r>
                              <w:r>
                                <w:fldChar w:fldCharType="end"/>
                              </w:r>
                            </w:ins>
                            <w:bookmarkEnd w:id="790"/>
                            <w:del w:id="79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12</w:delText>
                              </w:r>
                              <w:r w:rsidDel="00693600">
                                <w:fldChar w:fldCharType="end"/>
                              </w:r>
                            </w:del>
                            <w:bookmarkEnd w:id="791"/>
                            <w:r>
                              <w:rPr>
                                <w:lang w:val="sr-Cyrl-RS"/>
                              </w:rPr>
                              <w:t xml:space="preserve"> Дијаграм случајева коришћења</w:t>
                            </w:r>
                          </w:p>
                          <w:p w14:paraId="763A969F" w14:textId="77777777" w:rsidR="0003146D" w:rsidRPr="003C5C3F" w:rsidRDefault="0003146D" w:rsidP="0023153A">
                            <w:pPr>
                              <w:pStyle w:val="Caption"/>
                              <w:rPr>
                                <w:noProof/>
                                <w:lang w:val="sr-Cyrl-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41633" id="Text Box 227" o:spid="_x0000_s1050" type="#_x0000_t202" style="position:absolute;left:0;text-align:left;margin-left:0;margin-top:287.45pt;width:419pt;height:17.4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" stroked="f">
                <v:textbox inset="0,0,0,0">
                  <w:txbxContent>
                    <w:p w14:paraId="116F4F1C" w14:textId="58263E2D" w:rsidR="0003146D" w:rsidRPr="00703E6D" w:rsidRDefault="0003146D">
                      <w:pPr>
                        <w:pStyle w:val="Caption"/>
                        <w:jc w:val="center"/>
                        <w:rPr>
                          <w:noProof/>
                          <w:lang w:val="sr-Cyrl-RS"/>
                        </w:rPr>
                        <w:pPrChange w:id="796" w:author="SW 46/2019 - Petrović Milica" w:date="2023-08-14T20:32:00Z">
                          <w:pPr>
                            <w:pStyle w:val="Caption"/>
                          </w:pPr>
                        </w:pPrChange>
                      </w:pPr>
                      <w:bookmarkStart w:id="797" w:name="_Ref143195075"/>
                      <w:bookmarkStart w:id="798" w:name="_Ref142324463"/>
                      <w:proofErr w:type="spellStart"/>
                      <w:r>
                        <w:t>Слика</w:t>
                      </w:r>
                      <w:proofErr w:type="spellEnd"/>
                      <w:r>
                        <w:t xml:space="preserve"> </w:t>
                      </w:r>
                      <w:ins w:id="799" w:author="SW 46/2019 - Petrović Milica" w:date="2023-08-17T20:44:00Z">
                        <w:r>
                          <w:fldChar w:fldCharType="begin"/>
                        </w:r>
                        <w:r>
                          <w:instrText xml:space="preserve"> STYLEREF 1 \s </w:instrText>
                        </w:r>
                      </w:ins>
                      <w:r>
                        <w:fldChar w:fldCharType="separate"/>
                      </w:r>
                      <w:r>
                        <w:rPr>
                          <w:noProof/>
                        </w:rPr>
                        <w:t>4</w:t>
                      </w:r>
                      <w:ins w:id="800" w:author="SW 46/2019 - Petrović Milica" w:date="2023-08-17T20:44:00Z">
                        <w:r>
                          <w:fldChar w:fldCharType="end"/>
                        </w:r>
                        <w:r>
                          <w:t>.</w:t>
                        </w:r>
                        <w:r>
                          <w:fldChar w:fldCharType="begin"/>
                        </w:r>
                        <w:r>
                          <w:instrText xml:space="preserve"> SEQ Слика \* ARABIC \s 1 </w:instrText>
                        </w:r>
                      </w:ins>
                      <w:r>
                        <w:fldChar w:fldCharType="separate"/>
                      </w:r>
                      <w:ins w:id="801" w:author="SW 46/2019 - Petrović Milica" w:date="2023-08-17T20:44:00Z">
                        <w:r>
                          <w:rPr>
                            <w:noProof/>
                          </w:rPr>
                          <w:t>1</w:t>
                        </w:r>
                        <w:r>
                          <w:fldChar w:fldCharType="end"/>
                        </w:r>
                      </w:ins>
                      <w:bookmarkEnd w:id="797"/>
                      <w:del w:id="802"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12</w:delText>
                        </w:r>
                        <w:r w:rsidDel="00693600">
                          <w:fldChar w:fldCharType="end"/>
                        </w:r>
                      </w:del>
                      <w:bookmarkEnd w:id="798"/>
                      <w:r>
                        <w:rPr>
                          <w:lang w:val="sr-Cyrl-RS"/>
                        </w:rPr>
                        <w:t xml:space="preserve"> Дијаграм случајева коришћења</w:t>
                      </w:r>
                    </w:p>
                    <w:p w14:paraId="763A969F" w14:textId="77777777" w:rsidR="0003146D" w:rsidRPr="003C5C3F" w:rsidRDefault="0003146D" w:rsidP="0023153A">
                      <w:pPr>
                        <w:pStyle w:val="Caption"/>
                        <w:rPr>
                          <w:noProof/>
                          <w:lang w:val="sr-Cyrl-RS"/>
                        </w:rPr>
                      </w:pPr>
                    </w:p>
                  </w:txbxContent>
                </v:textbox>
                <w10:wrap type="topAndBottom" anchorx="margin"/>
              </v:shape>
            </w:pict>
          </mc:Fallback>
        </mc:AlternateContent>
      </w:r>
    </w:p>
    <w:p w14:paraId="49F65691" w14:textId="77777777" w:rsidR="000C6629" w:rsidRPr="00D97B2C" w:rsidRDefault="00FD339E" w:rsidP="00E8483A">
      <w:pPr>
        <w:pStyle w:val="Heading2"/>
        <w:numPr>
          <w:ilvl w:val="0"/>
          <w:numId w:val="13"/>
        </w:numPr>
        <w:rPr>
          <w:lang w:val="sr-Cyrl-RS"/>
        </w:rPr>
      </w:pPr>
      <w:bookmarkStart w:id="803" w:name="_Toc143200084"/>
      <w:r w:rsidRPr="00D97B2C">
        <w:rPr>
          <w:lang w:val="sr-Cyrl-RS"/>
        </w:rPr>
        <w:t>Дијаграм класа</w:t>
      </w:r>
      <w:bookmarkEnd w:id="803"/>
    </w:p>
    <w:p w14:paraId="0A63CD6C" w14:textId="77777777" w:rsidR="00BA5FC5" w:rsidRPr="00D97B2C" w:rsidRDefault="00F72287" w:rsidP="002502A3">
      <w:pPr>
        <w:pStyle w:val="osnovnitekst"/>
        <w:rPr>
          <w:lang w:val="sr-Cyrl-RS"/>
        </w:rPr>
      </w:pPr>
      <w:r w:rsidRPr="00D97B2C">
        <w:rPr>
          <w:lang w:val="sr-Cyrl-RS"/>
        </w:rPr>
        <w:t xml:space="preserve">Дијаграм класа се користи за </w:t>
      </w:r>
      <w:r w:rsidR="004B6039" w:rsidRPr="00D97B2C">
        <w:rPr>
          <w:lang w:val="sr-Cyrl-RS"/>
        </w:rPr>
        <w:t>скицирање структуре пословног домена за који се имплементира софтвер, комуникацију идеја унутар тима, спецификацију имплементације, генерисање кода и документовање решења</w:t>
      </w:r>
      <w:r w:rsidR="00063109" w:rsidRPr="00D97B2C">
        <w:rPr>
          <w:lang w:val="sr-Cyrl-RS"/>
        </w:rPr>
        <w:t xml:space="preserve"> зависно у којој се фази развоја налази софтвер </w:t>
      </w:r>
      <w:r w:rsidR="00063109" w:rsidRPr="00D97B2C">
        <w:rPr>
          <w:lang w:val="sr-Cyrl-RS"/>
        </w:rPr>
        <w:fldChar w:fldCharType="begin"/>
      </w:r>
      <w:r w:rsidR="00063109" w:rsidRPr="00D97B2C">
        <w:rPr>
          <w:lang w:val="sr-Cyrl-RS"/>
        </w:rPr>
        <w:instrText xml:space="preserve"> PAGEREF _Ref141201108 \h </w:instrText>
      </w:r>
      <w:r w:rsidR="00063109" w:rsidRPr="00D97B2C">
        <w:rPr>
          <w:lang w:val="sr-Cyrl-RS"/>
        </w:rPr>
      </w:r>
      <w:r w:rsidR="00063109" w:rsidRPr="00D97B2C">
        <w:rPr>
          <w:lang w:val="sr-Cyrl-RS"/>
        </w:rPr>
        <w:fldChar w:fldCharType="end"/>
      </w:r>
      <w:r w:rsidR="00063109" w:rsidRPr="00D97B2C">
        <w:rPr>
          <w:lang w:val="sr-Cyrl-RS"/>
        </w:rPr>
        <w:fldChar w:fldCharType="begin"/>
      </w:r>
      <w:r w:rsidR="00063109" w:rsidRPr="00D97B2C">
        <w:rPr>
          <w:lang w:val="sr-Cyrl-RS"/>
        </w:rPr>
        <w:instrText xml:space="preserve"> REF _Ref141201108 \r \h </w:instrText>
      </w:r>
      <w:r w:rsidR="00063109" w:rsidRPr="00D97B2C">
        <w:rPr>
          <w:lang w:val="sr-Cyrl-RS"/>
        </w:rPr>
      </w:r>
      <w:r w:rsidR="00063109" w:rsidRPr="00D97B2C">
        <w:rPr>
          <w:lang w:val="sr-Cyrl-RS"/>
        </w:rPr>
        <w:fldChar w:fldCharType="separate"/>
      </w:r>
      <w:r w:rsidR="00063109" w:rsidRPr="00D97B2C">
        <w:rPr>
          <w:lang w:val="sr-Cyrl-RS"/>
        </w:rPr>
        <w:t>[10]</w:t>
      </w:r>
      <w:r w:rsidR="00063109" w:rsidRPr="00D97B2C">
        <w:rPr>
          <w:lang w:val="sr-Cyrl-RS"/>
        </w:rPr>
        <w:fldChar w:fldCharType="end"/>
      </w:r>
      <w:r w:rsidR="004B6039" w:rsidRPr="00D97B2C">
        <w:rPr>
          <w:lang w:val="sr-Cyrl-RS"/>
        </w:rPr>
        <w:t>.</w:t>
      </w:r>
    </w:p>
    <w:p w14:paraId="31CC6C6C" w14:textId="77777777" w:rsidR="002C09A9" w:rsidRPr="00D97B2C" w:rsidRDefault="002C09A9" w:rsidP="002C09A9">
      <w:pPr>
        <w:pStyle w:val="osnovnitekst"/>
        <w:rPr>
          <w:lang w:val="sr-Cyrl-RS"/>
        </w:rPr>
      </w:pPr>
      <w:r w:rsidRPr="00D97B2C">
        <w:rPr>
          <w:lang w:val="sr-Cyrl-RS"/>
        </w:rPr>
        <w:t>Описани систем се састоји из осам класа и четири енумерације. Набројане су класе:</w:t>
      </w:r>
    </w:p>
    <w:p w14:paraId="0A6829F4" w14:textId="77777777" w:rsidR="002C09A9" w:rsidRPr="00D97B2C" w:rsidRDefault="00205EFD" w:rsidP="00E8483A">
      <w:pPr>
        <w:pStyle w:val="osnovnitekst"/>
        <w:numPr>
          <w:ilvl w:val="0"/>
          <w:numId w:val="7"/>
        </w:numPr>
        <w:rPr>
          <w:lang w:val="sr-Cyrl-RS"/>
        </w:rPr>
      </w:pPr>
      <w:proofErr w:type="spellStart"/>
      <w:r w:rsidRPr="00D97B2C">
        <w:rPr>
          <w:lang w:val="sr-Cyrl-RS"/>
        </w:rPr>
        <w:t>User</w:t>
      </w:r>
      <w:proofErr w:type="spellEnd"/>
    </w:p>
    <w:p w14:paraId="591E2A64" w14:textId="77777777" w:rsidR="00205EFD" w:rsidRPr="00D97B2C" w:rsidRDefault="00205EFD" w:rsidP="00E8483A">
      <w:pPr>
        <w:pStyle w:val="osnovnitekst"/>
        <w:numPr>
          <w:ilvl w:val="0"/>
          <w:numId w:val="7"/>
        </w:numPr>
        <w:rPr>
          <w:lang w:val="sr-Cyrl-RS"/>
        </w:rPr>
      </w:pPr>
      <w:proofErr w:type="spellStart"/>
      <w:r w:rsidRPr="00D97B2C">
        <w:rPr>
          <w:lang w:val="sr-Cyrl-RS"/>
        </w:rPr>
        <w:t>Role</w:t>
      </w:r>
      <w:proofErr w:type="spellEnd"/>
    </w:p>
    <w:p w14:paraId="754D135E" w14:textId="77777777" w:rsidR="00205EFD" w:rsidRPr="00D97B2C" w:rsidRDefault="00205EFD" w:rsidP="00E8483A">
      <w:pPr>
        <w:pStyle w:val="osnovnitekst"/>
        <w:numPr>
          <w:ilvl w:val="0"/>
          <w:numId w:val="7"/>
        </w:numPr>
        <w:rPr>
          <w:lang w:val="sr-Cyrl-RS"/>
        </w:rPr>
      </w:pPr>
      <w:proofErr w:type="spellStart"/>
      <w:r w:rsidRPr="00D97B2C">
        <w:rPr>
          <w:lang w:val="sr-Cyrl-RS"/>
        </w:rPr>
        <w:t>Privileges</w:t>
      </w:r>
      <w:proofErr w:type="spellEnd"/>
    </w:p>
    <w:p w14:paraId="28ED0392" w14:textId="77777777" w:rsidR="00205EFD" w:rsidRPr="00D97B2C" w:rsidRDefault="00205EFD" w:rsidP="00E8483A">
      <w:pPr>
        <w:pStyle w:val="osnovnitekst"/>
        <w:numPr>
          <w:ilvl w:val="0"/>
          <w:numId w:val="7"/>
        </w:numPr>
        <w:rPr>
          <w:lang w:val="sr-Cyrl-RS"/>
        </w:rPr>
      </w:pPr>
      <w:proofErr w:type="spellStart"/>
      <w:r w:rsidRPr="00D97B2C">
        <w:rPr>
          <w:lang w:val="sr-Cyrl-RS"/>
        </w:rPr>
        <w:t>Question</w:t>
      </w:r>
      <w:proofErr w:type="spellEnd"/>
    </w:p>
    <w:p w14:paraId="27AECCC9" w14:textId="77777777" w:rsidR="00205EFD" w:rsidRPr="00D97B2C" w:rsidRDefault="00205EFD" w:rsidP="00E8483A">
      <w:pPr>
        <w:pStyle w:val="osnovnitekst"/>
        <w:numPr>
          <w:ilvl w:val="0"/>
          <w:numId w:val="7"/>
        </w:numPr>
        <w:rPr>
          <w:lang w:val="sr-Cyrl-RS"/>
        </w:rPr>
      </w:pPr>
      <w:proofErr w:type="spellStart"/>
      <w:r w:rsidRPr="00D97B2C">
        <w:rPr>
          <w:lang w:val="sr-Cyrl-RS"/>
        </w:rPr>
        <w:t>DetectionType</w:t>
      </w:r>
      <w:proofErr w:type="spellEnd"/>
    </w:p>
    <w:p w14:paraId="77F2FF34" w14:textId="77777777" w:rsidR="00205EFD" w:rsidRPr="00D97B2C" w:rsidRDefault="00205EFD" w:rsidP="00E8483A">
      <w:pPr>
        <w:pStyle w:val="osnovnitekst"/>
        <w:numPr>
          <w:ilvl w:val="0"/>
          <w:numId w:val="7"/>
        </w:numPr>
        <w:rPr>
          <w:lang w:val="sr-Cyrl-RS"/>
        </w:rPr>
      </w:pPr>
      <w:proofErr w:type="spellStart"/>
      <w:r w:rsidRPr="00D97B2C">
        <w:rPr>
          <w:lang w:val="sr-Cyrl-RS"/>
        </w:rPr>
        <w:t>Answer</w:t>
      </w:r>
      <w:proofErr w:type="spellEnd"/>
    </w:p>
    <w:p w14:paraId="403552F8" w14:textId="77777777" w:rsidR="00205EFD" w:rsidRPr="00D97B2C" w:rsidRDefault="00205EFD" w:rsidP="00E8483A">
      <w:pPr>
        <w:pStyle w:val="osnovnitekst"/>
        <w:numPr>
          <w:ilvl w:val="0"/>
          <w:numId w:val="7"/>
        </w:numPr>
        <w:rPr>
          <w:lang w:val="sr-Cyrl-RS"/>
        </w:rPr>
      </w:pPr>
      <w:proofErr w:type="spellStart"/>
      <w:r w:rsidRPr="00D97B2C">
        <w:rPr>
          <w:lang w:val="sr-Cyrl-RS"/>
        </w:rPr>
        <w:t>Result</w:t>
      </w:r>
      <w:proofErr w:type="spellEnd"/>
    </w:p>
    <w:p w14:paraId="58BCCF48" w14:textId="77777777" w:rsidR="00205EFD" w:rsidRPr="00D97B2C" w:rsidRDefault="00205EFD" w:rsidP="00E8483A">
      <w:pPr>
        <w:pStyle w:val="osnovnitekst"/>
        <w:numPr>
          <w:ilvl w:val="0"/>
          <w:numId w:val="7"/>
        </w:numPr>
        <w:rPr>
          <w:lang w:val="sr-Cyrl-RS"/>
        </w:rPr>
      </w:pPr>
      <w:proofErr w:type="spellStart"/>
      <w:r w:rsidRPr="00D97B2C">
        <w:rPr>
          <w:lang w:val="sr-Cyrl-RS"/>
        </w:rPr>
        <w:t>DiagnosticTemplate</w:t>
      </w:r>
      <w:proofErr w:type="spellEnd"/>
    </w:p>
    <w:p w14:paraId="5E68D92B" w14:textId="77777777" w:rsidR="00205EFD" w:rsidRPr="00D97B2C" w:rsidRDefault="00205EFD" w:rsidP="00205EFD">
      <w:pPr>
        <w:pStyle w:val="osnovnitekst"/>
        <w:rPr>
          <w:lang w:val="sr-Cyrl-RS"/>
        </w:rPr>
      </w:pPr>
      <w:r w:rsidRPr="00D97B2C">
        <w:rPr>
          <w:lang w:val="sr-Cyrl-RS"/>
        </w:rPr>
        <w:t xml:space="preserve">Класе </w:t>
      </w:r>
      <w:proofErr w:type="spellStart"/>
      <w:r w:rsidRPr="00D97B2C">
        <w:rPr>
          <w:i/>
          <w:lang w:val="sr-Cyrl-RS"/>
        </w:rPr>
        <w:t>User</w:t>
      </w:r>
      <w:proofErr w:type="spellEnd"/>
      <w:r w:rsidRPr="00D97B2C">
        <w:rPr>
          <w:i/>
          <w:lang w:val="sr-Cyrl-RS"/>
        </w:rPr>
        <w:t xml:space="preserve">, </w:t>
      </w:r>
      <w:proofErr w:type="spellStart"/>
      <w:r w:rsidRPr="00D97B2C">
        <w:rPr>
          <w:i/>
          <w:lang w:val="sr-Cyrl-RS"/>
        </w:rPr>
        <w:t>Role</w:t>
      </w:r>
      <w:proofErr w:type="spellEnd"/>
      <w:r w:rsidRPr="00D97B2C">
        <w:rPr>
          <w:lang w:val="sr-Cyrl-RS"/>
        </w:rPr>
        <w:t xml:space="preserve"> и </w:t>
      </w:r>
      <w:proofErr w:type="spellStart"/>
      <w:r w:rsidRPr="00D97B2C">
        <w:rPr>
          <w:i/>
          <w:lang w:val="sr-Cyrl-RS"/>
        </w:rPr>
        <w:t>Privileges</w:t>
      </w:r>
      <w:proofErr w:type="spellEnd"/>
      <w:r w:rsidRPr="00D97B2C">
        <w:rPr>
          <w:lang w:val="sr-Cyrl-RS"/>
        </w:rPr>
        <w:t xml:space="preserve"> </w:t>
      </w:r>
      <w:r w:rsidR="001333E2" w:rsidRPr="00D97B2C">
        <w:rPr>
          <w:lang w:val="sr-Cyrl-RS"/>
        </w:rPr>
        <w:t xml:space="preserve">служе за пријаву и ауторизацију корисника </w:t>
      </w:r>
      <w:r w:rsidR="001B2350" w:rsidRPr="00D97B2C">
        <w:rPr>
          <w:lang w:val="sr-Cyrl-RS"/>
        </w:rPr>
        <w:t>као и бележење основних података о кориснику.</w:t>
      </w:r>
      <w:r w:rsidR="001156C3" w:rsidRPr="00D97B2C">
        <w:rPr>
          <w:lang w:val="sr-Cyrl-RS"/>
        </w:rPr>
        <w:t xml:space="preserve"> </w:t>
      </w:r>
      <w:proofErr w:type="spellStart"/>
      <w:r w:rsidR="001156C3" w:rsidRPr="00D97B2C">
        <w:rPr>
          <w:i/>
          <w:lang w:val="sr-Cyrl-RS"/>
        </w:rPr>
        <w:t>DetectionType</w:t>
      </w:r>
      <w:proofErr w:type="spellEnd"/>
      <w:r w:rsidR="001156C3" w:rsidRPr="00D97B2C">
        <w:rPr>
          <w:lang w:val="sr-Cyrl-RS"/>
        </w:rPr>
        <w:t xml:space="preserve"> класа представља ментално стање које систем може </w:t>
      </w:r>
      <w:proofErr w:type="spellStart"/>
      <w:r w:rsidR="001156C3" w:rsidRPr="00D97B2C">
        <w:rPr>
          <w:lang w:val="sr-Cyrl-RS"/>
        </w:rPr>
        <w:t>дијагностиковати</w:t>
      </w:r>
      <w:proofErr w:type="spellEnd"/>
      <w:r w:rsidR="001156C3" w:rsidRPr="00D97B2C">
        <w:rPr>
          <w:lang w:val="sr-Cyrl-RS"/>
        </w:rPr>
        <w:t>. Клас</w:t>
      </w:r>
      <w:r w:rsidR="00E47719" w:rsidRPr="00D97B2C">
        <w:rPr>
          <w:lang w:val="sr-Cyrl-RS"/>
        </w:rPr>
        <w:t>ама</w:t>
      </w:r>
      <w:r w:rsidR="001156C3" w:rsidRPr="00D97B2C">
        <w:rPr>
          <w:lang w:val="sr-Cyrl-RS"/>
        </w:rPr>
        <w:t xml:space="preserve"> </w:t>
      </w:r>
      <w:proofErr w:type="spellStart"/>
      <w:r w:rsidR="001156C3" w:rsidRPr="00D97B2C">
        <w:rPr>
          <w:i/>
          <w:lang w:val="sr-Cyrl-RS"/>
        </w:rPr>
        <w:t>Question</w:t>
      </w:r>
      <w:proofErr w:type="spellEnd"/>
      <w:r w:rsidR="00E47719" w:rsidRPr="00D97B2C">
        <w:rPr>
          <w:i/>
          <w:lang w:val="sr-Cyrl-RS"/>
        </w:rPr>
        <w:t xml:space="preserve">, </w:t>
      </w:r>
      <w:proofErr w:type="spellStart"/>
      <w:r w:rsidR="00E47719" w:rsidRPr="00D97B2C">
        <w:rPr>
          <w:i/>
          <w:lang w:val="sr-Cyrl-RS"/>
        </w:rPr>
        <w:t>Answer</w:t>
      </w:r>
      <w:proofErr w:type="spellEnd"/>
      <w:r w:rsidR="00E47719" w:rsidRPr="00D97B2C">
        <w:rPr>
          <w:i/>
          <w:lang w:val="sr-Cyrl-RS"/>
        </w:rPr>
        <w:t xml:space="preserve"> </w:t>
      </w:r>
      <w:r w:rsidR="00E47719" w:rsidRPr="00D97B2C">
        <w:rPr>
          <w:lang w:val="sr-Cyrl-RS"/>
        </w:rPr>
        <w:t>и</w:t>
      </w:r>
      <w:r w:rsidR="00E47719" w:rsidRPr="00D97B2C">
        <w:rPr>
          <w:i/>
          <w:lang w:val="sr-Cyrl-RS"/>
        </w:rPr>
        <w:t xml:space="preserve"> </w:t>
      </w:r>
      <w:proofErr w:type="spellStart"/>
      <w:r w:rsidR="00E47719" w:rsidRPr="00D97B2C">
        <w:rPr>
          <w:i/>
          <w:lang w:val="sr-Cyrl-RS"/>
        </w:rPr>
        <w:t>Result</w:t>
      </w:r>
      <w:proofErr w:type="spellEnd"/>
      <w:r w:rsidR="001156C3" w:rsidRPr="00D97B2C">
        <w:rPr>
          <w:lang w:val="sr-Cyrl-RS"/>
        </w:rPr>
        <w:t xml:space="preserve"> </w:t>
      </w:r>
      <w:r w:rsidR="009D20E2" w:rsidRPr="00D97B2C">
        <w:rPr>
          <w:lang w:val="sr-Cyrl-RS"/>
        </w:rPr>
        <w:t>описана су питања</w:t>
      </w:r>
      <w:r w:rsidR="00E02F5A" w:rsidRPr="00D97B2C">
        <w:rPr>
          <w:lang w:val="sr-Cyrl-RS"/>
        </w:rPr>
        <w:t xml:space="preserve">, одговори које даје </w:t>
      </w:r>
      <w:r w:rsidR="00E02F5A" w:rsidRPr="00D97B2C">
        <w:rPr>
          <w:lang w:val="sr-Cyrl-RS"/>
        </w:rPr>
        <w:lastRenderedPageBreak/>
        <w:t xml:space="preserve">корисник и резултат </w:t>
      </w:r>
      <w:r w:rsidR="00BD0D7A" w:rsidRPr="00D97B2C">
        <w:rPr>
          <w:lang w:val="sr-Cyrl-RS"/>
        </w:rPr>
        <w:t>дијагностиковања на основу одговора</w:t>
      </w:r>
      <w:r w:rsidR="00E02F5A" w:rsidRPr="00D97B2C">
        <w:rPr>
          <w:lang w:val="sr-Cyrl-RS"/>
        </w:rPr>
        <w:t xml:space="preserve">. </w:t>
      </w:r>
      <w:proofErr w:type="spellStart"/>
      <w:r w:rsidR="00E02F5A" w:rsidRPr="00D97B2C">
        <w:rPr>
          <w:i/>
          <w:lang w:val="sr-Cyrl-RS"/>
        </w:rPr>
        <w:t>DiagnosticTemplate</w:t>
      </w:r>
      <w:proofErr w:type="spellEnd"/>
      <w:r w:rsidR="00E02F5A" w:rsidRPr="00D97B2C">
        <w:rPr>
          <w:i/>
          <w:lang w:val="sr-Cyrl-RS"/>
        </w:rPr>
        <w:t xml:space="preserve"> </w:t>
      </w:r>
      <w:r w:rsidR="00BD0D7A" w:rsidRPr="00D97B2C">
        <w:rPr>
          <w:lang w:val="sr-Cyrl-RS"/>
        </w:rPr>
        <w:t xml:space="preserve">класом </w:t>
      </w:r>
      <w:r w:rsidR="003A7621" w:rsidRPr="00D97B2C">
        <w:rPr>
          <w:lang w:val="sr-Cyrl-RS"/>
        </w:rPr>
        <w:t xml:space="preserve">описан је </w:t>
      </w:r>
      <w:proofErr w:type="spellStart"/>
      <w:r w:rsidR="003A7621" w:rsidRPr="00D97B2C">
        <w:rPr>
          <w:lang w:val="sr-Cyrl-RS"/>
        </w:rPr>
        <w:t>темплејт</w:t>
      </w:r>
      <w:proofErr w:type="spellEnd"/>
      <w:r w:rsidR="003A7621" w:rsidRPr="00D97B2C">
        <w:rPr>
          <w:lang w:val="sr-Cyrl-RS"/>
        </w:rPr>
        <w:t xml:space="preserve"> за дијагностику.</w:t>
      </w:r>
    </w:p>
    <w:p w14:paraId="7760228E" w14:textId="77777777" w:rsidR="00552162" w:rsidRPr="00D97B2C" w:rsidRDefault="00552162" w:rsidP="00205EFD">
      <w:pPr>
        <w:pStyle w:val="osnovnitekst"/>
        <w:rPr>
          <w:lang w:val="sr-Cyrl-RS"/>
        </w:rPr>
      </w:pPr>
      <w:r w:rsidRPr="00D97B2C">
        <w:rPr>
          <w:lang w:val="sr-Cyrl-RS"/>
        </w:rPr>
        <w:t>Поред класа, систем чине и четири енумерације:</w:t>
      </w:r>
    </w:p>
    <w:p w14:paraId="3E1A9CEB" w14:textId="77777777" w:rsidR="00552162" w:rsidRPr="00D97B2C" w:rsidRDefault="00552162" w:rsidP="00E8483A">
      <w:pPr>
        <w:pStyle w:val="osnovnitekst"/>
        <w:numPr>
          <w:ilvl w:val="0"/>
          <w:numId w:val="8"/>
        </w:numPr>
        <w:rPr>
          <w:lang w:val="sr-Cyrl-RS"/>
        </w:rPr>
      </w:pPr>
      <w:proofErr w:type="spellStart"/>
      <w:r w:rsidRPr="00D97B2C">
        <w:rPr>
          <w:lang w:val="sr-Cyrl-RS"/>
        </w:rPr>
        <w:t>DetectionTypeGroup</w:t>
      </w:r>
      <w:proofErr w:type="spellEnd"/>
    </w:p>
    <w:p w14:paraId="1E02BC9D" w14:textId="77777777" w:rsidR="006E07EA" w:rsidRPr="00D97B2C" w:rsidRDefault="003B5F20" w:rsidP="00E8483A">
      <w:pPr>
        <w:pStyle w:val="osnovnitekst"/>
        <w:numPr>
          <w:ilvl w:val="0"/>
          <w:numId w:val="8"/>
        </w:numPr>
        <w:rPr>
          <w:lang w:val="sr-Cyrl-RS"/>
        </w:rPr>
      </w:pPr>
      <w:proofErr w:type="spellStart"/>
      <w:r w:rsidRPr="00D97B2C">
        <w:rPr>
          <w:lang w:val="sr-Cyrl-RS"/>
        </w:rPr>
        <w:t>QuestionLayer</w:t>
      </w:r>
      <w:proofErr w:type="spellEnd"/>
    </w:p>
    <w:p w14:paraId="6A0A9352" w14:textId="77777777" w:rsidR="003B5F20" w:rsidRPr="00D97B2C" w:rsidRDefault="003B5F20" w:rsidP="00E8483A">
      <w:pPr>
        <w:pStyle w:val="osnovnitekst"/>
        <w:numPr>
          <w:ilvl w:val="0"/>
          <w:numId w:val="8"/>
        </w:numPr>
        <w:rPr>
          <w:lang w:val="sr-Cyrl-RS"/>
        </w:rPr>
      </w:pPr>
      <w:proofErr w:type="spellStart"/>
      <w:r w:rsidRPr="00D97B2C">
        <w:rPr>
          <w:lang w:val="sr-Cyrl-RS"/>
        </w:rPr>
        <w:t>Intensity</w:t>
      </w:r>
      <w:proofErr w:type="spellEnd"/>
    </w:p>
    <w:p w14:paraId="32C2AB26" w14:textId="77777777" w:rsidR="003B5F20" w:rsidRPr="00D97B2C" w:rsidRDefault="003B5F20" w:rsidP="00E8483A">
      <w:pPr>
        <w:pStyle w:val="osnovnitekst"/>
        <w:numPr>
          <w:ilvl w:val="0"/>
          <w:numId w:val="8"/>
        </w:numPr>
        <w:rPr>
          <w:lang w:val="sr-Cyrl-RS"/>
        </w:rPr>
      </w:pPr>
      <w:proofErr w:type="spellStart"/>
      <w:r w:rsidRPr="00D97B2C">
        <w:rPr>
          <w:lang w:val="sr-Cyrl-RS"/>
        </w:rPr>
        <w:t>Gender</w:t>
      </w:r>
      <w:proofErr w:type="spellEnd"/>
    </w:p>
    <w:p w14:paraId="712C9C08" w14:textId="235A9620" w:rsidR="004B1B0E" w:rsidRPr="00D97B2C" w:rsidRDefault="008C4BA9" w:rsidP="003B5F20">
      <w:pPr>
        <w:pStyle w:val="osnovnitekst"/>
        <w:rPr>
          <w:lang w:val="sr-Cyrl-RS"/>
        </w:rPr>
      </w:pPr>
      <w:r w:rsidRPr="00D97B2C">
        <w:rPr>
          <w:noProof/>
          <w:lang w:val="sr-Cyrl-RS"/>
        </w:rPr>
        <mc:AlternateContent>
          <mc:Choice Requires="wps">
            <w:drawing>
              <wp:anchor distT="0" distB="0" distL="114300" distR="114300" simplePos="0" relativeHeight="251710464" behindDoc="0" locked="0" layoutInCell="1" allowOverlap="1" wp14:anchorId="3DA402BA" wp14:editId="5809701D">
                <wp:simplePos x="0" y="0"/>
                <wp:positionH relativeFrom="margin">
                  <wp:align>center</wp:align>
                </wp:positionH>
                <wp:positionV relativeFrom="paragraph">
                  <wp:posOffset>5694333</wp:posOffset>
                </wp:positionV>
                <wp:extent cx="4086860" cy="635"/>
                <wp:effectExtent l="0" t="0" r="8890" b="0"/>
                <wp:wrapTopAndBottom/>
                <wp:docPr id="37" name="Text Box 3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CF5CA3C" w14:textId="7973B6F6" w:rsidR="0003146D" w:rsidRPr="00063109" w:rsidRDefault="0003146D">
                            <w:pPr>
                              <w:pStyle w:val="Caption"/>
                              <w:jc w:val="center"/>
                              <w:rPr>
                                <w:noProof/>
                                <w:lang w:val="sr-Cyrl-RS"/>
                              </w:rPr>
                              <w:pPrChange w:id="804" w:author="SW 46/2019 - Petrović Milica" w:date="2023-08-14T20:33:00Z">
                                <w:pPr>
                                  <w:pStyle w:val="Caption"/>
                                </w:pPr>
                              </w:pPrChange>
                            </w:pPr>
                            <w:bookmarkStart w:id="805" w:name="_Ref143195483"/>
                            <w:bookmarkStart w:id="806" w:name="_Ref142324679"/>
                            <w:proofErr w:type="spellStart"/>
                            <w:r>
                              <w:t>Слика</w:t>
                            </w:r>
                            <w:proofErr w:type="spellEnd"/>
                            <w:r>
                              <w:t xml:space="preserve"> </w:t>
                            </w:r>
                            <w:ins w:id="807" w:author="SW 46/2019 - Petrović Milica" w:date="2023-08-17T20:44:00Z">
                              <w:r>
                                <w:fldChar w:fldCharType="begin"/>
                              </w:r>
                              <w:r>
                                <w:instrText xml:space="preserve"> STYLEREF 1 \s </w:instrText>
                              </w:r>
                            </w:ins>
                            <w:r>
                              <w:fldChar w:fldCharType="separate"/>
                            </w:r>
                            <w:r>
                              <w:rPr>
                                <w:noProof/>
                              </w:rPr>
                              <w:t>4</w:t>
                            </w:r>
                            <w:ins w:id="808" w:author="SW 46/2019 - Petrović Milica" w:date="2023-08-17T20:44:00Z">
                              <w:r>
                                <w:fldChar w:fldCharType="end"/>
                              </w:r>
                              <w:r>
                                <w:t>.</w:t>
                              </w:r>
                              <w:r>
                                <w:fldChar w:fldCharType="begin"/>
                              </w:r>
                              <w:r>
                                <w:instrText xml:space="preserve"> SEQ Слика \* ARABIC \s 1 </w:instrText>
                              </w:r>
                            </w:ins>
                            <w:r>
                              <w:fldChar w:fldCharType="separate"/>
                            </w:r>
                            <w:ins w:id="809" w:author="SW 46/2019 - Petrović Milica" w:date="2023-08-17T20:44:00Z">
                              <w:r>
                                <w:rPr>
                                  <w:noProof/>
                                </w:rPr>
                                <w:t>2</w:t>
                              </w:r>
                              <w:r>
                                <w:fldChar w:fldCharType="end"/>
                              </w:r>
                            </w:ins>
                            <w:bookmarkEnd w:id="805"/>
                            <w:del w:id="810"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13</w:delText>
                              </w:r>
                              <w:r w:rsidDel="00693600">
                                <w:rPr>
                                  <w:noProof/>
                                </w:rPr>
                                <w:fldChar w:fldCharType="end"/>
                              </w:r>
                            </w:del>
                            <w:bookmarkEnd w:id="806"/>
                            <w:r>
                              <w:rPr>
                                <w:lang w:val="sr-Cyrl-RS"/>
                              </w:rPr>
                              <w:t xml:space="preserve"> </w:t>
                            </w:r>
                            <w:proofErr w:type="spellStart"/>
                            <w:r>
                              <w:rPr>
                                <w:lang w:val="sr-Cyrl-RS"/>
                              </w:rPr>
                              <w:t>Дијагам</w:t>
                            </w:r>
                            <w:proofErr w:type="spellEnd"/>
                            <w:r>
                              <w:rPr>
                                <w:lang w:val="sr-Cyrl-RS"/>
                              </w:rPr>
                              <w:t xml:space="preserve"> класа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402BA" id="Text Box 37" o:spid="_x0000_s1051" type="#_x0000_t202" style="position:absolute;left:0;text-align:left;margin-left:0;margin-top:448.35pt;width:321.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" stroked="f">
                <v:textbox style="mso-fit-shape-to-text:t" inset="0,0,0,0">
                  <w:txbxContent>
                    <w:p w14:paraId="6CF5CA3C" w14:textId="7973B6F6" w:rsidR="0003146D" w:rsidRPr="00063109" w:rsidRDefault="0003146D">
                      <w:pPr>
                        <w:pStyle w:val="Caption"/>
                        <w:jc w:val="center"/>
                        <w:rPr>
                          <w:noProof/>
                          <w:lang w:val="sr-Cyrl-RS"/>
                        </w:rPr>
                        <w:pPrChange w:id="811" w:author="SW 46/2019 - Petrović Milica" w:date="2023-08-14T20:33:00Z">
                          <w:pPr>
                            <w:pStyle w:val="Caption"/>
                          </w:pPr>
                        </w:pPrChange>
                      </w:pPr>
                      <w:bookmarkStart w:id="812" w:name="_Ref143195483"/>
                      <w:bookmarkStart w:id="813" w:name="_Ref142324679"/>
                      <w:proofErr w:type="spellStart"/>
                      <w:r>
                        <w:t>Слика</w:t>
                      </w:r>
                      <w:proofErr w:type="spellEnd"/>
                      <w:r>
                        <w:t xml:space="preserve"> </w:t>
                      </w:r>
                      <w:ins w:id="814" w:author="SW 46/2019 - Petrović Milica" w:date="2023-08-17T20:44:00Z">
                        <w:r>
                          <w:fldChar w:fldCharType="begin"/>
                        </w:r>
                        <w:r>
                          <w:instrText xml:space="preserve"> STYLEREF 1 \s </w:instrText>
                        </w:r>
                      </w:ins>
                      <w:r>
                        <w:fldChar w:fldCharType="separate"/>
                      </w:r>
                      <w:r>
                        <w:rPr>
                          <w:noProof/>
                        </w:rPr>
                        <w:t>4</w:t>
                      </w:r>
                      <w:ins w:id="815" w:author="SW 46/2019 - Petrović Milica" w:date="2023-08-17T20:44:00Z">
                        <w:r>
                          <w:fldChar w:fldCharType="end"/>
                        </w:r>
                        <w:r>
                          <w:t>.</w:t>
                        </w:r>
                        <w:r>
                          <w:fldChar w:fldCharType="begin"/>
                        </w:r>
                        <w:r>
                          <w:instrText xml:space="preserve"> SEQ Слика \* ARABIC \s 1 </w:instrText>
                        </w:r>
                      </w:ins>
                      <w:r>
                        <w:fldChar w:fldCharType="separate"/>
                      </w:r>
                      <w:ins w:id="816" w:author="SW 46/2019 - Petrović Milica" w:date="2023-08-17T20:44:00Z">
                        <w:r>
                          <w:rPr>
                            <w:noProof/>
                          </w:rPr>
                          <w:t>2</w:t>
                        </w:r>
                        <w:r>
                          <w:fldChar w:fldCharType="end"/>
                        </w:r>
                      </w:ins>
                      <w:bookmarkEnd w:id="812"/>
                      <w:del w:id="81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13</w:delText>
                        </w:r>
                        <w:r w:rsidDel="00693600">
                          <w:rPr>
                            <w:noProof/>
                          </w:rPr>
                          <w:fldChar w:fldCharType="end"/>
                        </w:r>
                      </w:del>
                      <w:bookmarkEnd w:id="813"/>
                      <w:r>
                        <w:rPr>
                          <w:lang w:val="sr-Cyrl-RS"/>
                        </w:rPr>
                        <w:t xml:space="preserve"> </w:t>
                      </w:r>
                      <w:proofErr w:type="spellStart"/>
                      <w:r>
                        <w:rPr>
                          <w:lang w:val="sr-Cyrl-RS"/>
                        </w:rPr>
                        <w:t>Дијагам</w:t>
                      </w:r>
                      <w:proofErr w:type="spellEnd"/>
                      <w:r>
                        <w:rPr>
                          <w:lang w:val="sr-Cyrl-RS"/>
                        </w:rPr>
                        <w:t xml:space="preserve"> класа</w:t>
                      </w:r>
                    </w:p>
                  </w:txbxContent>
                </v:textbox>
                <w10:wrap type="topAndBottom" anchorx="margin"/>
              </v:shape>
            </w:pict>
          </mc:Fallback>
        </mc:AlternateContent>
      </w:r>
      <w:r w:rsidRPr="00D97B2C">
        <w:rPr>
          <w:noProof/>
          <w:lang w:val="sr-Cyrl-RS"/>
        </w:rPr>
        <w:drawing>
          <wp:anchor distT="0" distB="0" distL="114300" distR="114300" simplePos="0" relativeHeight="251674624" behindDoc="0" locked="0" layoutInCell="1" allowOverlap="1" wp14:anchorId="7D1EDA81" wp14:editId="23B17C21">
            <wp:simplePos x="0" y="0"/>
            <wp:positionH relativeFrom="margin">
              <wp:align>center</wp:align>
            </wp:positionH>
            <wp:positionV relativeFrom="paragraph">
              <wp:posOffset>1006071</wp:posOffset>
            </wp:positionV>
            <wp:extent cx="4086860" cy="4623435"/>
            <wp:effectExtent l="0" t="0" r="889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rotWithShape="1">
                    <a:blip r:embed="rId27">
                      <a:extLst>
                        <a:ext uri="{28A0092B-C50C-407E-A947-70E740481C1C}">
                          <a14:useLocalDpi xmlns:a14="http://schemas.microsoft.com/office/drawing/2010/main" val="0"/>
                        </a:ext>
                      </a:extLst>
                    </a:blip>
                    <a:srcRect l="17162" t="6442" r="36982" b="16550"/>
                    <a:stretch/>
                  </pic:blipFill>
                  <pic:spPr bwMode="auto">
                    <a:xfrm>
                      <a:off x="0" y="0"/>
                      <a:ext cx="4086860" cy="462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3B5F20" w:rsidRPr="00D97B2C">
        <w:rPr>
          <w:i/>
          <w:lang w:val="sr-Cyrl-RS"/>
        </w:rPr>
        <w:t>DetectionTypeGroup</w:t>
      </w:r>
      <w:proofErr w:type="spellEnd"/>
      <w:r w:rsidR="003B5F20" w:rsidRPr="00D97B2C">
        <w:rPr>
          <w:i/>
          <w:lang w:val="sr-Cyrl-RS"/>
        </w:rPr>
        <w:t xml:space="preserve"> </w:t>
      </w:r>
      <w:proofErr w:type="spellStart"/>
      <w:r w:rsidR="0049618B" w:rsidRPr="00D97B2C">
        <w:rPr>
          <w:lang w:val="sr-Cyrl-RS"/>
        </w:rPr>
        <w:t>енумерација</w:t>
      </w:r>
      <w:proofErr w:type="spellEnd"/>
      <w:r w:rsidR="0049618B" w:rsidRPr="00D97B2C">
        <w:rPr>
          <w:lang w:val="sr-Cyrl-RS"/>
        </w:rPr>
        <w:t xml:space="preserve"> има вредности </w:t>
      </w:r>
      <w:proofErr w:type="spellStart"/>
      <w:r w:rsidR="0049618B" w:rsidRPr="00D97B2C">
        <w:rPr>
          <w:i/>
          <w:lang w:val="sr-Cyrl-RS"/>
        </w:rPr>
        <w:t>mentalState</w:t>
      </w:r>
      <w:proofErr w:type="spellEnd"/>
      <w:r w:rsidR="0049618B" w:rsidRPr="00D97B2C">
        <w:rPr>
          <w:i/>
          <w:lang w:val="sr-Cyrl-RS"/>
        </w:rPr>
        <w:t xml:space="preserve"> </w:t>
      </w:r>
      <w:r w:rsidR="0049618B" w:rsidRPr="00D97B2C">
        <w:rPr>
          <w:lang w:val="sr-Cyrl-RS"/>
        </w:rPr>
        <w:t xml:space="preserve">и </w:t>
      </w:r>
      <w:proofErr w:type="spellStart"/>
      <w:r w:rsidR="0049618B" w:rsidRPr="00D97B2C">
        <w:rPr>
          <w:i/>
          <w:lang w:val="sr-Cyrl-RS"/>
        </w:rPr>
        <w:t>emotion</w:t>
      </w:r>
      <w:proofErr w:type="spellEnd"/>
      <w:r w:rsidR="000567B3" w:rsidRPr="00D97B2C">
        <w:rPr>
          <w:i/>
          <w:lang w:val="sr-Cyrl-RS"/>
        </w:rPr>
        <w:t xml:space="preserve"> </w:t>
      </w:r>
      <w:r w:rsidR="002E121F" w:rsidRPr="00D97B2C">
        <w:rPr>
          <w:lang w:val="sr-Cyrl-RS"/>
        </w:rPr>
        <w:t>и тако одваја стања од емоција</w:t>
      </w:r>
      <w:r w:rsidR="00063109" w:rsidRPr="00D97B2C">
        <w:rPr>
          <w:lang w:val="sr-Cyrl-RS"/>
        </w:rPr>
        <w:t xml:space="preserve"> с обзиром да дијагностиковање </w:t>
      </w:r>
      <w:r w:rsidR="0023153A">
        <w:rPr>
          <w:lang w:val="sr-Cyrl-RS"/>
        </w:rPr>
        <w:t xml:space="preserve">менталних </w:t>
      </w:r>
      <w:r w:rsidR="00063109" w:rsidRPr="00D97B2C">
        <w:rPr>
          <w:lang w:val="sr-Cyrl-RS"/>
        </w:rPr>
        <w:t>стања</w:t>
      </w:r>
      <w:r w:rsidR="0023153A">
        <w:rPr>
          <w:lang w:val="sr-Cyrl-RS"/>
        </w:rPr>
        <w:t xml:space="preserve"> представља</w:t>
      </w:r>
      <w:r w:rsidR="00063109" w:rsidRPr="00D97B2C">
        <w:rPr>
          <w:lang w:val="sr-Cyrl-RS"/>
        </w:rPr>
        <w:t xml:space="preserve"> подсистем</w:t>
      </w:r>
      <w:r w:rsidR="002E121F" w:rsidRPr="00D97B2C">
        <w:rPr>
          <w:lang w:val="sr-Cyrl-RS"/>
        </w:rPr>
        <w:t xml:space="preserve">. </w:t>
      </w:r>
      <w:proofErr w:type="spellStart"/>
      <w:r w:rsidR="002E121F" w:rsidRPr="00D97B2C">
        <w:rPr>
          <w:i/>
          <w:lang w:val="sr-Cyrl-RS"/>
        </w:rPr>
        <w:t>QuestionLayer</w:t>
      </w:r>
      <w:proofErr w:type="spellEnd"/>
      <w:r w:rsidR="002E121F" w:rsidRPr="00D97B2C">
        <w:rPr>
          <w:i/>
          <w:lang w:val="sr-Cyrl-RS"/>
        </w:rPr>
        <w:t xml:space="preserve"> </w:t>
      </w:r>
      <w:r w:rsidR="00685D8B" w:rsidRPr="00D97B2C">
        <w:rPr>
          <w:lang w:val="sr-Cyrl-RS"/>
        </w:rPr>
        <w:t xml:space="preserve">има вредности </w:t>
      </w:r>
      <w:proofErr w:type="spellStart"/>
      <w:r w:rsidR="00685D8B" w:rsidRPr="00D97B2C">
        <w:rPr>
          <w:i/>
          <w:lang w:val="sr-Cyrl-RS"/>
        </w:rPr>
        <w:t>first</w:t>
      </w:r>
      <w:proofErr w:type="spellEnd"/>
      <w:r w:rsidR="00685D8B" w:rsidRPr="00D97B2C">
        <w:rPr>
          <w:lang w:val="sr-Cyrl-RS"/>
        </w:rPr>
        <w:t xml:space="preserve">, </w:t>
      </w:r>
      <w:proofErr w:type="spellStart"/>
      <w:r w:rsidR="00685D8B" w:rsidRPr="00D97B2C">
        <w:rPr>
          <w:i/>
          <w:lang w:val="sr-Cyrl-RS"/>
        </w:rPr>
        <w:t>second</w:t>
      </w:r>
      <w:proofErr w:type="spellEnd"/>
      <w:r w:rsidR="00685D8B" w:rsidRPr="00D97B2C">
        <w:rPr>
          <w:lang w:val="sr-Cyrl-RS"/>
        </w:rPr>
        <w:t xml:space="preserve"> и </w:t>
      </w:r>
      <w:proofErr w:type="spellStart"/>
      <w:r w:rsidR="00685D8B" w:rsidRPr="00D97B2C">
        <w:rPr>
          <w:i/>
          <w:lang w:val="sr-Cyrl-RS"/>
        </w:rPr>
        <w:t>third</w:t>
      </w:r>
      <w:proofErr w:type="spellEnd"/>
      <w:r w:rsidR="00685D8B" w:rsidRPr="00D97B2C">
        <w:rPr>
          <w:lang w:val="sr-Cyrl-RS"/>
        </w:rPr>
        <w:t xml:space="preserve"> којим се описује редослед питања у упитнику, то јест подела питања по нивоима</w:t>
      </w:r>
      <w:r w:rsidR="000932D7">
        <w:rPr>
          <w:lang w:val="sr-Cyrl-RS"/>
        </w:rPr>
        <w:t>, круговима</w:t>
      </w:r>
      <w:r w:rsidR="00685D8B" w:rsidRPr="00D97B2C">
        <w:rPr>
          <w:lang w:val="sr-Cyrl-RS"/>
        </w:rPr>
        <w:t>.</w:t>
      </w:r>
      <w:r w:rsidR="00554B78" w:rsidRPr="00D97B2C">
        <w:rPr>
          <w:lang w:val="sr-Cyrl-RS"/>
        </w:rPr>
        <w:t xml:space="preserve"> </w:t>
      </w:r>
      <w:proofErr w:type="spellStart"/>
      <w:r w:rsidR="00554B78" w:rsidRPr="00D97B2C">
        <w:rPr>
          <w:i/>
          <w:lang w:val="sr-Cyrl-RS"/>
        </w:rPr>
        <w:t>Intensity</w:t>
      </w:r>
      <w:proofErr w:type="spellEnd"/>
      <w:r w:rsidR="00554B78" w:rsidRPr="00D97B2C">
        <w:rPr>
          <w:lang w:val="sr-Cyrl-RS"/>
        </w:rPr>
        <w:t xml:space="preserve"> означава ниво озбиљности </w:t>
      </w:r>
      <w:proofErr w:type="spellStart"/>
      <w:r w:rsidR="00554B78" w:rsidRPr="00D97B2C">
        <w:rPr>
          <w:lang w:val="sr-Cyrl-RS"/>
        </w:rPr>
        <w:t>дијагностикованог</w:t>
      </w:r>
      <w:proofErr w:type="spellEnd"/>
      <w:r w:rsidR="00554B78" w:rsidRPr="00D97B2C">
        <w:rPr>
          <w:lang w:val="sr-Cyrl-RS"/>
        </w:rPr>
        <w:t xml:space="preserve"> стања. </w:t>
      </w:r>
      <w:proofErr w:type="spellStart"/>
      <w:r w:rsidR="00554B78" w:rsidRPr="00D97B2C">
        <w:rPr>
          <w:i/>
          <w:lang w:val="sr-Cyrl-RS"/>
        </w:rPr>
        <w:t>Gender</w:t>
      </w:r>
      <w:proofErr w:type="spellEnd"/>
      <w:r w:rsidR="00554B78" w:rsidRPr="00D97B2C">
        <w:rPr>
          <w:lang w:val="sr-Cyrl-RS"/>
        </w:rPr>
        <w:t xml:space="preserve"> представља пол.</w:t>
      </w:r>
      <w:r w:rsidR="000A018F">
        <w:rPr>
          <w:lang w:val="sr-Cyrl-RS"/>
        </w:rPr>
        <w:t xml:space="preserve"> На </w:t>
      </w:r>
      <w:ins w:id="818" w:author="SW 46/2019 - Petrović Milica" w:date="2023-08-17T20:11:00Z">
        <w:r w:rsidR="001428C6">
          <w:rPr>
            <w:lang w:val="sr-Cyrl-RS"/>
          </w:rPr>
          <w:fldChar w:fldCharType="begin"/>
        </w:r>
        <w:r w:rsidR="001428C6">
          <w:rPr>
            <w:lang w:val="sr-Cyrl-RS"/>
          </w:rPr>
          <w:instrText xml:space="preserve"> REF _Ref143195483 \h </w:instrText>
        </w:r>
      </w:ins>
      <w:r w:rsidR="001428C6">
        <w:rPr>
          <w:lang w:val="sr-Cyrl-RS"/>
        </w:rPr>
      </w:r>
      <w:r w:rsidR="001428C6">
        <w:rPr>
          <w:lang w:val="sr-Cyrl-RS"/>
        </w:rPr>
        <w:fldChar w:fldCharType="separate"/>
      </w:r>
      <w:proofErr w:type="spellStart"/>
      <w:ins w:id="819" w:author="SW 46/2019 - Petrović Milica" w:date="2023-08-17T20:11:00Z">
        <w:r w:rsidR="001428C6">
          <w:t>Слика</w:t>
        </w:r>
        <w:proofErr w:type="spellEnd"/>
        <w:r w:rsidR="001428C6">
          <w:t xml:space="preserve"> </w:t>
        </w:r>
        <w:r w:rsidR="001428C6">
          <w:rPr>
            <w:noProof/>
          </w:rPr>
          <w:t>4</w:t>
        </w:r>
        <w:r w:rsidR="001428C6">
          <w:t>.</w:t>
        </w:r>
        <w:r w:rsidR="001428C6">
          <w:rPr>
            <w:noProof/>
          </w:rPr>
          <w:t>2</w:t>
        </w:r>
        <w:r w:rsidR="001428C6">
          <w:rPr>
            <w:lang w:val="sr-Cyrl-RS"/>
          </w:rPr>
          <w:fldChar w:fldCharType="end"/>
        </w:r>
        <w:r w:rsidR="001428C6">
          <w:rPr>
            <w:lang w:val="sr-Cyrl-RS"/>
          </w:rPr>
          <w:t xml:space="preserve"> </w:t>
        </w:r>
      </w:ins>
      <w:del w:id="820" w:author="SW 46/2019 - Petrović Milica" w:date="2023-08-17T20:11:00Z">
        <w:r w:rsidR="000A018F" w:rsidDel="001428C6">
          <w:rPr>
            <w:lang w:val="sr-Cyrl-RS"/>
          </w:rPr>
          <w:fldChar w:fldCharType="begin"/>
        </w:r>
        <w:r w:rsidR="000A018F" w:rsidDel="001428C6">
          <w:rPr>
            <w:lang w:val="sr-Cyrl-RS"/>
          </w:rPr>
          <w:delInstrText xml:space="preserve"> REF _Ref142324679 \h </w:delInstrText>
        </w:r>
        <w:r w:rsidR="000A018F" w:rsidDel="001428C6">
          <w:rPr>
            <w:lang w:val="sr-Cyrl-RS"/>
          </w:rPr>
        </w:r>
        <w:r w:rsidR="000A018F" w:rsidDel="001428C6">
          <w:rPr>
            <w:lang w:val="sr-Cyrl-RS"/>
          </w:rPr>
          <w:fldChar w:fldCharType="separate"/>
        </w:r>
        <w:r w:rsidR="000A018F" w:rsidDel="001428C6">
          <w:delText xml:space="preserve">Слика </w:delText>
        </w:r>
        <w:r w:rsidR="000A018F" w:rsidDel="001428C6">
          <w:rPr>
            <w:noProof/>
          </w:rPr>
          <w:delText>13</w:delText>
        </w:r>
        <w:r w:rsidR="000A018F" w:rsidDel="001428C6">
          <w:rPr>
            <w:lang w:val="sr-Cyrl-RS"/>
          </w:rPr>
          <w:fldChar w:fldCharType="end"/>
        </w:r>
        <w:r w:rsidR="000A018F" w:rsidDel="001428C6">
          <w:rPr>
            <w:lang w:val="sr-Cyrl-RS"/>
          </w:rPr>
          <w:delText xml:space="preserve"> </w:delText>
        </w:r>
      </w:del>
      <w:r w:rsidR="000A018F">
        <w:rPr>
          <w:lang w:val="sr-Cyrl-RS"/>
        </w:rPr>
        <w:t>приказан је дија</w:t>
      </w:r>
      <w:ins w:id="821" w:author="SW 46/2019 - Petrović Milica" w:date="2023-08-17T20:11:00Z">
        <w:r w:rsidR="001428C6">
          <w:rPr>
            <w:lang w:val="sr-Cyrl-RS"/>
          </w:rPr>
          <w:t>гра</w:t>
        </w:r>
      </w:ins>
      <w:r w:rsidR="000A018F">
        <w:rPr>
          <w:lang w:val="sr-Cyrl-RS"/>
        </w:rPr>
        <w:t>м класа.</w:t>
      </w:r>
    </w:p>
    <w:p w14:paraId="576AC6D5" w14:textId="77777777" w:rsidR="00FD339E" w:rsidRPr="00D97B2C" w:rsidRDefault="00FD339E" w:rsidP="00E8483A">
      <w:pPr>
        <w:pStyle w:val="Heading2"/>
        <w:numPr>
          <w:ilvl w:val="0"/>
          <w:numId w:val="13"/>
        </w:numPr>
        <w:rPr>
          <w:lang w:val="sr-Cyrl-RS"/>
        </w:rPr>
      </w:pPr>
      <w:bookmarkStart w:id="822" w:name="_Toc143200085"/>
      <w:r w:rsidRPr="00D97B2C">
        <w:rPr>
          <w:lang w:val="sr-Cyrl-RS"/>
        </w:rPr>
        <w:lastRenderedPageBreak/>
        <w:t>Дијаграм секвенци</w:t>
      </w:r>
      <w:bookmarkEnd w:id="822"/>
    </w:p>
    <w:p w14:paraId="365AB0D2" w14:textId="5207E98C" w:rsidR="000C6629" w:rsidRPr="00D97B2C" w:rsidRDefault="00DA2006" w:rsidP="002502A3">
      <w:pPr>
        <w:pStyle w:val="osnovnitekst"/>
        <w:rPr>
          <w:lang w:val="sr-Cyrl-RS"/>
        </w:rPr>
      </w:pPr>
      <w:r w:rsidRPr="00D97B2C">
        <w:rPr>
          <w:lang w:val="sr-Cyrl-RS"/>
        </w:rPr>
        <w:t xml:space="preserve">Дијаграм секвенци приказује комуникацију између </w:t>
      </w:r>
      <w:r w:rsidR="00885CE3" w:rsidRPr="00D97B2C">
        <w:rPr>
          <w:lang w:val="sr-Cyrl-RS"/>
        </w:rPr>
        <w:t>учесника у систему и елемената система</w:t>
      </w:r>
      <w:r w:rsidR="00CE5524" w:rsidRPr="00D97B2C">
        <w:rPr>
          <w:lang w:val="sr-Cyrl-RS"/>
        </w:rPr>
        <w:t xml:space="preserve"> у времену </w:t>
      </w:r>
      <w:r w:rsidR="00CE5524" w:rsidRPr="00D97B2C">
        <w:rPr>
          <w:lang w:val="sr-Cyrl-RS"/>
        </w:rPr>
        <w:fldChar w:fldCharType="begin"/>
      </w:r>
      <w:r w:rsidR="00CE5524" w:rsidRPr="00D97B2C">
        <w:rPr>
          <w:lang w:val="sr-Cyrl-RS"/>
        </w:rPr>
        <w:instrText xml:space="preserve"> REF _Ref141201108 \r \h </w:instrText>
      </w:r>
      <w:r w:rsidR="00CE5524" w:rsidRPr="00D97B2C">
        <w:rPr>
          <w:lang w:val="sr-Cyrl-RS"/>
        </w:rPr>
      </w:r>
      <w:r w:rsidR="00CE5524" w:rsidRPr="00D97B2C">
        <w:rPr>
          <w:lang w:val="sr-Cyrl-RS"/>
        </w:rPr>
        <w:fldChar w:fldCharType="separate"/>
      </w:r>
      <w:r w:rsidR="00CE5524" w:rsidRPr="00D97B2C">
        <w:rPr>
          <w:lang w:val="sr-Cyrl-RS"/>
        </w:rPr>
        <w:t>[10]</w:t>
      </w:r>
      <w:r w:rsidR="00CE5524" w:rsidRPr="00D97B2C">
        <w:rPr>
          <w:lang w:val="sr-Cyrl-RS"/>
        </w:rPr>
        <w:fldChar w:fldCharType="end"/>
      </w:r>
      <w:r w:rsidR="00885CE3" w:rsidRPr="00D97B2C">
        <w:rPr>
          <w:lang w:val="sr-Cyrl-RS"/>
        </w:rPr>
        <w:t>.</w:t>
      </w:r>
      <w:r w:rsidR="00CC2627" w:rsidRPr="00D97B2C">
        <w:rPr>
          <w:lang w:val="sr-Cyrl-RS"/>
        </w:rPr>
        <w:t xml:space="preserve"> Дијаграм секвенци описује интеракцију фокусирајући се на редослед порука које се размењују.</w:t>
      </w:r>
      <w:r w:rsidR="0082536C" w:rsidRPr="00D97B2C">
        <w:rPr>
          <w:lang w:val="sr-Cyrl-RS"/>
        </w:rPr>
        <w:t xml:space="preserve"> </w:t>
      </w:r>
      <w:r w:rsidR="004A3944" w:rsidRPr="00D97B2C">
        <w:rPr>
          <w:lang w:val="sr-Cyrl-RS"/>
        </w:rPr>
        <w:t xml:space="preserve">На </w:t>
      </w:r>
      <w:ins w:id="823" w:author="SW 46/2019 - Petrović Milica" w:date="2023-08-17T20:11:00Z">
        <w:r w:rsidR="00F261B8">
          <w:rPr>
            <w:lang w:val="sr-Cyrl-RS"/>
          </w:rPr>
          <w:fldChar w:fldCharType="begin"/>
        </w:r>
        <w:r w:rsidR="00F261B8">
          <w:rPr>
            <w:lang w:val="sr-Cyrl-RS"/>
          </w:rPr>
          <w:instrText xml:space="preserve"> REF _Ref143195525 \h </w:instrText>
        </w:r>
      </w:ins>
      <w:r w:rsidR="00F261B8">
        <w:rPr>
          <w:lang w:val="sr-Cyrl-RS"/>
        </w:rPr>
      </w:r>
      <w:r w:rsidR="00F261B8">
        <w:rPr>
          <w:lang w:val="sr-Cyrl-RS"/>
        </w:rPr>
        <w:fldChar w:fldCharType="separate"/>
      </w:r>
      <w:proofErr w:type="spellStart"/>
      <w:ins w:id="824" w:author="SW 46/2019 - Petrović Milica" w:date="2023-08-17T20:11:00Z">
        <w:r w:rsidR="00F261B8">
          <w:t>Слика</w:t>
        </w:r>
        <w:proofErr w:type="spellEnd"/>
        <w:r w:rsidR="00F261B8">
          <w:t xml:space="preserve"> </w:t>
        </w:r>
        <w:r w:rsidR="00F261B8">
          <w:rPr>
            <w:noProof/>
          </w:rPr>
          <w:t>4</w:t>
        </w:r>
        <w:r w:rsidR="00F261B8">
          <w:t>.</w:t>
        </w:r>
        <w:r w:rsidR="00F261B8">
          <w:rPr>
            <w:noProof/>
          </w:rPr>
          <w:t>3</w:t>
        </w:r>
        <w:r w:rsidR="00F261B8">
          <w:rPr>
            <w:lang w:val="sr-Cyrl-RS"/>
          </w:rPr>
          <w:fldChar w:fldCharType="end"/>
        </w:r>
      </w:ins>
      <w:r w:rsidR="00CF288D" w:rsidRPr="00D97B2C">
        <w:rPr>
          <w:lang w:val="sr-Cyrl-RS"/>
        </w:rPr>
        <w:fldChar w:fldCharType="begin"/>
      </w:r>
      <w:r w:rsidR="00CF288D" w:rsidRPr="00D97B2C">
        <w:rPr>
          <w:lang w:val="sr-Cyrl-RS"/>
        </w:rPr>
        <w:instrText xml:space="preserve"> REF _Ref141202137 \h </w:instrText>
      </w:r>
      <w:r w:rsidR="00CF288D" w:rsidRPr="00D97B2C">
        <w:rPr>
          <w:lang w:val="sr-Cyrl-RS"/>
        </w:rPr>
      </w:r>
      <w:r w:rsidR="00CF288D" w:rsidRPr="00D97B2C">
        <w:rPr>
          <w:lang w:val="sr-Cyrl-RS"/>
        </w:rPr>
        <w:fldChar w:fldCharType="separate"/>
      </w:r>
      <w:del w:id="825" w:author="SW 46/2019 - Petrović Milica" w:date="2023-08-17T20:11:00Z">
        <w:r w:rsidR="00CF288D" w:rsidRPr="00D97B2C" w:rsidDel="00F261B8">
          <w:rPr>
            <w:lang w:val="sr-Cyrl-RS"/>
          </w:rPr>
          <w:delText xml:space="preserve">Слика </w:delText>
        </w:r>
        <w:r w:rsidR="00CF288D" w:rsidRPr="00D97B2C" w:rsidDel="00F261B8">
          <w:rPr>
            <w:noProof/>
            <w:lang w:val="sr-Cyrl-RS"/>
          </w:rPr>
          <w:delText>14</w:delText>
        </w:r>
      </w:del>
      <w:r w:rsidR="00CF288D" w:rsidRPr="00D97B2C">
        <w:rPr>
          <w:lang w:val="sr-Cyrl-RS"/>
        </w:rPr>
        <w:fldChar w:fldCharType="end"/>
      </w:r>
      <w:r w:rsidR="00CF288D" w:rsidRPr="00D97B2C">
        <w:rPr>
          <w:lang w:val="sr-Cyrl-RS"/>
        </w:rPr>
        <w:t xml:space="preserve"> </w:t>
      </w:r>
      <w:r w:rsidR="004A3944" w:rsidRPr="00D97B2C">
        <w:rPr>
          <w:lang w:val="sr-Cyrl-RS"/>
        </w:rPr>
        <w:t>је приказан дијаграм секвенц</w:t>
      </w:r>
      <w:ins w:id="826" w:author="SW 46/2019 - Petrović Milica" w:date="2023-08-17T20:12:00Z">
        <w:r w:rsidR="00243EFE">
          <w:rPr>
            <w:lang w:val="sr-Cyrl-RS"/>
          </w:rPr>
          <w:t>и</w:t>
        </w:r>
      </w:ins>
      <w:del w:id="827" w:author="SW 46/2019 - Petrović Milica" w:date="2023-08-17T20:12:00Z">
        <w:r w:rsidR="004A3944" w:rsidRPr="00D97B2C" w:rsidDel="00243EFE">
          <w:rPr>
            <w:lang w:val="sr-Cyrl-RS"/>
          </w:rPr>
          <w:delText>е</w:delText>
        </w:r>
      </w:del>
      <w:r w:rsidR="004A3944" w:rsidRPr="00D97B2C">
        <w:rPr>
          <w:lang w:val="sr-Cyrl-RS"/>
        </w:rPr>
        <w:t xml:space="preserve"> за </w:t>
      </w:r>
      <w:r w:rsidR="00C407FB" w:rsidRPr="00D97B2C">
        <w:rPr>
          <w:lang w:val="sr-Cyrl-RS"/>
        </w:rPr>
        <w:t>клијента приликом попуњавања упитника. Прва акција је добијање првог сета питања. На основу одговора се добија резултат о дијагностиковању стања. У случају да клијент има услове за даља испитивања</w:t>
      </w:r>
      <w:ins w:id="828" w:author="SW 46/2019 - Petrović Milica" w:date="2023-08-17T20:12:00Z">
        <w:r w:rsidR="004751A9">
          <w:rPr>
            <w:lang w:val="sr-Cyrl-RS"/>
          </w:rPr>
          <w:t>,</w:t>
        </w:r>
      </w:ins>
      <w:r w:rsidR="00C407FB" w:rsidRPr="00D97B2C">
        <w:rPr>
          <w:lang w:val="sr-Cyrl-RS"/>
        </w:rPr>
        <w:t xml:space="preserve"> јер су ментална стања међусобно условљена</w:t>
      </w:r>
      <w:ins w:id="829" w:author="SW 46/2019 - Petrović Milica" w:date="2023-08-17T20:12:00Z">
        <w:r w:rsidR="004751A9">
          <w:rPr>
            <w:lang w:val="sr-Cyrl-RS"/>
          </w:rPr>
          <w:t>,</w:t>
        </w:r>
      </w:ins>
      <w:r w:rsidR="00C407FB" w:rsidRPr="00D97B2C">
        <w:rPr>
          <w:lang w:val="sr-Cyrl-RS"/>
        </w:rPr>
        <w:t xml:space="preserve"> добија нови сет питања. </w:t>
      </w:r>
    </w:p>
    <w:p w14:paraId="503E4127" w14:textId="149779ED" w:rsidR="00114A05" w:rsidRPr="00D97B2C" w:rsidRDefault="004751A9" w:rsidP="002502A3">
      <w:pPr>
        <w:pStyle w:val="osnovnitekst"/>
        <w:rPr>
          <w:lang w:val="sr-Cyrl-RS"/>
        </w:rPr>
      </w:pPr>
      <w:r w:rsidRPr="00D97B2C">
        <w:rPr>
          <w:noProof/>
          <w:lang w:val="sr-Cyrl-RS"/>
        </w:rPr>
        <mc:AlternateContent>
          <mc:Choice Requires="wps">
            <w:drawing>
              <wp:anchor distT="0" distB="0" distL="114300" distR="114300" simplePos="0" relativeHeight="251712512" behindDoc="0" locked="0" layoutInCell="1" allowOverlap="1" wp14:anchorId="6AF3BBCD" wp14:editId="4EEE1D6B">
                <wp:simplePos x="0" y="0"/>
                <wp:positionH relativeFrom="margin">
                  <wp:align>center</wp:align>
                </wp:positionH>
                <wp:positionV relativeFrom="paragraph">
                  <wp:posOffset>5240598</wp:posOffset>
                </wp:positionV>
                <wp:extent cx="4829810" cy="635"/>
                <wp:effectExtent l="0" t="0" r="8890" b="0"/>
                <wp:wrapTopAndBottom/>
                <wp:docPr id="38" name="Text Box 38"/>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CA56B4C" w14:textId="616709D2" w:rsidR="0003146D" w:rsidRPr="00151FE3" w:rsidRDefault="0003146D">
                            <w:pPr>
                              <w:pStyle w:val="Caption"/>
                              <w:jc w:val="center"/>
                              <w:rPr>
                                <w:noProof/>
                                <w:lang w:val="sr-Cyrl-RS"/>
                              </w:rPr>
                              <w:pPrChange w:id="830" w:author="SW 46/2019 - Petrović Milica" w:date="2023-08-14T20:33:00Z">
                                <w:pPr>
                                  <w:pStyle w:val="Caption"/>
                                </w:pPr>
                              </w:pPrChange>
                            </w:pPr>
                            <w:bookmarkStart w:id="831" w:name="_Ref143195525"/>
                            <w:bookmarkStart w:id="832" w:name="_Ref141202137"/>
                            <w:proofErr w:type="spellStart"/>
                            <w:r>
                              <w:t>Слика</w:t>
                            </w:r>
                            <w:proofErr w:type="spellEnd"/>
                            <w:r>
                              <w:t xml:space="preserve"> </w:t>
                            </w:r>
                            <w:ins w:id="833" w:author="SW 46/2019 - Petrović Milica" w:date="2023-08-17T20:44:00Z">
                              <w:r>
                                <w:fldChar w:fldCharType="begin"/>
                              </w:r>
                              <w:r>
                                <w:instrText xml:space="preserve"> STYLEREF 1 \s </w:instrText>
                              </w:r>
                            </w:ins>
                            <w:r>
                              <w:fldChar w:fldCharType="separate"/>
                            </w:r>
                            <w:r>
                              <w:rPr>
                                <w:noProof/>
                              </w:rPr>
                              <w:t>4</w:t>
                            </w:r>
                            <w:ins w:id="834" w:author="SW 46/2019 - Petrović Milica" w:date="2023-08-17T20:44:00Z">
                              <w:r>
                                <w:fldChar w:fldCharType="end"/>
                              </w:r>
                              <w:r>
                                <w:t>.</w:t>
                              </w:r>
                              <w:r>
                                <w:fldChar w:fldCharType="begin"/>
                              </w:r>
                              <w:r>
                                <w:instrText xml:space="preserve"> SEQ Слика \* ARABIC \s 1 </w:instrText>
                              </w:r>
                            </w:ins>
                            <w:r>
                              <w:fldChar w:fldCharType="separate"/>
                            </w:r>
                            <w:ins w:id="835" w:author="SW 46/2019 - Petrović Milica" w:date="2023-08-17T20:44:00Z">
                              <w:r>
                                <w:rPr>
                                  <w:noProof/>
                                </w:rPr>
                                <w:t>3</w:t>
                              </w:r>
                              <w:r>
                                <w:fldChar w:fldCharType="end"/>
                              </w:r>
                            </w:ins>
                            <w:bookmarkEnd w:id="831"/>
                            <w:del w:id="83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14</w:delText>
                              </w:r>
                              <w:r w:rsidDel="00693600">
                                <w:rPr>
                                  <w:noProof/>
                                </w:rPr>
                                <w:fldChar w:fldCharType="end"/>
                              </w:r>
                            </w:del>
                            <w:bookmarkEnd w:id="832"/>
                            <w:r>
                              <w:rPr>
                                <w:lang w:val="sr-Cyrl-RS"/>
                              </w:rPr>
                              <w:t xml:space="preserve"> Дијаграм секвенци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3BBCD" id="Text Box 38" o:spid="_x0000_s1052" type="#_x0000_t202" style="position:absolute;left:0;text-align:left;margin-left:0;margin-top:412.65pt;width:380.3pt;height:.05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6xHMAIAAGc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" stroked="f">
                <v:textbox style="mso-fit-shape-to-text:t" inset="0,0,0,0">
                  <w:txbxContent>
                    <w:p w14:paraId="6CA56B4C" w14:textId="616709D2" w:rsidR="0003146D" w:rsidRPr="00151FE3" w:rsidRDefault="0003146D">
                      <w:pPr>
                        <w:pStyle w:val="Caption"/>
                        <w:jc w:val="center"/>
                        <w:rPr>
                          <w:noProof/>
                          <w:lang w:val="sr-Cyrl-RS"/>
                        </w:rPr>
                        <w:pPrChange w:id="837" w:author="SW 46/2019 - Petrović Milica" w:date="2023-08-14T20:33:00Z">
                          <w:pPr>
                            <w:pStyle w:val="Caption"/>
                          </w:pPr>
                        </w:pPrChange>
                      </w:pPr>
                      <w:bookmarkStart w:id="838" w:name="_Ref143195525"/>
                      <w:bookmarkStart w:id="839" w:name="_Ref141202137"/>
                      <w:proofErr w:type="spellStart"/>
                      <w:r>
                        <w:t>Слика</w:t>
                      </w:r>
                      <w:proofErr w:type="spellEnd"/>
                      <w:r>
                        <w:t xml:space="preserve"> </w:t>
                      </w:r>
                      <w:ins w:id="840" w:author="SW 46/2019 - Petrović Milica" w:date="2023-08-17T20:44:00Z">
                        <w:r>
                          <w:fldChar w:fldCharType="begin"/>
                        </w:r>
                        <w:r>
                          <w:instrText xml:space="preserve"> STYLEREF 1 \s </w:instrText>
                        </w:r>
                      </w:ins>
                      <w:r>
                        <w:fldChar w:fldCharType="separate"/>
                      </w:r>
                      <w:r>
                        <w:rPr>
                          <w:noProof/>
                        </w:rPr>
                        <w:t>4</w:t>
                      </w:r>
                      <w:ins w:id="841" w:author="SW 46/2019 - Petrović Milica" w:date="2023-08-17T20:44:00Z">
                        <w:r>
                          <w:fldChar w:fldCharType="end"/>
                        </w:r>
                        <w:r>
                          <w:t>.</w:t>
                        </w:r>
                        <w:r>
                          <w:fldChar w:fldCharType="begin"/>
                        </w:r>
                        <w:r>
                          <w:instrText xml:space="preserve"> SEQ Слика \* ARABIC \s 1 </w:instrText>
                        </w:r>
                      </w:ins>
                      <w:r>
                        <w:fldChar w:fldCharType="separate"/>
                      </w:r>
                      <w:ins w:id="842" w:author="SW 46/2019 - Petrović Milica" w:date="2023-08-17T20:44:00Z">
                        <w:r>
                          <w:rPr>
                            <w:noProof/>
                          </w:rPr>
                          <w:t>3</w:t>
                        </w:r>
                        <w:r>
                          <w:fldChar w:fldCharType="end"/>
                        </w:r>
                      </w:ins>
                      <w:bookmarkEnd w:id="838"/>
                      <w:del w:id="84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14</w:delText>
                        </w:r>
                        <w:r w:rsidDel="00693600">
                          <w:rPr>
                            <w:noProof/>
                          </w:rPr>
                          <w:fldChar w:fldCharType="end"/>
                        </w:r>
                      </w:del>
                      <w:bookmarkEnd w:id="839"/>
                      <w:r>
                        <w:rPr>
                          <w:lang w:val="sr-Cyrl-RS"/>
                        </w:rPr>
                        <w:t xml:space="preserve"> Дијаграм секвенци</w:t>
                      </w:r>
                    </w:p>
                  </w:txbxContent>
                </v:textbox>
                <w10:wrap type="topAndBottom" anchorx="margin"/>
              </v:shape>
            </w:pict>
          </mc:Fallback>
        </mc:AlternateContent>
      </w:r>
      <w:r w:rsidRPr="00D97B2C">
        <w:rPr>
          <w:noProof/>
          <w:lang w:val="sr-Cyrl-RS"/>
        </w:rPr>
        <w:drawing>
          <wp:anchor distT="0" distB="0" distL="114300" distR="114300" simplePos="0" relativeHeight="251675648" behindDoc="0" locked="0" layoutInCell="1" allowOverlap="1" wp14:anchorId="65EDD338" wp14:editId="252864A4">
            <wp:simplePos x="0" y="0"/>
            <wp:positionH relativeFrom="margin">
              <wp:align>center</wp:align>
            </wp:positionH>
            <wp:positionV relativeFrom="paragraph">
              <wp:posOffset>183573</wp:posOffset>
            </wp:positionV>
            <wp:extent cx="5674360" cy="50673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jpg"/>
                    <pic:cNvPicPr/>
                  </pic:nvPicPr>
                  <pic:blipFill rotWithShape="1">
                    <a:blip r:embed="rId28">
                      <a:extLst>
                        <a:ext uri="{28A0092B-C50C-407E-A947-70E740481C1C}">
                          <a14:useLocalDpi xmlns:a14="http://schemas.microsoft.com/office/drawing/2010/main" val="0"/>
                        </a:ext>
                      </a:extLst>
                    </a:blip>
                    <a:srcRect l="4931" t="5735" r="36868" b="12592"/>
                    <a:stretch/>
                  </pic:blipFill>
                  <pic:spPr bwMode="auto">
                    <a:xfrm>
                      <a:off x="0" y="0"/>
                      <a:ext cx="5674360" cy="506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65F56" w14:textId="77777777" w:rsidR="00B922D5" w:rsidRPr="00D97B2C" w:rsidRDefault="000C6629" w:rsidP="00151FE3">
      <w:pPr>
        <w:pStyle w:val="osnovnitekst"/>
        <w:rPr>
          <w:rFonts w:ascii="Segoe UI" w:hAnsi="Segoe UI" w:cs="Segoe UI"/>
          <w:color w:val="002060"/>
          <w:sz w:val="21"/>
          <w:szCs w:val="21"/>
          <w:shd w:val="clear" w:color="auto" w:fill="FFFFFF"/>
          <w:lang w:val="sr-Cyrl-RS"/>
        </w:rPr>
      </w:pPr>
      <w:del w:id="844" w:author="SW 46/2019 - Petrović Milica" w:date="2023-08-14T20:33:00Z">
        <w:r w:rsidRPr="00D97B2C" w:rsidDel="00C65FDA">
          <w:rPr>
            <w:rFonts w:ascii="Segoe UI" w:hAnsi="Segoe UI" w:cs="Segoe UI"/>
            <w:color w:val="002060"/>
            <w:sz w:val="21"/>
            <w:szCs w:val="21"/>
            <w:shd w:val="clear" w:color="auto" w:fill="FFFFFF"/>
            <w:lang w:val="sr-Cyrl-RS"/>
          </w:rPr>
          <w:delText>!</w:delText>
        </w:r>
      </w:del>
      <w:r w:rsidR="00B922D5" w:rsidRPr="00D97B2C">
        <w:rPr>
          <w:rFonts w:ascii="Segoe UI" w:hAnsi="Segoe UI" w:cs="Segoe UI"/>
          <w:color w:val="002060"/>
          <w:sz w:val="21"/>
          <w:szCs w:val="21"/>
          <w:shd w:val="clear" w:color="auto" w:fill="FFFFFF"/>
          <w:lang w:val="sr-Cyrl-RS"/>
        </w:rPr>
        <w:br w:type="page"/>
      </w:r>
    </w:p>
    <w:p w14:paraId="2F947535" w14:textId="77777777" w:rsidR="009E353C" w:rsidRPr="00D97B2C" w:rsidRDefault="009E353C" w:rsidP="00E8483A">
      <w:pPr>
        <w:pStyle w:val="Heading1"/>
        <w:numPr>
          <w:ilvl w:val="0"/>
          <w:numId w:val="14"/>
        </w:numPr>
        <w:rPr>
          <w:lang w:val="sr-Cyrl-RS"/>
        </w:rPr>
      </w:pPr>
      <w:bookmarkStart w:id="845" w:name="_Toc143200086"/>
      <w:r w:rsidRPr="00D97B2C">
        <w:rPr>
          <w:lang w:val="sr-Cyrl-RS"/>
        </w:rPr>
        <w:lastRenderedPageBreak/>
        <w:t>Имплементација система</w:t>
      </w:r>
      <w:bookmarkEnd w:id="845"/>
    </w:p>
    <w:p w14:paraId="2DA71B27" w14:textId="77777777" w:rsidR="00D06A72" w:rsidRDefault="00EE4280" w:rsidP="00B922D5">
      <w:pPr>
        <w:pStyle w:val="osnovnitekst"/>
        <w:rPr>
          <w:ins w:id="846" w:author="SW 46/2019 - Petrović Milica" w:date="2023-08-17T20:13:00Z"/>
          <w:lang w:val="sr-Cyrl-RS"/>
        </w:rPr>
      </w:pPr>
      <w:r w:rsidRPr="00D97B2C">
        <w:rPr>
          <w:lang w:val="sr-Cyrl-RS"/>
        </w:rPr>
        <w:t>У овом поглављу биће описано како је имплементиран систем то јест детаљнији приказ сваког дела апликације.</w:t>
      </w:r>
    </w:p>
    <w:p w14:paraId="6D613B9B" w14:textId="7434EE4E" w:rsidR="00B922D5" w:rsidRPr="00D97B2C" w:rsidRDefault="00EE4280" w:rsidP="00B922D5">
      <w:pPr>
        <w:pStyle w:val="osnovnitekst"/>
        <w:rPr>
          <w:lang w:val="sr-Cyrl-RS"/>
        </w:rPr>
      </w:pPr>
      <w:del w:id="847" w:author="SW 46/2019 - Petrović Milica" w:date="2023-08-17T20:13:00Z">
        <w:r w:rsidRPr="00D97B2C" w:rsidDel="00D06A72">
          <w:rPr>
            <w:lang w:val="sr-Cyrl-RS"/>
          </w:rPr>
          <w:delText xml:space="preserve"> </w:delText>
        </w:r>
      </w:del>
      <w:r w:rsidR="006B30B5" w:rsidRPr="00D97B2C">
        <w:rPr>
          <w:lang w:val="sr-Cyrl-RS"/>
        </w:rPr>
        <w:t xml:space="preserve">Апликација </w:t>
      </w:r>
      <w:r w:rsidRPr="00D97B2C">
        <w:rPr>
          <w:lang w:val="sr-Cyrl-RS"/>
        </w:rPr>
        <w:t xml:space="preserve">за дијагностиковање менталних стања се састоји из четири дела: клијентски део писан у </w:t>
      </w:r>
      <w:proofErr w:type="spellStart"/>
      <w:r w:rsidRPr="00D97B2C">
        <w:rPr>
          <w:i/>
          <w:lang w:val="sr-Cyrl-RS"/>
        </w:rPr>
        <w:t>Angular</w:t>
      </w:r>
      <w:proofErr w:type="spellEnd"/>
      <w:r w:rsidRPr="00D97B2C">
        <w:rPr>
          <w:lang w:val="sr-Cyrl-RS"/>
        </w:rPr>
        <w:t xml:space="preserve">-у, серверски део, </w:t>
      </w:r>
      <w:proofErr w:type="spellStart"/>
      <w:r w:rsidRPr="00D97B2C">
        <w:rPr>
          <w:i/>
          <w:lang w:val="sr-Cyrl-RS"/>
        </w:rPr>
        <w:t>PostgresSQL</w:t>
      </w:r>
      <w:proofErr w:type="spellEnd"/>
      <w:r w:rsidRPr="00D97B2C">
        <w:rPr>
          <w:lang w:val="sr-Cyrl-RS"/>
        </w:rPr>
        <w:t xml:space="preserve"> база података и систем базиран на правилима имплементиран помоћу </w:t>
      </w:r>
      <w:proofErr w:type="spellStart"/>
      <w:r w:rsidRPr="00D97B2C">
        <w:rPr>
          <w:i/>
          <w:lang w:val="sr-Cyrl-RS"/>
        </w:rPr>
        <w:t>Drools</w:t>
      </w:r>
      <w:proofErr w:type="spellEnd"/>
      <w:r w:rsidR="009644FD" w:rsidRPr="00D97B2C">
        <w:rPr>
          <w:lang w:val="sr-Cyrl-RS"/>
        </w:rPr>
        <w:t xml:space="preserve"> алата.</w:t>
      </w:r>
    </w:p>
    <w:p w14:paraId="4638A2D8" w14:textId="77777777" w:rsidR="00714C3E" w:rsidRPr="00D97B2C" w:rsidRDefault="00714C3E" w:rsidP="002870F6">
      <w:pPr>
        <w:pStyle w:val="osnovnitekst"/>
        <w:rPr>
          <w:lang w:val="sr-Cyrl-RS"/>
        </w:rPr>
      </w:pPr>
      <w:r w:rsidRPr="00D97B2C">
        <w:rPr>
          <w:lang w:val="sr-Cyrl-RS"/>
        </w:rPr>
        <w:t xml:space="preserve">Изворни код апликације се налази на </w:t>
      </w:r>
      <w:proofErr w:type="spellStart"/>
      <w:r w:rsidRPr="00D97B2C">
        <w:rPr>
          <w:lang w:val="sr-Cyrl-RS"/>
        </w:rPr>
        <w:t>GitHub</w:t>
      </w:r>
      <w:proofErr w:type="spellEnd"/>
      <w:r w:rsidRPr="00D97B2C">
        <w:rPr>
          <w:lang w:val="sr-Cyrl-RS"/>
        </w:rPr>
        <w:t xml:space="preserve"> репозиторијуму</w:t>
      </w:r>
      <w:r w:rsidR="00B25061" w:rsidRPr="00D97B2C">
        <w:rPr>
          <w:lang w:val="sr-Cyrl-RS"/>
        </w:rPr>
        <w:t xml:space="preserve"> </w:t>
      </w:r>
      <w:hyperlink r:id="rId29" w:history="1">
        <w:r w:rsidR="002F4FDE" w:rsidRPr="00D97B2C">
          <w:rPr>
            <w:rStyle w:val="Hyperlink"/>
            <w:lang w:val="sr-Cyrl-RS"/>
          </w:rPr>
          <w:t>https://github.com/MilicaPe/diplomski.git</w:t>
        </w:r>
      </w:hyperlink>
      <w:r w:rsidRPr="00D97B2C">
        <w:rPr>
          <w:lang w:val="sr-Cyrl-RS"/>
        </w:rPr>
        <w:t>.</w:t>
      </w:r>
    </w:p>
    <w:p w14:paraId="05CC03ED" w14:textId="77777777" w:rsidR="00CB5209" w:rsidRPr="00D97B2C" w:rsidRDefault="00CB5209" w:rsidP="00E8483A">
      <w:pPr>
        <w:pStyle w:val="Heading2"/>
        <w:numPr>
          <w:ilvl w:val="0"/>
          <w:numId w:val="15"/>
        </w:numPr>
        <w:rPr>
          <w:lang w:val="sr-Cyrl-RS"/>
        </w:rPr>
      </w:pPr>
      <w:bookmarkStart w:id="848" w:name="_Toc143200087"/>
      <w:r w:rsidRPr="00D97B2C">
        <w:rPr>
          <w:lang w:val="sr-Cyrl-RS"/>
        </w:rPr>
        <w:t>Клијентска апликација</w:t>
      </w:r>
      <w:bookmarkEnd w:id="848"/>
    </w:p>
    <w:p w14:paraId="7EBF4B33" w14:textId="2E7868E1" w:rsidR="00CB5209" w:rsidRPr="00D97B2C" w:rsidRDefault="00F37DF6" w:rsidP="00AF35E3">
      <w:pPr>
        <w:pStyle w:val="osnovnitekst"/>
        <w:rPr>
          <w:lang w:val="sr-Cyrl-RS"/>
        </w:rPr>
      </w:pPr>
      <w:r w:rsidRPr="00D97B2C">
        <w:rPr>
          <w:lang w:val="sr-Cyrl-RS"/>
        </w:rPr>
        <w:t>Клијентска апликација је имплементирана</w:t>
      </w:r>
      <w:r w:rsidR="002606EC" w:rsidRPr="00D97B2C">
        <w:rPr>
          <w:lang w:val="sr-Cyrl-RS"/>
        </w:rPr>
        <w:t xml:space="preserve"> коришћењем </w:t>
      </w:r>
      <w:proofErr w:type="spellStart"/>
      <w:r w:rsidR="00FF5D4A" w:rsidRPr="00D97B2C">
        <w:rPr>
          <w:i/>
          <w:lang w:val="sr-Cyrl-RS"/>
        </w:rPr>
        <w:t>Angular</w:t>
      </w:r>
      <w:proofErr w:type="spellEnd"/>
      <w:r w:rsidR="00FF5D4A" w:rsidRPr="00D97B2C">
        <w:rPr>
          <w:i/>
          <w:lang w:val="sr-Cyrl-RS"/>
        </w:rPr>
        <w:t xml:space="preserve"> </w:t>
      </w:r>
      <w:r w:rsidR="00705038" w:rsidRPr="00D97B2C">
        <w:rPr>
          <w:lang w:val="sr-Cyrl-RS"/>
        </w:rPr>
        <w:t>радног оквира.</w:t>
      </w:r>
      <w:r w:rsidR="00D50531" w:rsidRPr="00D97B2C">
        <w:rPr>
          <w:lang w:val="sr-Cyrl-RS"/>
        </w:rPr>
        <w:t xml:space="preserve"> </w:t>
      </w:r>
      <w:r w:rsidR="00AF523F" w:rsidRPr="00D97B2C">
        <w:rPr>
          <w:lang w:val="sr-Cyrl-RS"/>
        </w:rPr>
        <w:t xml:space="preserve">Изворни код апликације има структуру као </w:t>
      </w:r>
      <w:ins w:id="849" w:author="SW 46/2019 - Petrović Milica" w:date="2023-08-17T20:23:00Z">
        <w:r w:rsidR="002E0FD2">
          <w:rPr>
            <w:lang w:val="sr-Cyrl-RS"/>
          </w:rPr>
          <w:t xml:space="preserve">на </w:t>
        </w:r>
      </w:ins>
      <w:ins w:id="850" w:author="SW 46/2019 - Petrović Milica" w:date="2023-08-17T20:29:00Z">
        <w:r w:rsidR="007E20B4">
          <w:rPr>
            <w:lang w:val="sr-Cyrl-RS"/>
          </w:rPr>
          <w:fldChar w:fldCharType="begin"/>
        </w:r>
        <w:r w:rsidR="007E20B4">
          <w:rPr>
            <w:lang w:val="sr-Cyrl-RS"/>
          </w:rPr>
          <w:instrText xml:space="preserve"> REF _Ref143195781 \h </w:instrText>
        </w:r>
        <w:r w:rsidR="007E20B4">
          <w:rPr>
            <w:lang w:val="sr-Cyrl-RS"/>
          </w:rPr>
        </w:r>
      </w:ins>
      <w:r w:rsidR="007E20B4">
        <w:rPr>
          <w:lang w:val="sr-Cyrl-RS"/>
        </w:rPr>
        <w:fldChar w:fldCharType="separate"/>
      </w:r>
      <w:proofErr w:type="spellStart"/>
      <w:ins w:id="851" w:author="SW 46/2019 - Petrović Milica" w:date="2023-08-17T20:29:00Z">
        <w:r w:rsidR="007E20B4">
          <w:t>Слика</w:t>
        </w:r>
        <w:proofErr w:type="spellEnd"/>
        <w:r w:rsidR="007E20B4">
          <w:t xml:space="preserve"> </w:t>
        </w:r>
        <w:r w:rsidR="007E20B4">
          <w:rPr>
            <w:noProof/>
          </w:rPr>
          <w:t>5</w:t>
        </w:r>
        <w:r w:rsidR="007E20B4">
          <w:t>.</w:t>
        </w:r>
        <w:r w:rsidR="007E20B4">
          <w:rPr>
            <w:noProof/>
          </w:rPr>
          <w:t>1</w:t>
        </w:r>
        <w:r w:rsidR="007E20B4">
          <w:rPr>
            <w:lang w:val="sr-Cyrl-RS"/>
          </w:rPr>
          <w:fldChar w:fldCharType="end"/>
        </w:r>
      </w:ins>
      <w:del w:id="852" w:author="SW 46/2019 - Petrović Milica" w:date="2023-08-17T20:23:00Z">
        <w:r w:rsidR="00AF523F" w:rsidRPr="00D97B2C" w:rsidDel="002E0FD2">
          <w:rPr>
            <w:lang w:val="sr-Cyrl-RS"/>
          </w:rPr>
          <w:delText>на</w:delText>
        </w:r>
      </w:del>
      <w:del w:id="853" w:author="SW 46/2019 - Petrović Milica" w:date="2023-08-17T20:15:00Z">
        <w:r w:rsidR="00AF523F" w:rsidRPr="00D97B2C" w:rsidDel="00BB6052">
          <w:rPr>
            <w:lang w:val="sr-Cyrl-RS"/>
          </w:rPr>
          <w:delText xml:space="preserve"> </w:delText>
        </w:r>
        <w:r w:rsidR="00C77391" w:rsidDel="00BB6052">
          <w:rPr>
            <w:lang w:val="sr-Cyrl-RS"/>
          </w:rPr>
          <w:fldChar w:fldCharType="begin"/>
        </w:r>
        <w:r w:rsidR="00C77391" w:rsidDel="00BB6052">
          <w:rPr>
            <w:lang w:val="sr-Cyrl-RS"/>
          </w:rPr>
          <w:delInstrText xml:space="preserve"> REF _Ref142324925 \h </w:delInstrText>
        </w:r>
        <w:r w:rsidR="00C77391" w:rsidDel="00BB6052">
          <w:rPr>
            <w:lang w:val="sr-Cyrl-RS"/>
          </w:rPr>
        </w:r>
        <w:r w:rsidR="00C77391" w:rsidDel="00BB6052">
          <w:rPr>
            <w:lang w:val="sr-Cyrl-RS"/>
          </w:rPr>
          <w:fldChar w:fldCharType="separate"/>
        </w:r>
        <w:r w:rsidR="00C77391" w:rsidDel="00BB6052">
          <w:delText xml:space="preserve">Слика </w:delText>
        </w:r>
        <w:r w:rsidR="00C77391" w:rsidDel="00BB6052">
          <w:rPr>
            <w:noProof/>
          </w:rPr>
          <w:delText>15</w:delText>
        </w:r>
        <w:r w:rsidR="00C77391" w:rsidDel="00BB6052">
          <w:rPr>
            <w:lang w:val="sr-Cyrl-RS"/>
          </w:rPr>
          <w:fldChar w:fldCharType="end"/>
        </w:r>
      </w:del>
      <w:r w:rsidR="00AF523F" w:rsidRPr="00D97B2C">
        <w:rPr>
          <w:lang w:val="sr-Cyrl-RS"/>
        </w:rPr>
        <w:fldChar w:fldCharType="begin"/>
      </w:r>
      <w:r w:rsidR="00AF523F" w:rsidRPr="00D97B2C">
        <w:rPr>
          <w:lang w:val="sr-Cyrl-RS"/>
        </w:rPr>
        <w:instrText xml:space="preserve"> REF _Ref141270106 \h </w:instrText>
      </w:r>
      <w:r w:rsidR="00AF35E3" w:rsidRPr="00D97B2C">
        <w:rPr>
          <w:lang w:val="sr-Cyrl-RS"/>
        </w:rPr>
        <w:instrText xml:space="preserve"> \* MERGEFORMAT </w:instrText>
      </w:r>
      <w:r w:rsidR="00AF523F" w:rsidRPr="00D97B2C">
        <w:rPr>
          <w:lang w:val="sr-Cyrl-RS"/>
        </w:rPr>
      </w:r>
      <w:r w:rsidR="00AF523F" w:rsidRPr="00D97B2C">
        <w:rPr>
          <w:lang w:val="sr-Cyrl-RS"/>
        </w:rPr>
        <w:fldChar w:fldCharType="end"/>
      </w:r>
      <w:r w:rsidR="00AF523F" w:rsidRPr="00D97B2C">
        <w:rPr>
          <w:lang w:val="sr-Cyrl-RS"/>
        </w:rPr>
        <w:t xml:space="preserve">. У </w:t>
      </w:r>
      <w:proofErr w:type="spellStart"/>
      <w:r w:rsidR="00AF523F" w:rsidRPr="00D97B2C">
        <w:rPr>
          <w:i/>
          <w:lang w:val="sr-Cyrl-RS"/>
        </w:rPr>
        <w:t>assets</w:t>
      </w:r>
      <w:proofErr w:type="spellEnd"/>
      <w:r w:rsidR="00AF523F" w:rsidRPr="00D97B2C">
        <w:rPr>
          <w:lang w:val="sr-Cyrl-RS"/>
        </w:rPr>
        <w:t xml:space="preserve"> </w:t>
      </w:r>
      <w:r w:rsidR="00AF35E3" w:rsidRPr="00D97B2C">
        <w:rPr>
          <w:lang w:val="sr-Cyrl-RS"/>
        </w:rPr>
        <w:t xml:space="preserve">фолдеру се налази статички садржај односно све слике и иконице које се користе за дизајн. У </w:t>
      </w:r>
      <w:proofErr w:type="spellStart"/>
      <w:r w:rsidR="00AF35E3" w:rsidRPr="00D97B2C">
        <w:rPr>
          <w:i/>
          <w:lang w:val="sr-Cyrl-RS"/>
        </w:rPr>
        <w:t>Environments</w:t>
      </w:r>
      <w:proofErr w:type="spellEnd"/>
      <w:r w:rsidR="00AF35E3" w:rsidRPr="00D97B2C">
        <w:rPr>
          <w:lang w:val="sr-Cyrl-RS"/>
        </w:rPr>
        <w:t xml:space="preserve"> фолдеру је дефинисана константа која </w:t>
      </w:r>
      <w:r w:rsidR="00075AA2" w:rsidRPr="00D97B2C">
        <w:rPr>
          <w:lang w:val="sr-Cyrl-RS"/>
        </w:rPr>
        <w:t>представља адресу на којој се налази серверска апликација. Имплементирана је лења евалуација модула.</w:t>
      </w:r>
      <w:r w:rsidR="00AF35E3" w:rsidRPr="00D97B2C">
        <w:rPr>
          <w:lang w:val="sr-Cyrl-RS"/>
        </w:rPr>
        <w:t xml:space="preserve"> </w:t>
      </w:r>
      <w:r w:rsidR="00E57073" w:rsidRPr="00D97B2C">
        <w:rPr>
          <w:lang w:val="sr-Cyrl-RS"/>
        </w:rPr>
        <w:t>Апликација се састоји из пет модула.</w:t>
      </w:r>
    </w:p>
    <w:p w14:paraId="0BB4D4E6" w14:textId="32C35AAB" w:rsidR="00D50531" w:rsidRPr="00D97B2C" w:rsidDel="00BB6052" w:rsidRDefault="00C81C7B" w:rsidP="00E57073">
      <w:pPr>
        <w:pStyle w:val="osnovnitekst"/>
        <w:rPr>
          <w:del w:id="854" w:author="SW 46/2019 - Petrović Milica" w:date="2023-08-17T20:18:00Z"/>
          <w:lang w:val="sr-Cyrl-RS"/>
        </w:rPr>
      </w:pPr>
      <w:r w:rsidRPr="00D97B2C">
        <w:rPr>
          <w:noProof/>
          <w:lang w:val="sr-Cyrl-RS"/>
        </w:rPr>
        <w:drawing>
          <wp:anchor distT="0" distB="0" distL="114300" distR="114300" simplePos="0" relativeHeight="251716608" behindDoc="0" locked="0" layoutInCell="1" allowOverlap="1" wp14:anchorId="7DD5820D" wp14:editId="75F95C24">
            <wp:simplePos x="0" y="0"/>
            <wp:positionH relativeFrom="margin">
              <wp:posOffset>3677746</wp:posOffset>
            </wp:positionH>
            <wp:positionV relativeFrom="paragraph">
              <wp:posOffset>294525</wp:posOffset>
            </wp:positionV>
            <wp:extent cx="1681500" cy="14720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uktura modula.jpg"/>
                    <pic:cNvPicPr/>
                  </pic:nvPicPr>
                  <pic:blipFill>
                    <a:blip r:embed="rId30">
                      <a:extLst>
                        <a:ext uri="{28A0092B-C50C-407E-A947-70E740481C1C}">
                          <a14:useLocalDpi xmlns:a14="http://schemas.microsoft.com/office/drawing/2010/main" val="0"/>
                        </a:ext>
                      </a:extLst>
                    </a:blip>
                    <a:stretch>
                      <a:fillRect/>
                    </a:stretch>
                  </pic:blipFill>
                  <pic:spPr>
                    <a:xfrm>
                      <a:off x="0" y="0"/>
                      <a:ext cx="1681500" cy="1472045"/>
                    </a:xfrm>
                    <a:prstGeom prst="rect">
                      <a:avLst/>
                    </a:prstGeom>
                  </pic:spPr>
                </pic:pic>
              </a:graphicData>
            </a:graphic>
            <wp14:sizeRelH relativeFrom="page">
              <wp14:pctWidth>0</wp14:pctWidth>
            </wp14:sizeRelH>
            <wp14:sizeRelV relativeFrom="page">
              <wp14:pctHeight>0</wp14:pctHeight>
            </wp14:sizeRelV>
          </wp:anchor>
        </w:drawing>
      </w:r>
      <w:ins w:id="855" w:author="SW 46/2019 - Petrović Milica" w:date="2023-08-17T20:25:00Z">
        <w:r>
          <w:rPr>
            <w:noProof/>
          </w:rPr>
          <mc:AlternateContent>
            <mc:Choice Requires="wps">
              <w:drawing>
                <wp:anchor distT="0" distB="0" distL="114300" distR="114300" simplePos="0" relativeHeight="251849728" behindDoc="0" locked="0" layoutInCell="1" allowOverlap="1" wp14:anchorId="2CEEC103" wp14:editId="375B3979">
                  <wp:simplePos x="0" y="0"/>
                  <wp:positionH relativeFrom="column">
                    <wp:posOffset>3643341</wp:posOffset>
                  </wp:positionH>
                  <wp:positionV relativeFrom="paragraph">
                    <wp:posOffset>1839364</wp:posOffset>
                  </wp:positionV>
                  <wp:extent cx="168148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1681480" cy="635"/>
                          </a:xfrm>
                          <a:prstGeom prst="rect">
                            <a:avLst/>
                          </a:prstGeom>
                          <a:solidFill>
                            <a:prstClr val="white"/>
                          </a:solidFill>
                          <a:ln>
                            <a:noFill/>
                          </a:ln>
                        </wps:spPr>
                        <wps:txbx>
                          <w:txbxContent>
                            <w:p w14:paraId="12395271" w14:textId="12FEA4B5" w:rsidR="0003146D" w:rsidRPr="00C81C7B" w:rsidRDefault="0003146D">
                              <w:pPr>
                                <w:pStyle w:val="Caption"/>
                                <w:jc w:val="center"/>
                                <w:rPr>
                                  <w:noProof/>
                                  <w:lang w:val="sr-Cyrl-RS"/>
                                  <w:rPrChange w:id="856" w:author="SW 46/2019 - Petrović Milica" w:date="2023-08-17T20:25:00Z">
                                    <w:rPr>
                                      <w:noProof/>
                                      <w:lang w:val="sr-Cyrl-RS"/>
                                    </w:rPr>
                                  </w:rPrChange>
                                </w:rPr>
                                <w:pPrChange w:id="857" w:author="SW 46/2019 - Petrović Milica" w:date="2023-08-17T20:25:00Z">
                                  <w:pPr>
                                    <w:pStyle w:val="ListParagraph"/>
                                    <w:numPr>
                                      <w:numId w:val="16"/>
                                    </w:numPr>
                                    <w:tabs>
                                      <w:tab w:val="left" w:pos="3851"/>
                                    </w:tabs>
                                    <w:ind w:hanging="360"/>
                                  </w:pPr>
                                </w:pPrChange>
                              </w:pPr>
                              <w:proofErr w:type="spellStart"/>
                              <w:ins w:id="858" w:author="SW 46/2019 - Petrović Milica" w:date="2023-08-17T20:25:00Z">
                                <w:r>
                                  <w:t>Слика</w:t>
                                </w:r>
                                <w:proofErr w:type="spellEnd"/>
                                <w:r>
                                  <w:t xml:space="preserve"> </w:t>
                                </w:r>
                                <w:r>
                                  <w:fldChar w:fldCharType="begin"/>
                                </w:r>
                                <w:r>
                                  <w:instrText xml:space="preserve"> STYLEREF 1 \s </w:instrText>
                                </w:r>
                              </w:ins>
                              <w:r>
                                <w:fldChar w:fldCharType="separate"/>
                              </w:r>
                              <w:r>
                                <w:rPr>
                                  <w:noProof/>
                                </w:rPr>
                                <w:t>5</w:t>
                              </w:r>
                              <w:ins w:id="859" w:author="SW 46/2019 - Petrović Milica" w:date="2023-08-17T20:25:00Z">
                                <w:r>
                                  <w:fldChar w:fldCharType="end"/>
                                </w:r>
                                <w:r>
                                  <w:t>.</w:t>
                                </w:r>
                                <w:r>
                                  <w:rPr>
                                    <w:lang w:val="sr-Cyrl-RS"/>
                                  </w:rPr>
                                  <w:t>2 Структура модула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EC103" id="Text Box 250" o:spid="_x0000_s1053" type="#_x0000_t202" style="position:absolute;left:0;text-align:left;margin-left:286.9pt;margin-top:144.85pt;width:132.4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" stroked="f">
                  <v:textbox style="mso-fit-shape-to-text:t" inset="0,0,0,0">
                    <w:txbxContent>
                      <w:p w14:paraId="12395271" w14:textId="12FEA4B5" w:rsidR="0003146D" w:rsidRPr="00C81C7B" w:rsidRDefault="0003146D">
                        <w:pPr>
                          <w:pStyle w:val="Caption"/>
                          <w:jc w:val="center"/>
                          <w:rPr>
                            <w:noProof/>
                            <w:lang w:val="sr-Cyrl-RS"/>
                            <w:rPrChange w:id="860" w:author="SW 46/2019 - Petrović Milica" w:date="2023-08-17T20:25:00Z">
                              <w:rPr>
                                <w:noProof/>
                                <w:lang w:val="sr-Cyrl-RS"/>
                              </w:rPr>
                            </w:rPrChange>
                          </w:rPr>
                          <w:pPrChange w:id="861" w:author="SW 46/2019 - Petrović Milica" w:date="2023-08-17T20:25:00Z">
                            <w:pPr>
                              <w:pStyle w:val="ListParagraph"/>
                              <w:numPr>
                                <w:numId w:val="16"/>
                              </w:numPr>
                              <w:tabs>
                                <w:tab w:val="left" w:pos="3851"/>
                              </w:tabs>
                              <w:ind w:hanging="360"/>
                            </w:pPr>
                          </w:pPrChange>
                        </w:pPr>
                        <w:proofErr w:type="spellStart"/>
                        <w:ins w:id="862" w:author="SW 46/2019 - Petrović Milica" w:date="2023-08-17T20:25:00Z">
                          <w:r>
                            <w:t>Слика</w:t>
                          </w:r>
                          <w:proofErr w:type="spellEnd"/>
                          <w:r>
                            <w:t xml:space="preserve"> </w:t>
                          </w:r>
                          <w:r>
                            <w:fldChar w:fldCharType="begin"/>
                          </w:r>
                          <w:r>
                            <w:instrText xml:space="preserve"> STYLEREF 1 \s </w:instrText>
                          </w:r>
                        </w:ins>
                        <w:r>
                          <w:fldChar w:fldCharType="separate"/>
                        </w:r>
                        <w:r>
                          <w:rPr>
                            <w:noProof/>
                          </w:rPr>
                          <w:t>5</w:t>
                        </w:r>
                        <w:ins w:id="863" w:author="SW 46/2019 - Petrović Milica" w:date="2023-08-17T20:25:00Z">
                          <w:r>
                            <w:fldChar w:fldCharType="end"/>
                          </w:r>
                          <w:r>
                            <w:t>.</w:t>
                          </w:r>
                          <w:r>
                            <w:rPr>
                              <w:lang w:val="sr-Cyrl-RS"/>
                            </w:rPr>
                            <w:t>2 Структура модула</w:t>
                          </w:r>
                        </w:ins>
                      </w:p>
                    </w:txbxContent>
                  </v:textbox>
                  <w10:wrap type="topAndBottom"/>
                </v:shape>
              </w:pict>
            </mc:Fallback>
          </mc:AlternateContent>
        </w:r>
      </w:ins>
      <w:del w:id="864" w:author="SW 46/2019 - Petrović Milica" w:date="2023-08-17T20:14:00Z">
        <w:r w:rsidR="00C77391" w:rsidDel="00616086">
          <w:rPr>
            <w:noProof/>
          </w:rPr>
          <mc:AlternateContent>
            <mc:Choice Requires="wps">
              <w:drawing>
                <wp:anchor distT="0" distB="0" distL="114300" distR="114300" simplePos="0" relativeHeight="251831296" behindDoc="0" locked="0" layoutInCell="1" allowOverlap="1" wp14:anchorId="22C32AC6" wp14:editId="12C2E979">
                  <wp:simplePos x="0" y="0"/>
                  <wp:positionH relativeFrom="column">
                    <wp:posOffset>3879215</wp:posOffset>
                  </wp:positionH>
                  <wp:positionV relativeFrom="paragraph">
                    <wp:posOffset>2179955</wp:posOffset>
                  </wp:positionV>
                  <wp:extent cx="1572260" cy="635"/>
                  <wp:effectExtent l="0" t="0" r="8890" b="0"/>
                  <wp:wrapTopAndBottom/>
                  <wp:docPr id="229" name="Text Box 229"/>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wps:spPr>
                        <wps:txbx>
                          <w:txbxContent>
                            <w:p w14:paraId="51CE3796" w14:textId="61097A0A" w:rsidR="0003146D" w:rsidRPr="00C77391" w:rsidRDefault="0003146D">
                              <w:pPr>
                                <w:pStyle w:val="Caption"/>
                                <w:jc w:val="center"/>
                                <w:rPr>
                                  <w:noProof/>
                                  <w:lang w:val="sr-Cyrl-RS"/>
                                </w:rPr>
                                <w:pPrChange w:id="865" w:author="SW 46/2019 - Petrović Milica" w:date="2023-08-14T20:34:00Z">
                                  <w:pPr>
                                    <w:pStyle w:val="Caption"/>
                                  </w:pPr>
                                </w:pPrChange>
                              </w:pPr>
                              <w:bookmarkStart w:id="866" w:name="_Ref143195781"/>
                              <w:bookmarkStart w:id="867" w:name="_Ref142324944"/>
                              <w:proofErr w:type="spellStart"/>
                              <w:r>
                                <w:t>Слика</w:t>
                              </w:r>
                              <w:proofErr w:type="spellEnd"/>
                              <w:r>
                                <w:t xml:space="preserve"> </w:t>
                              </w:r>
                              <w:ins w:id="868" w:author="SW 46/2019 - Petrović Milica" w:date="2023-08-17T20:44:00Z">
                                <w:r>
                                  <w:fldChar w:fldCharType="begin"/>
                                </w:r>
                                <w:r>
                                  <w:instrText xml:space="preserve"> STYLEREF 1 \s </w:instrText>
                                </w:r>
                              </w:ins>
                              <w:r>
                                <w:fldChar w:fldCharType="separate"/>
                              </w:r>
                              <w:r>
                                <w:rPr>
                                  <w:noProof/>
                                </w:rPr>
                                <w:t>5</w:t>
                              </w:r>
                              <w:ins w:id="869" w:author="SW 46/2019 - Petrović Milica" w:date="2023-08-17T20:44:00Z">
                                <w:r>
                                  <w:fldChar w:fldCharType="end"/>
                                </w:r>
                                <w:r>
                                  <w:t>.</w:t>
                                </w:r>
                                <w:r>
                                  <w:fldChar w:fldCharType="begin"/>
                                </w:r>
                                <w:r>
                                  <w:instrText xml:space="preserve"> SEQ Слика \* ARABIC \s 1 </w:instrText>
                                </w:r>
                              </w:ins>
                              <w:r>
                                <w:fldChar w:fldCharType="separate"/>
                              </w:r>
                              <w:ins w:id="870" w:author="SW 46/2019 - Petrović Milica" w:date="2023-08-17T20:44:00Z">
                                <w:r>
                                  <w:rPr>
                                    <w:noProof/>
                                  </w:rPr>
                                  <w:t>1</w:t>
                                </w:r>
                                <w:r>
                                  <w:fldChar w:fldCharType="end"/>
                                </w:r>
                              </w:ins>
                              <w:bookmarkEnd w:id="866"/>
                              <w:del w:id="87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16</w:delText>
                                </w:r>
                                <w:r w:rsidDel="00693600">
                                  <w:fldChar w:fldCharType="end"/>
                                </w:r>
                              </w:del>
                              <w:bookmarkEnd w:id="867"/>
                              <w:r>
                                <w:rPr>
                                  <w:lang w:val="sr-Cyrl-RS"/>
                                </w:rPr>
                                <w:t xml:space="preserve"> </w:t>
                              </w:r>
                              <w:proofErr w:type="spellStart"/>
                              <w:r>
                                <w:rPr>
                                  <w:lang w:val="sr-Cyrl-RS"/>
                                </w:rPr>
                                <w:t>Стр</w:t>
                              </w:r>
                              <w:del w:id="872" w:author="SW 46/2019 - Petrović Milica" w:date="2023-08-17T20:14:00Z">
                                <w:r w:rsidDel="00616086">
                                  <w:rPr>
                                    <w:lang w:val="sr-Cyrl-RS"/>
                                  </w:rPr>
                                  <w:delText>у</w:delText>
                                </w:r>
                              </w:del>
                              <w:r>
                                <w:rPr>
                                  <w:lang w:val="sr-Cyrl-RS"/>
                                </w:rPr>
                                <w:t>ктура</w:t>
                              </w:r>
                              <w:proofErr w:type="spellEnd"/>
                              <w:r>
                                <w:rPr>
                                  <w:lang w:val="sr-Cyrl-RS"/>
                                </w:rPr>
                                <w:t xml:space="preserve"> модула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32AC6" id="Text Box 229" o:spid="_x0000_s1054" type="#_x0000_t202" style="position:absolute;left:0;text-align:left;margin-left:305.45pt;margin-top:171.65pt;width:123.8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CVLwIAAGk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" stroked="f">
                  <v:textbox style="mso-fit-shape-to-text:t" inset="0,0,0,0">
                    <w:txbxContent>
                      <w:p w14:paraId="51CE3796" w14:textId="61097A0A" w:rsidR="0003146D" w:rsidRPr="00C77391" w:rsidRDefault="0003146D">
                        <w:pPr>
                          <w:pStyle w:val="Caption"/>
                          <w:jc w:val="center"/>
                          <w:rPr>
                            <w:noProof/>
                            <w:lang w:val="sr-Cyrl-RS"/>
                          </w:rPr>
                          <w:pPrChange w:id="873" w:author="SW 46/2019 - Petrović Milica" w:date="2023-08-14T20:34:00Z">
                            <w:pPr>
                              <w:pStyle w:val="Caption"/>
                            </w:pPr>
                          </w:pPrChange>
                        </w:pPr>
                        <w:bookmarkStart w:id="874" w:name="_Ref143195781"/>
                        <w:bookmarkStart w:id="875" w:name="_Ref142324944"/>
                        <w:proofErr w:type="spellStart"/>
                        <w:r>
                          <w:t>Слика</w:t>
                        </w:r>
                        <w:proofErr w:type="spellEnd"/>
                        <w:r>
                          <w:t xml:space="preserve"> </w:t>
                        </w:r>
                        <w:ins w:id="876" w:author="SW 46/2019 - Petrović Milica" w:date="2023-08-17T20:44:00Z">
                          <w:r>
                            <w:fldChar w:fldCharType="begin"/>
                          </w:r>
                          <w:r>
                            <w:instrText xml:space="preserve"> STYLEREF 1 \s </w:instrText>
                          </w:r>
                        </w:ins>
                        <w:r>
                          <w:fldChar w:fldCharType="separate"/>
                        </w:r>
                        <w:r>
                          <w:rPr>
                            <w:noProof/>
                          </w:rPr>
                          <w:t>5</w:t>
                        </w:r>
                        <w:ins w:id="877" w:author="SW 46/2019 - Petrović Milica" w:date="2023-08-17T20:44:00Z">
                          <w:r>
                            <w:fldChar w:fldCharType="end"/>
                          </w:r>
                          <w:r>
                            <w:t>.</w:t>
                          </w:r>
                          <w:r>
                            <w:fldChar w:fldCharType="begin"/>
                          </w:r>
                          <w:r>
                            <w:instrText xml:space="preserve"> SEQ Слика \* ARABIC \s 1 </w:instrText>
                          </w:r>
                        </w:ins>
                        <w:r>
                          <w:fldChar w:fldCharType="separate"/>
                        </w:r>
                        <w:ins w:id="878" w:author="SW 46/2019 - Petrović Milica" w:date="2023-08-17T20:44:00Z">
                          <w:r>
                            <w:rPr>
                              <w:noProof/>
                            </w:rPr>
                            <w:t>1</w:t>
                          </w:r>
                          <w:r>
                            <w:fldChar w:fldCharType="end"/>
                          </w:r>
                        </w:ins>
                        <w:bookmarkEnd w:id="874"/>
                        <w:del w:id="87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16</w:delText>
                          </w:r>
                          <w:r w:rsidDel="00693600">
                            <w:fldChar w:fldCharType="end"/>
                          </w:r>
                        </w:del>
                        <w:bookmarkEnd w:id="875"/>
                        <w:r>
                          <w:rPr>
                            <w:lang w:val="sr-Cyrl-RS"/>
                          </w:rPr>
                          <w:t xml:space="preserve"> </w:t>
                        </w:r>
                        <w:proofErr w:type="spellStart"/>
                        <w:r>
                          <w:rPr>
                            <w:lang w:val="sr-Cyrl-RS"/>
                          </w:rPr>
                          <w:t>Стр</w:t>
                        </w:r>
                        <w:del w:id="880" w:author="SW 46/2019 - Petrović Milica" w:date="2023-08-17T20:14:00Z">
                          <w:r w:rsidDel="00616086">
                            <w:rPr>
                              <w:lang w:val="sr-Cyrl-RS"/>
                            </w:rPr>
                            <w:delText>у</w:delText>
                          </w:r>
                        </w:del>
                        <w:r>
                          <w:rPr>
                            <w:lang w:val="sr-Cyrl-RS"/>
                          </w:rPr>
                          <w:t>ктура</w:t>
                        </w:r>
                        <w:proofErr w:type="spellEnd"/>
                        <w:r>
                          <w:rPr>
                            <w:lang w:val="sr-Cyrl-RS"/>
                          </w:rPr>
                          <w:t xml:space="preserve"> модула</w:t>
                        </w:r>
                      </w:p>
                    </w:txbxContent>
                  </v:textbox>
                  <w10:wrap type="topAndBottom"/>
                </v:shape>
              </w:pict>
            </mc:Fallback>
          </mc:AlternateContent>
        </w:r>
        <w:r w:rsidR="00C77391" w:rsidDel="00616086">
          <w:rPr>
            <w:noProof/>
          </w:rPr>
          <mc:AlternateContent>
            <mc:Choice Requires="wps">
              <w:drawing>
                <wp:anchor distT="0" distB="0" distL="114300" distR="114300" simplePos="0" relativeHeight="251829248" behindDoc="0" locked="0" layoutInCell="1" allowOverlap="1" wp14:anchorId="0FC8F8A5" wp14:editId="528540CD">
                  <wp:simplePos x="0" y="0"/>
                  <wp:positionH relativeFrom="column">
                    <wp:posOffset>1017270</wp:posOffset>
                  </wp:positionH>
                  <wp:positionV relativeFrom="paragraph">
                    <wp:posOffset>2546985</wp:posOffset>
                  </wp:positionV>
                  <wp:extent cx="1613535" cy="635"/>
                  <wp:effectExtent l="0" t="0" r="0" b="0"/>
                  <wp:wrapTopAndBottom/>
                  <wp:docPr id="228" name="Text Box 228"/>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387DDAF5" w14:textId="38BB0B5C" w:rsidR="0003146D" w:rsidRPr="00370683" w:rsidRDefault="0003146D">
                              <w:pPr>
                                <w:pStyle w:val="Caption"/>
                                <w:jc w:val="center"/>
                                <w:rPr>
                                  <w:noProof/>
                                  <w:lang w:val="sr-Cyrl-RS"/>
                                </w:rPr>
                                <w:pPrChange w:id="881" w:author="SW 46/2019 - Petrović Milica" w:date="2023-08-14T20:34:00Z">
                                  <w:pPr>
                                    <w:pStyle w:val="Caption"/>
                                  </w:pPr>
                                </w:pPrChange>
                              </w:pPr>
                              <w:bookmarkStart w:id="882" w:name="_Ref143195965"/>
                              <w:bookmarkStart w:id="883" w:name="_Ref142324925"/>
                              <w:proofErr w:type="spellStart"/>
                              <w:r>
                                <w:t>Слика</w:t>
                              </w:r>
                              <w:proofErr w:type="spellEnd"/>
                              <w:r>
                                <w:t xml:space="preserve"> </w:t>
                              </w:r>
                              <w:ins w:id="884" w:author="SW 46/2019 - Petrović Milica" w:date="2023-08-17T20:44:00Z">
                                <w:r>
                                  <w:fldChar w:fldCharType="begin"/>
                                </w:r>
                                <w:r>
                                  <w:instrText xml:space="preserve"> STYLEREF 1 \s </w:instrText>
                                </w:r>
                              </w:ins>
                              <w:r>
                                <w:fldChar w:fldCharType="separate"/>
                              </w:r>
                              <w:r>
                                <w:rPr>
                                  <w:noProof/>
                                </w:rPr>
                                <w:t>5</w:t>
                              </w:r>
                              <w:ins w:id="885" w:author="SW 46/2019 - Petrović Milica" w:date="2023-08-17T20:44:00Z">
                                <w:r>
                                  <w:fldChar w:fldCharType="end"/>
                                </w:r>
                                <w:r>
                                  <w:t>.</w:t>
                                </w:r>
                                <w:r>
                                  <w:fldChar w:fldCharType="begin"/>
                                </w:r>
                                <w:r>
                                  <w:instrText xml:space="preserve"> SEQ Слика \* ARABIC \s 1 </w:instrText>
                                </w:r>
                              </w:ins>
                              <w:r>
                                <w:fldChar w:fldCharType="separate"/>
                              </w:r>
                              <w:ins w:id="886" w:author="SW 46/2019 - Petrović Milica" w:date="2023-08-17T20:44:00Z">
                                <w:r>
                                  <w:rPr>
                                    <w:noProof/>
                                  </w:rPr>
                                  <w:t>2</w:t>
                                </w:r>
                                <w:r>
                                  <w:fldChar w:fldCharType="end"/>
                                </w:r>
                              </w:ins>
                              <w:bookmarkEnd w:id="882"/>
                              <w:del w:id="88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15</w:delText>
                                </w:r>
                                <w:r w:rsidDel="00693600">
                                  <w:fldChar w:fldCharType="end"/>
                                </w:r>
                              </w:del>
                              <w:bookmarkEnd w:id="883"/>
                              <w:r>
                                <w:rPr>
                                  <w:lang w:val="sr-Cyrl-RS"/>
                                </w:rPr>
                                <w:t xml:space="preserve"> </w:t>
                              </w:r>
                              <w:r w:rsidRPr="008F1810">
                                <w:rPr>
                                  <w:lang w:val="sr-Cyrl-RS"/>
                                </w:rPr>
                                <w:t>Структура клијентске апликације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8F8A5" id="Text Box 228" o:spid="_x0000_s1055" type="#_x0000_t202" style="position:absolute;left:0;text-align:left;margin-left:80.1pt;margin-top:200.55pt;width:127.0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q5LwIAAGk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" stroked="f">
                  <v:textbox style="mso-fit-shape-to-text:t" inset="0,0,0,0">
                    <w:txbxContent>
                      <w:p w14:paraId="387DDAF5" w14:textId="38BB0B5C" w:rsidR="0003146D" w:rsidRPr="00370683" w:rsidRDefault="0003146D">
                        <w:pPr>
                          <w:pStyle w:val="Caption"/>
                          <w:jc w:val="center"/>
                          <w:rPr>
                            <w:noProof/>
                            <w:lang w:val="sr-Cyrl-RS"/>
                          </w:rPr>
                          <w:pPrChange w:id="888" w:author="SW 46/2019 - Petrović Milica" w:date="2023-08-14T20:34:00Z">
                            <w:pPr>
                              <w:pStyle w:val="Caption"/>
                            </w:pPr>
                          </w:pPrChange>
                        </w:pPr>
                        <w:bookmarkStart w:id="889" w:name="_Ref143195965"/>
                        <w:bookmarkStart w:id="890" w:name="_Ref142324925"/>
                        <w:proofErr w:type="spellStart"/>
                        <w:r>
                          <w:t>Слика</w:t>
                        </w:r>
                        <w:proofErr w:type="spellEnd"/>
                        <w:r>
                          <w:t xml:space="preserve"> </w:t>
                        </w:r>
                        <w:ins w:id="891" w:author="SW 46/2019 - Petrović Milica" w:date="2023-08-17T20:44:00Z">
                          <w:r>
                            <w:fldChar w:fldCharType="begin"/>
                          </w:r>
                          <w:r>
                            <w:instrText xml:space="preserve"> STYLEREF 1 \s </w:instrText>
                          </w:r>
                        </w:ins>
                        <w:r>
                          <w:fldChar w:fldCharType="separate"/>
                        </w:r>
                        <w:r>
                          <w:rPr>
                            <w:noProof/>
                          </w:rPr>
                          <w:t>5</w:t>
                        </w:r>
                        <w:ins w:id="892" w:author="SW 46/2019 - Petrović Milica" w:date="2023-08-17T20:44:00Z">
                          <w:r>
                            <w:fldChar w:fldCharType="end"/>
                          </w:r>
                          <w:r>
                            <w:t>.</w:t>
                          </w:r>
                          <w:r>
                            <w:fldChar w:fldCharType="begin"/>
                          </w:r>
                          <w:r>
                            <w:instrText xml:space="preserve"> SEQ Слика \* ARABIC \s 1 </w:instrText>
                          </w:r>
                        </w:ins>
                        <w:r>
                          <w:fldChar w:fldCharType="separate"/>
                        </w:r>
                        <w:ins w:id="893" w:author="SW 46/2019 - Petrović Milica" w:date="2023-08-17T20:44:00Z">
                          <w:r>
                            <w:rPr>
                              <w:noProof/>
                            </w:rPr>
                            <w:t>2</w:t>
                          </w:r>
                          <w:r>
                            <w:fldChar w:fldCharType="end"/>
                          </w:r>
                        </w:ins>
                        <w:bookmarkEnd w:id="889"/>
                        <w:del w:id="894"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15</w:delText>
                          </w:r>
                          <w:r w:rsidDel="00693600">
                            <w:fldChar w:fldCharType="end"/>
                          </w:r>
                        </w:del>
                        <w:bookmarkEnd w:id="890"/>
                        <w:r>
                          <w:rPr>
                            <w:lang w:val="sr-Cyrl-RS"/>
                          </w:rPr>
                          <w:t xml:space="preserve"> </w:t>
                        </w:r>
                        <w:r w:rsidRPr="008F1810">
                          <w:rPr>
                            <w:lang w:val="sr-Cyrl-RS"/>
                          </w:rPr>
                          <w:t>Структура клијентске апликације</w:t>
                        </w:r>
                      </w:p>
                    </w:txbxContent>
                  </v:textbox>
                  <w10:wrap type="topAndBottom"/>
                </v:shape>
              </w:pict>
            </mc:Fallback>
          </mc:AlternateContent>
        </w:r>
      </w:del>
      <w:ins w:id="895" w:author="SW 46/2019 - Petrović Milica" w:date="2023-08-17T20:23:00Z">
        <w:r w:rsidR="00DE1FB9">
          <w:rPr>
            <w:noProof/>
          </w:rPr>
          <mc:AlternateContent>
            <mc:Choice Requires="wps">
              <w:drawing>
                <wp:anchor distT="0" distB="0" distL="114300" distR="114300" simplePos="0" relativeHeight="251847680" behindDoc="0" locked="0" layoutInCell="1" allowOverlap="1" wp14:anchorId="690818B0" wp14:editId="2950DE84">
                  <wp:simplePos x="0" y="0"/>
                  <wp:positionH relativeFrom="column">
                    <wp:posOffset>1017270</wp:posOffset>
                  </wp:positionH>
                  <wp:positionV relativeFrom="paragraph">
                    <wp:posOffset>2546985</wp:posOffset>
                  </wp:positionV>
                  <wp:extent cx="1613535" cy="635"/>
                  <wp:effectExtent l="0" t="0" r="0" b="0"/>
                  <wp:wrapTopAndBottom/>
                  <wp:docPr id="249" name="Text Box 249"/>
                  <wp:cNvGraphicFramePr/>
                  <a:graphic xmlns:a="http://schemas.openxmlformats.org/drawingml/2006/main">
                    <a:graphicData uri="http://schemas.microsoft.com/office/word/2010/wordprocessingShape">
                      <wps:wsp>
                        <wps:cNvSpPr txBox="1"/>
                        <wps:spPr>
                          <a:xfrm>
                            <a:off x="0" y="0"/>
                            <a:ext cx="1613535" cy="635"/>
                          </a:xfrm>
                          <a:prstGeom prst="rect">
                            <a:avLst/>
                          </a:prstGeom>
                          <a:solidFill>
                            <a:prstClr val="white"/>
                          </a:solidFill>
                          <a:ln>
                            <a:noFill/>
                          </a:ln>
                        </wps:spPr>
                        <wps:txbx>
                          <w:txbxContent>
                            <w:p w14:paraId="60188671" w14:textId="17CCBE78" w:rsidR="0003146D" w:rsidRPr="00C81C7B" w:rsidRDefault="0003146D">
                              <w:pPr>
                                <w:pStyle w:val="Caption"/>
                                <w:jc w:val="center"/>
                                <w:rPr>
                                  <w:noProof/>
                                  <w:lang w:val="sr-Cyrl-RS"/>
                                  <w:rPrChange w:id="896" w:author="SW 46/2019 - Petrović Milica" w:date="2023-08-17T20:24:00Z">
                                    <w:rPr>
                                      <w:noProof/>
                                      <w:lang w:val="sr-Cyrl-RS"/>
                                    </w:rPr>
                                  </w:rPrChange>
                                </w:rPr>
                                <w:pPrChange w:id="897" w:author="SW 46/2019 - Petrović Milica" w:date="2023-08-17T20:25:00Z">
                                  <w:pPr>
                                    <w:pStyle w:val="osnovnitekst"/>
                                  </w:pPr>
                                </w:pPrChange>
                              </w:pPr>
                              <w:proofErr w:type="spellStart"/>
                              <w:ins w:id="898" w:author="SW 46/2019 - Petrović Milica" w:date="2023-08-17T20:23:00Z">
                                <w:r>
                                  <w:t>Слика</w:t>
                                </w:r>
                                <w:proofErr w:type="spellEnd"/>
                                <w:r>
                                  <w:t xml:space="preserve"> </w:t>
                                </w:r>
                                <w:r>
                                  <w:fldChar w:fldCharType="begin"/>
                                </w:r>
                                <w:r>
                                  <w:instrText xml:space="preserve"> STYLEREF 1 \s </w:instrText>
                                </w:r>
                              </w:ins>
                              <w:r>
                                <w:fldChar w:fldCharType="separate"/>
                              </w:r>
                              <w:r>
                                <w:rPr>
                                  <w:noProof/>
                                </w:rPr>
                                <w:t>5</w:t>
                              </w:r>
                              <w:ins w:id="899" w:author="SW 46/2019 - Petrović Milica" w:date="2023-08-17T20:23:00Z">
                                <w:r>
                                  <w:fldChar w:fldCharType="end"/>
                                </w:r>
                                <w:r>
                                  <w:t>.</w:t>
                                </w:r>
                              </w:ins>
                              <w:ins w:id="900" w:author="SW 46/2019 - Petrović Milica" w:date="2023-08-17T20:24:00Z">
                                <w:r>
                                  <w:rPr>
                                    <w:lang w:val="sr-Cyrl-RS"/>
                                  </w:rPr>
                                  <w:t>1 Структура кл</w:t>
                                </w:r>
                              </w:ins>
                              <w:ins w:id="901" w:author="SW 46/2019 - Petrović Milica" w:date="2023-08-17T20:25:00Z">
                                <w:r>
                                  <w:rPr>
                                    <w:lang w:val="sr-Cyrl-RS"/>
                                  </w:rPr>
                                  <w:t>ијентске апликације</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818B0" id="Text Box 249" o:spid="_x0000_s1056" type="#_x0000_t202" style="position:absolute;left:0;text-align:left;margin-left:80.1pt;margin-top:200.55pt;width:127.0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EUMAIAAGk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" stroked="f">
                  <v:textbox style="mso-fit-shape-to-text:t" inset="0,0,0,0">
                    <w:txbxContent>
                      <w:p w14:paraId="60188671" w14:textId="17CCBE78" w:rsidR="0003146D" w:rsidRPr="00C81C7B" w:rsidRDefault="0003146D">
                        <w:pPr>
                          <w:pStyle w:val="Caption"/>
                          <w:jc w:val="center"/>
                          <w:rPr>
                            <w:noProof/>
                            <w:lang w:val="sr-Cyrl-RS"/>
                            <w:rPrChange w:id="902" w:author="SW 46/2019 - Petrović Milica" w:date="2023-08-17T20:24:00Z">
                              <w:rPr>
                                <w:noProof/>
                                <w:lang w:val="sr-Cyrl-RS"/>
                              </w:rPr>
                            </w:rPrChange>
                          </w:rPr>
                          <w:pPrChange w:id="903" w:author="SW 46/2019 - Petrović Milica" w:date="2023-08-17T20:25:00Z">
                            <w:pPr>
                              <w:pStyle w:val="osnovnitekst"/>
                            </w:pPr>
                          </w:pPrChange>
                        </w:pPr>
                        <w:proofErr w:type="spellStart"/>
                        <w:ins w:id="904" w:author="SW 46/2019 - Petrović Milica" w:date="2023-08-17T20:23:00Z">
                          <w:r>
                            <w:t>Слика</w:t>
                          </w:r>
                          <w:proofErr w:type="spellEnd"/>
                          <w:r>
                            <w:t xml:space="preserve"> </w:t>
                          </w:r>
                          <w:r>
                            <w:fldChar w:fldCharType="begin"/>
                          </w:r>
                          <w:r>
                            <w:instrText xml:space="preserve"> STYLEREF 1 \s </w:instrText>
                          </w:r>
                        </w:ins>
                        <w:r>
                          <w:fldChar w:fldCharType="separate"/>
                        </w:r>
                        <w:r>
                          <w:rPr>
                            <w:noProof/>
                          </w:rPr>
                          <w:t>5</w:t>
                        </w:r>
                        <w:ins w:id="905" w:author="SW 46/2019 - Petrović Milica" w:date="2023-08-17T20:23:00Z">
                          <w:r>
                            <w:fldChar w:fldCharType="end"/>
                          </w:r>
                          <w:r>
                            <w:t>.</w:t>
                          </w:r>
                        </w:ins>
                        <w:ins w:id="906" w:author="SW 46/2019 - Petrović Milica" w:date="2023-08-17T20:24:00Z">
                          <w:r>
                            <w:rPr>
                              <w:lang w:val="sr-Cyrl-RS"/>
                            </w:rPr>
                            <w:t>1 Структура кл</w:t>
                          </w:r>
                        </w:ins>
                        <w:ins w:id="907" w:author="SW 46/2019 - Petrović Milica" w:date="2023-08-17T20:25:00Z">
                          <w:r>
                            <w:rPr>
                              <w:lang w:val="sr-Cyrl-RS"/>
                            </w:rPr>
                            <w:t>ијентске апликације</w:t>
                          </w:r>
                        </w:ins>
                      </w:p>
                    </w:txbxContent>
                  </v:textbox>
                  <w10:wrap type="topAndBottom"/>
                </v:shape>
              </w:pict>
            </mc:Fallback>
          </mc:AlternateContent>
        </w:r>
      </w:ins>
      <w:r w:rsidR="008F7CE7" w:rsidRPr="00D97B2C">
        <w:rPr>
          <w:noProof/>
          <w:lang w:val="sr-Cyrl-RS"/>
        </w:rPr>
        <w:drawing>
          <wp:anchor distT="0" distB="0" distL="114300" distR="114300" simplePos="0" relativeHeight="251713536" behindDoc="0" locked="0" layoutInCell="1" allowOverlap="1" wp14:anchorId="540DC84B" wp14:editId="521BA939">
            <wp:simplePos x="0" y="0"/>
            <wp:positionH relativeFrom="margin">
              <wp:posOffset>1017732</wp:posOffset>
            </wp:positionH>
            <wp:positionV relativeFrom="paragraph">
              <wp:posOffset>188999</wp:posOffset>
            </wp:positionV>
            <wp:extent cx="1613535" cy="2301240"/>
            <wp:effectExtent l="0" t="0" r="571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uli.jpg"/>
                    <pic:cNvPicPr/>
                  </pic:nvPicPr>
                  <pic:blipFill rotWithShape="1">
                    <a:blip r:embed="rId31">
                      <a:extLst>
                        <a:ext uri="{28A0092B-C50C-407E-A947-70E740481C1C}">
                          <a14:useLocalDpi xmlns:a14="http://schemas.microsoft.com/office/drawing/2010/main" val="0"/>
                        </a:ext>
                      </a:extLst>
                    </a:blip>
                    <a:srcRect r="15610"/>
                    <a:stretch/>
                  </pic:blipFill>
                  <pic:spPr bwMode="auto">
                    <a:xfrm>
                      <a:off x="0" y="0"/>
                      <a:ext cx="1613535" cy="230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AA2" w:rsidRPr="00D97B2C">
        <w:rPr>
          <w:lang w:val="sr-Cyrl-RS"/>
        </w:rPr>
        <w:tab/>
      </w:r>
      <w:r w:rsidR="00E57073" w:rsidRPr="00D97B2C">
        <w:rPr>
          <w:lang w:val="sr-Cyrl-RS"/>
        </w:rPr>
        <w:t xml:space="preserve"> </w:t>
      </w:r>
    </w:p>
    <w:p w14:paraId="3358284A" w14:textId="45D806D6" w:rsidR="00075AA2" w:rsidRPr="00D97B2C" w:rsidRDefault="00075AA2">
      <w:pPr>
        <w:pStyle w:val="osnovnitekst"/>
        <w:rPr>
          <w:lang w:val="sr-Cyrl-RS"/>
        </w:rPr>
        <w:pPrChange w:id="908" w:author="SW 46/2019 - Petrović Milica" w:date="2023-08-17T20:18:00Z">
          <w:pPr>
            <w:tabs>
              <w:tab w:val="left" w:pos="3851"/>
            </w:tabs>
          </w:pPr>
        </w:pPrChange>
      </w:pPr>
    </w:p>
    <w:p w14:paraId="580E6337" w14:textId="34BA08DA" w:rsidR="00075AA2" w:rsidRPr="00D97B2C" w:rsidRDefault="007F0B55" w:rsidP="007F0B55">
      <w:pPr>
        <w:tabs>
          <w:tab w:val="left" w:pos="3851"/>
        </w:tabs>
        <w:rPr>
          <w:lang w:val="sr-Cyrl-RS"/>
        </w:rPr>
      </w:pPr>
      <w:r w:rsidRPr="00D97B2C">
        <w:rPr>
          <w:lang w:val="sr-Cyrl-RS"/>
        </w:rPr>
        <w:t>Унутар сваког модула се налазе фолдери</w:t>
      </w:r>
      <w:r w:rsidR="00DA1B83" w:rsidRPr="00D97B2C">
        <w:rPr>
          <w:lang w:val="sr-Cyrl-RS"/>
        </w:rPr>
        <w:t xml:space="preserve"> (</w:t>
      </w:r>
      <w:ins w:id="909" w:author="SW 46/2019 - Petrović Milica" w:date="2023-08-17T20:29:00Z">
        <w:r w:rsidR="007E20B4">
          <w:rPr>
            <w:lang w:val="sr-Cyrl-RS"/>
          </w:rPr>
          <w:fldChar w:fldCharType="begin"/>
        </w:r>
        <w:r w:rsidR="007E20B4">
          <w:rPr>
            <w:lang w:val="sr-Cyrl-RS"/>
          </w:rPr>
          <w:instrText xml:space="preserve"> REF _Ref143195965 \h </w:instrText>
        </w:r>
        <w:r w:rsidR="007E20B4">
          <w:rPr>
            <w:lang w:val="sr-Cyrl-RS"/>
          </w:rPr>
        </w:r>
      </w:ins>
      <w:r w:rsidR="007E20B4">
        <w:rPr>
          <w:lang w:val="sr-Cyrl-RS"/>
        </w:rPr>
        <w:fldChar w:fldCharType="separate"/>
      </w:r>
      <w:proofErr w:type="spellStart"/>
      <w:ins w:id="910" w:author="SW 46/2019 - Petrović Milica" w:date="2023-08-17T20:29:00Z">
        <w:r w:rsidR="007E20B4">
          <w:t>Слика</w:t>
        </w:r>
        <w:proofErr w:type="spellEnd"/>
        <w:r w:rsidR="007E20B4">
          <w:t xml:space="preserve"> </w:t>
        </w:r>
        <w:r w:rsidR="007E20B4">
          <w:rPr>
            <w:noProof/>
          </w:rPr>
          <w:t>5</w:t>
        </w:r>
        <w:r w:rsidR="007E20B4">
          <w:t>.</w:t>
        </w:r>
        <w:r w:rsidR="007E20B4">
          <w:rPr>
            <w:noProof/>
          </w:rPr>
          <w:t>2</w:t>
        </w:r>
        <w:r w:rsidR="007E20B4">
          <w:rPr>
            <w:lang w:val="sr-Cyrl-RS"/>
          </w:rPr>
          <w:fldChar w:fldCharType="end"/>
        </w:r>
      </w:ins>
      <w:r w:rsidR="00C77391">
        <w:rPr>
          <w:lang w:val="sr-Cyrl-RS"/>
        </w:rPr>
        <w:fldChar w:fldCharType="begin"/>
      </w:r>
      <w:r w:rsidR="00C77391">
        <w:rPr>
          <w:lang w:val="sr-Cyrl-RS"/>
        </w:rPr>
        <w:instrText xml:space="preserve"> REF _Ref142324944 \h </w:instrText>
      </w:r>
      <w:r w:rsidR="00C77391">
        <w:rPr>
          <w:lang w:val="sr-Cyrl-RS"/>
        </w:rPr>
      </w:r>
      <w:r w:rsidR="00C77391">
        <w:rPr>
          <w:lang w:val="sr-Cyrl-RS"/>
        </w:rPr>
        <w:fldChar w:fldCharType="separate"/>
      </w:r>
      <w:del w:id="911" w:author="SW 46/2019 - Petrović Milica" w:date="2023-08-17T20:18:00Z">
        <w:r w:rsidR="00C77391" w:rsidDel="00BB6052">
          <w:delText xml:space="preserve">Слика </w:delText>
        </w:r>
      </w:del>
      <w:del w:id="912" w:author="SW 46/2019 - Petrović Milica" w:date="2023-08-17T20:19:00Z">
        <w:r w:rsidR="00C77391" w:rsidDel="00BB6052">
          <w:rPr>
            <w:noProof/>
          </w:rPr>
          <w:delText>16</w:delText>
        </w:r>
      </w:del>
      <w:r w:rsidR="00C77391">
        <w:rPr>
          <w:lang w:val="sr-Cyrl-RS"/>
        </w:rPr>
        <w:fldChar w:fldCharType="end"/>
      </w:r>
      <w:r w:rsidR="00DA1B83" w:rsidRPr="00D97B2C">
        <w:rPr>
          <w:lang w:val="sr-Cyrl-RS"/>
        </w:rPr>
        <w:fldChar w:fldCharType="begin"/>
      </w:r>
      <w:r w:rsidR="00DA1B83" w:rsidRPr="00D97B2C">
        <w:rPr>
          <w:lang w:val="sr-Cyrl-RS"/>
        </w:rPr>
        <w:instrText xml:space="preserve"> REF _Ref141275174 \h </w:instrText>
      </w:r>
      <w:r w:rsidR="00DA1B83" w:rsidRPr="00D97B2C">
        <w:rPr>
          <w:lang w:val="sr-Cyrl-RS"/>
        </w:rPr>
      </w:r>
      <w:r w:rsidR="00DA1B83" w:rsidRPr="00D97B2C">
        <w:rPr>
          <w:lang w:val="sr-Cyrl-RS"/>
        </w:rPr>
        <w:fldChar w:fldCharType="end"/>
      </w:r>
      <w:r w:rsidR="00DA1B83" w:rsidRPr="00D97B2C">
        <w:rPr>
          <w:lang w:val="sr-Cyrl-RS"/>
        </w:rPr>
        <w:t>)</w:t>
      </w:r>
      <w:r w:rsidRPr="00D97B2C">
        <w:rPr>
          <w:lang w:val="sr-Cyrl-RS"/>
        </w:rPr>
        <w:t>:</w:t>
      </w:r>
    </w:p>
    <w:p w14:paraId="3B0127FF" w14:textId="5D841BB3" w:rsidR="007F0B55" w:rsidRPr="00D97B2C" w:rsidRDefault="00856491" w:rsidP="00E8483A">
      <w:pPr>
        <w:pStyle w:val="ListParagraph"/>
        <w:numPr>
          <w:ilvl w:val="0"/>
          <w:numId w:val="16"/>
        </w:numPr>
        <w:tabs>
          <w:tab w:val="left" w:pos="3851"/>
        </w:tabs>
        <w:rPr>
          <w:lang w:val="sr-Cyrl-RS"/>
        </w:rPr>
      </w:pPr>
      <w:proofErr w:type="spellStart"/>
      <w:r w:rsidRPr="00D97B2C">
        <w:rPr>
          <w:i/>
          <w:lang w:val="sr-Cyrl-RS"/>
        </w:rPr>
        <w:t>c</w:t>
      </w:r>
      <w:r w:rsidR="007F0B55" w:rsidRPr="00D97B2C">
        <w:rPr>
          <w:i/>
          <w:lang w:val="sr-Cyrl-RS"/>
        </w:rPr>
        <w:t>omponents</w:t>
      </w:r>
      <w:proofErr w:type="spellEnd"/>
      <w:r w:rsidRPr="00D97B2C">
        <w:rPr>
          <w:i/>
          <w:lang w:val="sr-Cyrl-RS"/>
        </w:rPr>
        <w:t xml:space="preserve"> </w:t>
      </w:r>
      <w:r w:rsidRPr="00D97B2C">
        <w:rPr>
          <w:lang w:val="sr-Cyrl-RS"/>
        </w:rPr>
        <w:t xml:space="preserve">– унутар </w:t>
      </w:r>
      <w:proofErr w:type="spellStart"/>
      <w:r w:rsidRPr="00D97B2C">
        <w:rPr>
          <w:i/>
          <w:lang w:val="sr-Cyrl-RS"/>
        </w:rPr>
        <w:t>components</w:t>
      </w:r>
      <w:proofErr w:type="spellEnd"/>
      <w:r w:rsidRPr="00D97B2C">
        <w:rPr>
          <w:lang w:val="sr-Cyrl-RS"/>
        </w:rPr>
        <w:t xml:space="preserve"> фолдера налазе </w:t>
      </w:r>
      <w:ins w:id="913" w:author="SW 46/2019 - Petrović Milica" w:date="2023-08-17T20:29:00Z">
        <w:r w:rsidR="00D241CA">
          <w:rPr>
            <w:lang w:val="sr-Cyrl-RS"/>
          </w:rPr>
          <w:t xml:space="preserve">се </w:t>
        </w:r>
      </w:ins>
      <w:r w:rsidRPr="00D97B2C">
        <w:rPr>
          <w:lang w:val="sr-Cyrl-RS"/>
        </w:rPr>
        <w:t>компоненте које су део неке од страница</w:t>
      </w:r>
    </w:p>
    <w:p w14:paraId="36683482" w14:textId="4F63653E" w:rsidR="00856491" w:rsidRPr="00D97B2C" w:rsidRDefault="00856491" w:rsidP="00E8483A">
      <w:pPr>
        <w:pStyle w:val="ListParagraph"/>
        <w:numPr>
          <w:ilvl w:val="0"/>
          <w:numId w:val="16"/>
        </w:numPr>
        <w:tabs>
          <w:tab w:val="left" w:pos="3851"/>
        </w:tabs>
        <w:rPr>
          <w:lang w:val="sr-Cyrl-RS"/>
        </w:rPr>
      </w:pPr>
      <w:proofErr w:type="spellStart"/>
      <w:r w:rsidRPr="00D97B2C">
        <w:rPr>
          <w:i/>
          <w:lang w:val="sr-Cyrl-RS"/>
        </w:rPr>
        <w:t>pages</w:t>
      </w:r>
      <w:proofErr w:type="spellEnd"/>
      <w:r w:rsidRPr="00D97B2C">
        <w:rPr>
          <w:i/>
          <w:lang w:val="sr-Cyrl-RS"/>
        </w:rPr>
        <w:t xml:space="preserve"> </w:t>
      </w:r>
      <w:r w:rsidRPr="00D97B2C">
        <w:rPr>
          <w:lang w:val="sr-Cyrl-RS"/>
        </w:rPr>
        <w:t xml:space="preserve">– унутар </w:t>
      </w:r>
      <w:proofErr w:type="spellStart"/>
      <w:r w:rsidRPr="00D97B2C">
        <w:rPr>
          <w:i/>
          <w:lang w:val="sr-Cyrl-RS"/>
        </w:rPr>
        <w:t>pages</w:t>
      </w:r>
      <w:proofErr w:type="spellEnd"/>
      <w:r w:rsidRPr="00D97B2C">
        <w:rPr>
          <w:lang w:val="sr-Cyrl-RS"/>
        </w:rPr>
        <w:t xml:space="preserve"> фолдера налазе се компоненте на које усмерава рутер</w:t>
      </w:r>
    </w:p>
    <w:p w14:paraId="56B33505" w14:textId="39B9EF4D" w:rsidR="00E440E8" w:rsidRPr="00D97B2C" w:rsidRDefault="00E440E8" w:rsidP="00E8483A">
      <w:pPr>
        <w:pStyle w:val="ListParagraph"/>
        <w:numPr>
          <w:ilvl w:val="0"/>
          <w:numId w:val="16"/>
        </w:numPr>
        <w:tabs>
          <w:tab w:val="left" w:pos="3851"/>
        </w:tabs>
        <w:rPr>
          <w:lang w:val="sr-Cyrl-RS"/>
        </w:rPr>
      </w:pPr>
      <w:proofErr w:type="spellStart"/>
      <w:r w:rsidRPr="00D97B2C">
        <w:rPr>
          <w:i/>
          <w:lang w:val="sr-Cyrl-RS"/>
        </w:rPr>
        <w:t>model</w:t>
      </w:r>
      <w:r w:rsidR="00F76023" w:rsidRPr="00D97B2C">
        <w:rPr>
          <w:i/>
          <w:lang w:val="sr-Cyrl-RS"/>
        </w:rPr>
        <w:t>s</w:t>
      </w:r>
      <w:proofErr w:type="spellEnd"/>
      <w:r w:rsidRPr="00D97B2C">
        <w:rPr>
          <w:i/>
          <w:lang w:val="sr-Cyrl-RS"/>
        </w:rPr>
        <w:t xml:space="preserve"> </w:t>
      </w:r>
      <w:r w:rsidRPr="00D97B2C">
        <w:rPr>
          <w:lang w:val="sr-Cyrl-RS"/>
        </w:rPr>
        <w:t xml:space="preserve">– у </w:t>
      </w:r>
      <w:proofErr w:type="spellStart"/>
      <w:r w:rsidRPr="00D97B2C">
        <w:rPr>
          <w:i/>
          <w:lang w:val="sr-Cyrl-RS"/>
        </w:rPr>
        <w:t>model</w:t>
      </w:r>
      <w:r w:rsidR="00F76023" w:rsidRPr="00D97B2C">
        <w:rPr>
          <w:i/>
          <w:lang w:val="sr-Cyrl-RS"/>
        </w:rPr>
        <w:t>s</w:t>
      </w:r>
      <w:proofErr w:type="spellEnd"/>
      <w:r w:rsidR="00F76023" w:rsidRPr="00D97B2C">
        <w:rPr>
          <w:lang w:val="sr-Cyrl-RS"/>
        </w:rPr>
        <w:t xml:space="preserve"> фолдеру</w:t>
      </w:r>
      <w:r w:rsidRPr="00D97B2C">
        <w:rPr>
          <w:lang w:val="sr-Cyrl-RS"/>
        </w:rPr>
        <w:t xml:space="preserve"> су дефиниције свих интерфејса </w:t>
      </w:r>
      <w:r w:rsidR="004376B1" w:rsidRPr="00D97B2C">
        <w:rPr>
          <w:lang w:val="sr-Cyrl-RS"/>
        </w:rPr>
        <w:t>који моделују податке које се размењују између клијентског и серверског дела</w:t>
      </w:r>
      <w:r w:rsidR="00166741" w:rsidRPr="00D97B2C">
        <w:rPr>
          <w:lang w:val="sr-Cyrl-RS"/>
        </w:rPr>
        <w:t xml:space="preserve">. На основу интерфејса се аналогно формирају </w:t>
      </w:r>
      <w:r w:rsidR="00166741" w:rsidRPr="00D97B2C">
        <w:rPr>
          <w:i/>
          <w:lang w:val="sr-Cyrl-RS"/>
        </w:rPr>
        <w:t>DTO</w:t>
      </w:r>
      <w:r w:rsidR="00166741" w:rsidRPr="00D97B2C">
        <w:rPr>
          <w:lang w:val="sr-Cyrl-RS"/>
        </w:rPr>
        <w:t>(</w:t>
      </w:r>
      <w:proofErr w:type="spellStart"/>
      <w:r w:rsidR="00166741" w:rsidRPr="00D97B2C">
        <w:rPr>
          <w:i/>
          <w:lang w:val="sr-Cyrl-RS"/>
        </w:rPr>
        <w:t>Data</w:t>
      </w:r>
      <w:proofErr w:type="spellEnd"/>
      <w:r w:rsidR="00166741" w:rsidRPr="00D97B2C">
        <w:rPr>
          <w:i/>
          <w:lang w:val="sr-Cyrl-RS"/>
        </w:rPr>
        <w:t xml:space="preserve"> </w:t>
      </w:r>
      <w:proofErr w:type="spellStart"/>
      <w:r w:rsidR="00166741" w:rsidRPr="00D97B2C">
        <w:rPr>
          <w:i/>
          <w:lang w:val="sr-Cyrl-RS"/>
        </w:rPr>
        <w:t>Transfer</w:t>
      </w:r>
      <w:proofErr w:type="spellEnd"/>
      <w:r w:rsidR="00166741" w:rsidRPr="00D97B2C">
        <w:rPr>
          <w:i/>
          <w:lang w:val="sr-Cyrl-RS"/>
        </w:rPr>
        <w:t xml:space="preserve"> </w:t>
      </w:r>
      <w:proofErr w:type="spellStart"/>
      <w:r w:rsidR="00166741" w:rsidRPr="00D97B2C">
        <w:rPr>
          <w:i/>
          <w:lang w:val="sr-Cyrl-RS"/>
        </w:rPr>
        <w:t>Object</w:t>
      </w:r>
      <w:proofErr w:type="spellEnd"/>
      <w:r w:rsidR="00166741" w:rsidRPr="00D97B2C">
        <w:rPr>
          <w:lang w:val="sr-Cyrl-RS"/>
        </w:rPr>
        <w:t xml:space="preserve">) класе </w:t>
      </w:r>
      <w:r w:rsidR="00CA2B25" w:rsidRPr="00D97B2C">
        <w:rPr>
          <w:lang w:val="sr-Cyrl-RS"/>
        </w:rPr>
        <w:t>на серверском делу</w:t>
      </w:r>
    </w:p>
    <w:p w14:paraId="3405D9D5" w14:textId="0B72C36B" w:rsidR="00E440E8" w:rsidRPr="00D97B2C" w:rsidRDefault="00E440E8" w:rsidP="00E8483A">
      <w:pPr>
        <w:pStyle w:val="ListParagraph"/>
        <w:numPr>
          <w:ilvl w:val="0"/>
          <w:numId w:val="16"/>
        </w:numPr>
        <w:tabs>
          <w:tab w:val="left" w:pos="3851"/>
        </w:tabs>
        <w:rPr>
          <w:lang w:val="sr-Cyrl-RS"/>
        </w:rPr>
      </w:pPr>
      <w:proofErr w:type="spellStart"/>
      <w:r w:rsidRPr="00D97B2C">
        <w:rPr>
          <w:i/>
          <w:lang w:val="sr-Cyrl-RS"/>
        </w:rPr>
        <w:t>services</w:t>
      </w:r>
      <w:proofErr w:type="spellEnd"/>
      <w:r w:rsidRPr="00D97B2C">
        <w:rPr>
          <w:i/>
          <w:lang w:val="sr-Cyrl-RS"/>
        </w:rPr>
        <w:t xml:space="preserve"> </w:t>
      </w:r>
      <w:r w:rsidRPr="00D97B2C">
        <w:rPr>
          <w:lang w:val="sr-Cyrl-RS"/>
        </w:rPr>
        <w:t>–</w:t>
      </w:r>
      <w:r w:rsidRPr="00D97B2C">
        <w:rPr>
          <w:i/>
          <w:lang w:val="sr-Cyrl-RS"/>
        </w:rPr>
        <w:t xml:space="preserve"> </w:t>
      </w:r>
      <w:r w:rsidRPr="00D97B2C">
        <w:rPr>
          <w:lang w:val="sr-Cyrl-RS"/>
        </w:rPr>
        <w:t xml:space="preserve">унутар </w:t>
      </w:r>
      <w:proofErr w:type="spellStart"/>
      <w:r w:rsidRPr="00D97B2C">
        <w:rPr>
          <w:i/>
          <w:lang w:val="sr-Cyrl-RS"/>
        </w:rPr>
        <w:t>services</w:t>
      </w:r>
      <w:proofErr w:type="spellEnd"/>
      <w:r w:rsidRPr="00D97B2C">
        <w:rPr>
          <w:i/>
          <w:lang w:val="sr-Cyrl-RS"/>
        </w:rPr>
        <w:t xml:space="preserve"> </w:t>
      </w:r>
      <w:r w:rsidRPr="00D97B2C">
        <w:rPr>
          <w:lang w:val="sr-Cyrl-RS"/>
        </w:rPr>
        <w:t xml:space="preserve">фолдера се налазе све </w:t>
      </w:r>
      <w:proofErr w:type="spellStart"/>
      <w:r w:rsidRPr="00D97B2C">
        <w:rPr>
          <w:i/>
          <w:lang w:val="sr-Cyrl-RS"/>
        </w:rPr>
        <w:t>TypeScript</w:t>
      </w:r>
      <w:proofErr w:type="spellEnd"/>
      <w:r w:rsidRPr="00D97B2C">
        <w:rPr>
          <w:lang w:val="sr-Cyrl-RS"/>
        </w:rPr>
        <w:t xml:space="preserve"> класе које </w:t>
      </w:r>
      <w:r w:rsidR="007C213C" w:rsidRPr="00D97B2C">
        <w:rPr>
          <w:lang w:val="sr-Cyrl-RS"/>
        </w:rPr>
        <w:t>комуницирају са серверским делом апликације</w:t>
      </w:r>
    </w:p>
    <w:p w14:paraId="5F829220" w14:textId="77777777" w:rsidR="007C213C" w:rsidRPr="00D97B2C" w:rsidRDefault="007C213C" w:rsidP="00E8483A">
      <w:pPr>
        <w:pStyle w:val="ListParagraph"/>
        <w:numPr>
          <w:ilvl w:val="0"/>
          <w:numId w:val="16"/>
        </w:numPr>
        <w:tabs>
          <w:tab w:val="left" w:pos="3851"/>
        </w:tabs>
        <w:rPr>
          <w:i/>
          <w:lang w:val="sr-Cyrl-RS"/>
        </w:rPr>
      </w:pPr>
      <w:proofErr w:type="spellStart"/>
      <w:r w:rsidRPr="00D97B2C">
        <w:rPr>
          <w:i/>
          <w:lang w:val="sr-Cyrl-RS"/>
        </w:rPr>
        <w:t>naziv.module.ts</w:t>
      </w:r>
      <w:proofErr w:type="spellEnd"/>
      <w:r w:rsidRPr="00D97B2C">
        <w:rPr>
          <w:lang w:val="sr-Cyrl-RS"/>
        </w:rPr>
        <w:t xml:space="preserve"> -  </w:t>
      </w:r>
      <w:proofErr w:type="spellStart"/>
      <w:r w:rsidR="00A05149" w:rsidRPr="00D97B2C">
        <w:rPr>
          <w:i/>
          <w:lang w:val="sr-Cyrl-RS"/>
        </w:rPr>
        <w:t>TypeScript</w:t>
      </w:r>
      <w:proofErr w:type="spellEnd"/>
      <w:r w:rsidR="00A05149" w:rsidRPr="00D97B2C">
        <w:rPr>
          <w:i/>
          <w:lang w:val="sr-Cyrl-RS"/>
        </w:rPr>
        <w:t xml:space="preserve"> </w:t>
      </w:r>
      <w:r w:rsidR="00A05149" w:rsidRPr="00D97B2C">
        <w:rPr>
          <w:lang w:val="sr-Cyrl-RS"/>
        </w:rPr>
        <w:t>класа унутар које су декларисане све компоненте модула и сви модули које се увозе (импортују) у дати модул</w:t>
      </w:r>
    </w:p>
    <w:p w14:paraId="2F2CB5FC" w14:textId="53C87B9A" w:rsidR="00A05149" w:rsidRPr="00D97B2C" w:rsidRDefault="00A05149" w:rsidP="00E8483A">
      <w:pPr>
        <w:pStyle w:val="ListParagraph"/>
        <w:numPr>
          <w:ilvl w:val="0"/>
          <w:numId w:val="16"/>
        </w:numPr>
        <w:tabs>
          <w:tab w:val="left" w:pos="3851"/>
        </w:tabs>
        <w:rPr>
          <w:i/>
          <w:lang w:val="sr-Cyrl-RS"/>
        </w:rPr>
      </w:pPr>
      <w:proofErr w:type="spellStart"/>
      <w:r w:rsidRPr="00D97B2C">
        <w:rPr>
          <w:i/>
          <w:lang w:val="sr-Cyrl-RS"/>
        </w:rPr>
        <w:lastRenderedPageBreak/>
        <w:t>naziv.routes.ts</w:t>
      </w:r>
      <w:proofErr w:type="spellEnd"/>
      <w:r w:rsidRPr="00D97B2C">
        <w:rPr>
          <w:lang w:val="sr-Cyrl-RS"/>
        </w:rPr>
        <w:t xml:space="preserve"> </w:t>
      </w:r>
      <w:r w:rsidR="00417DBB" w:rsidRPr="00D97B2C">
        <w:rPr>
          <w:lang w:val="sr-Cyrl-RS"/>
        </w:rPr>
        <w:t xml:space="preserve">- </w:t>
      </w:r>
      <w:proofErr w:type="spellStart"/>
      <w:r w:rsidR="00417DBB" w:rsidRPr="00D97B2C">
        <w:rPr>
          <w:i/>
          <w:lang w:val="sr-Cyrl-RS"/>
        </w:rPr>
        <w:t>TypeScript</w:t>
      </w:r>
      <w:proofErr w:type="spellEnd"/>
      <w:r w:rsidR="00417DBB" w:rsidRPr="00D97B2C">
        <w:rPr>
          <w:i/>
          <w:lang w:val="sr-Cyrl-RS"/>
        </w:rPr>
        <w:t xml:space="preserve"> </w:t>
      </w:r>
      <w:r w:rsidR="00417DBB" w:rsidRPr="00D97B2C">
        <w:rPr>
          <w:lang w:val="sr-Cyrl-RS"/>
        </w:rPr>
        <w:t xml:space="preserve">класа унутар које </w:t>
      </w:r>
      <w:proofErr w:type="spellStart"/>
      <w:ins w:id="914" w:author="SW 46/2019 - Petrović Milica" w:date="2023-08-17T20:30:00Z">
        <w:r w:rsidR="00242CC2">
          <w:rPr>
            <w:lang w:val="sr-Cyrl-RS"/>
          </w:rPr>
          <w:t>су</w:t>
        </w:r>
      </w:ins>
      <w:r w:rsidR="00660888" w:rsidRPr="00D97B2C">
        <w:rPr>
          <w:lang w:val="sr-Cyrl-RS"/>
        </w:rPr>
        <w:t>дефинисане</w:t>
      </w:r>
      <w:proofErr w:type="spellEnd"/>
      <w:r w:rsidR="00660888" w:rsidRPr="00D97B2C">
        <w:rPr>
          <w:lang w:val="sr-Cyrl-RS"/>
        </w:rPr>
        <w:t xml:space="preserve"> руте до компоненти</w:t>
      </w:r>
      <w:r w:rsidR="00AB3E8B" w:rsidRPr="00D97B2C">
        <w:rPr>
          <w:lang w:val="sr-Cyrl-RS"/>
        </w:rPr>
        <w:t xml:space="preserve"> из </w:t>
      </w:r>
      <w:proofErr w:type="spellStart"/>
      <w:r w:rsidR="00AB3E8B" w:rsidRPr="00D97B2C">
        <w:rPr>
          <w:i/>
          <w:lang w:val="sr-Cyrl-RS"/>
        </w:rPr>
        <w:t>pages</w:t>
      </w:r>
      <w:proofErr w:type="spellEnd"/>
    </w:p>
    <w:p w14:paraId="614E4EA6" w14:textId="61EA5982" w:rsidR="00C5700C" w:rsidRPr="00D97B2C" w:rsidRDefault="00C5700C" w:rsidP="00C5700C">
      <w:pPr>
        <w:pStyle w:val="osnovnitekst"/>
        <w:rPr>
          <w:lang w:val="sr-Cyrl-RS"/>
        </w:rPr>
      </w:pPr>
      <w:proofErr w:type="spellStart"/>
      <w:r w:rsidRPr="00D97B2C">
        <w:rPr>
          <w:i/>
          <w:lang w:val="sr-Cyrl-RS"/>
        </w:rPr>
        <w:t>Root</w:t>
      </w:r>
      <w:proofErr w:type="spellEnd"/>
      <w:r w:rsidRPr="00D97B2C">
        <w:rPr>
          <w:lang w:val="sr-Cyrl-RS"/>
        </w:rPr>
        <w:t xml:space="preserve"> модул је коренски модул апликације у ком се</w:t>
      </w:r>
      <w:r w:rsidR="00E83195" w:rsidRPr="00D97B2C">
        <w:rPr>
          <w:lang w:val="sr-Cyrl-RS"/>
        </w:rPr>
        <w:t xml:space="preserve"> налази</w:t>
      </w:r>
      <w:r w:rsidRPr="00D97B2C">
        <w:rPr>
          <w:lang w:val="sr-Cyrl-RS"/>
        </w:rPr>
        <w:t xml:space="preserve"> коренска компонента</w:t>
      </w:r>
      <w:r w:rsidR="00E83195" w:rsidRPr="00D97B2C">
        <w:rPr>
          <w:lang w:val="sr-Cyrl-RS"/>
        </w:rPr>
        <w:t xml:space="preserve"> (</w:t>
      </w:r>
      <w:proofErr w:type="spellStart"/>
      <w:r w:rsidR="00E83195" w:rsidRPr="00C77391">
        <w:rPr>
          <w:i/>
          <w:lang w:val="sr-Cyrl-RS"/>
        </w:rPr>
        <w:t>RootComponent</w:t>
      </w:r>
      <w:proofErr w:type="spellEnd"/>
      <w:r w:rsidR="00E83195" w:rsidRPr="00D97B2C">
        <w:rPr>
          <w:lang w:val="sr-Cyrl-RS"/>
        </w:rPr>
        <w:t>)</w:t>
      </w:r>
      <w:r w:rsidRPr="00D97B2C">
        <w:rPr>
          <w:lang w:val="sr-Cyrl-RS"/>
        </w:rPr>
        <w:t>.</w:t>
      </w:r>
      <w:r w:rsidR="00950275" w:rsidRPr="00D97B2C">
        <w:rPr>
          <w:lang w:val="sr-Cyrl-RS"/>
        </w:rPr>
        <w:t xml:space="preserve"> У </w:t>
      </w:r>
      <w:proofErr w:type="spellStart"/>
      <w:r w:rsidR="00950275" w:rsidRPr="00D97B2C">
        <w:rPr>
          <w:i/>
          <w:lang w:val="sr-Cyrl-RS"/>
        </w:rPr>
        <w:t>root</w:t>
      </w:r>
      <w:proofErr w:type="spellEnd"/>
      <w:r w:rsidR="00950275" w:rsidRPr="00D97B2C">
        <w:rPr>
          <w:lang w:val="sr-Cyrl-RS"/>
        </w:rPr>
        <w:t xml:space="preserve"> модулу су смештена заглавља за клијента и психолога као</w:t>
      </w:r>
      <w:r w:rsidR="00703AF1" w:rsidRPr="00D97B2C">
        <w:rPr>
          <w:lang w:val="sr-Cyrl-RS"/>
        </w:rPr>
        <w:t xml:space="preserve"> и</w:t>
      </w:r>
      <w:r w:rsidR="00950275" w:rsidRPr="00D97B2C">
        <w:rPr>
          <w:lang w:val="sr-Cyrl-RS"/>
        </w:rPr>
        <w:t xml:space="preserve"> страница на коју се усмерава корисник уколико покуша да приступи путањи која не постоји.</w:t>
      </w:r>
      <w:r w:rsidRPr="00D97B2C">
        <w:rPr>
          <w:lang w:val="sr-Cyrl-RS"/>
        </w:rPr>
        <w:t xml:space="preserve"> </w:t>
      </w:r>
      <w:proofErr w:type="spellStart"/>
      <w:r w:rsidR="00703AF1" w:rsidRPr="00D97B2C">
        <w:rPr>
          <w:i/>
          <w:lang w:val="sr-Cyrl-RS"/>
        </w:rPr>
        <w:t>TitleService</w:t>
      </w:r>
      <w:proofErr w:type="spellEnd"/>
      <w:r w:rsidR="00703AF1" w:rsidRPr="00D97B2C">
        <w:rPr>
          <w:lang w:val="sr-Cyrl-RS"/>
        </w:rPr>
        <w:t xml:space="preserve"> класа </w:t>
      </w:r>
      <w:r w:rsidR="00F5652E" w:rsidRPr="00D97B2C">
        <w:rPr>
          <w:lang w:val="sr-Cyrl-RS"/>
        </w:rPr>
        <w:t>обезбеђује одговарајуће наслове зависно од путање на коју се усмерава корисник.</w:t>
      </w:r>
      <w:r w:rsidR="00D03FB8" w:rsidRPr="00D97B2C">
        <w:rPr>
          <w:lang w:val="sr-Cyrl-RS"/>
        </w:rPr>
        <w:t xml:space="preserve"> </w:t>
      </w:r>
      <w:r w:rsidR="008C0273" w:rsidRPr="00D97B2C">
        <w:rPr>
          <w:lang w:val="sr-Cyrl-RS"/>
        </w:rPr>
        <w:t>У к</w:t>
      </w:r>
      <w:r w:rsidR="00D03FB8" w:rsidRPr="00D97B2C">
        <w:rPr>
          <w:lang w:val="sr-Cyrl-RS"/>
        </w:rPr>
        <w:t>лас</w:t>
      </w:r>
      <w:r w:rsidR="007719A7" w:rsidRPr="00D97B2C">
        <w:rPr>
          <w:lang w:val="sr-Cyrl-RS"/>
        </w:rPr>
        <w:t>и</w:t>
      </w:r>
      <w:r w:rsidR="00D03FB8" w:rsidRPr="00D97B2C">
        <w:rPr>
          <w:lang w:val="sr-Cyrl-RS"/>
        </w:rPr>
        <w:t xml:space="preserve"> </w:t>
      </w:r>
      <w:proofErr w:type="spellStart"/>
      <w:r w:rsidR="008C0273" w:rsidRPr="00D97B2C">
        <w:rPr>
          <w:i/>
          <w:lang w:val="sr-Cyrl-RS"/>
        </w:rPr>
        <w:t>AppModules</w:t>
      </w:r>
      <w:proofErr w:type="spellEnd"/>
      <w:r w:rsidR="008C0273" w:rsidRPr="00D97B2C">
        <w:rPr>
          <w:i/>
          <w:lang w:val="sr-Cyrl-RS"/>
        </w:rPr>
        <w:t xml:space="preserve"> </w:t>
      </w:r>
      <w:r w:rsidR="007719A7" w:rsidRPr="00D97B2C">
        <w:rPr>
          <w:lang w:val="sr-Cyrl-RS"/>
        </w:rPr>
        <w:t xml:space="preserve">су дефинисане све компоненте </w:t>
      </w:r>
      <w:proofErr w:type="spellStart"/>
      <w:r w:rsidR="007719A7" w:rsidRPr="00D97B2C">
        <w:rPr>
          <w:i/>
          <w:lang w:val="sr-Cyrl-RS"/>
        </w:rPr>
        <w:t>root</w:t>
      </w:r>
      <w:proofErr w:type="spellEnd"/>
      <w:r w:rsidR="007719A7" w:rsidRPr="00D97B2C">
        <w:rPr>
          <w:i/>
          <w:lang w:val="sr-Cyrl-RS"/>
        </w:rPr>
        <w:t xml:space="preserve"> </w:t>
      </w:r>
      <w:r w:rsidR="007719A7" w:rsidRPr="00D97B2C">
        <w:rPr>
          <w:lang w:val="sr-Cyrl-RS"/>
        </w:rPr>
        <w:t xml:space="preserve">модула и увезени су сви модули које овај модул користи. У </w:t>
      </w:r>
      <w:proofErr w:type="spellStart"/>
      <w:r w:rsidR="007719A7" w:rsidRPr="00D97B2C">
        <w:rPr>
          <w:i/>
          <w:lang w:val="sr-Cyrl-RS"/>
        </w:rPr>
        <w:t>AppRoutingModule</w:t>
      </w:r>
      <w:proofErr w:type="spellEnd"/>
      <w:r w:rsidR="007719A7" w:rsidRPr="00D97B2C">
        <w:rPr>
          <w:lang w:val="sr-Cyrl-RS"/>
        </w:rPr>
        <w:t xml:space="preserve"> </w:t>
      </w:r>
      <w:r w:rsidR="00806B3F" w:rsidRPr="00D97B2C">
        <w:rPr>
          <w:lang w:val="sr-Cyrl-RS"/>
        </w:rPr>
        <w:t xml:space="preserve">класи је дефинисана лења евалуација модула. </w:t>
      </w:r>
      <w:del w:id="915" w:author="SW 46/2019 - Petrović Milica" w:date="2023-08-17T20:31:00Z">
        <w:r w:rsidR="00806B3F" w:rsidRPr="00D97B2C" w:rsidDel="00242CC2">
          <w:rPr>
            <w:lang w:val="sr-Cyrl-RS"/>
          </w:rPr>
          <w:delText xml:space="preserve">На основу путање </w:delText>
        </w:r>
      </w:del>
      <w:ins w:id="916" w:author="SW 46/2019 - Petrović Milica" w:date="2023-08-17T20:32:00Z">
        <w:r w:rsidR="00242CC2">
          <w:rPr>
            <w:lang w:val="sr-Cyrl-RS"/>
          </w:rPr>
          <w:t>Д</w:t>
        </w:r>
      </w:ins>
      <w:del w:id="917" w:author="SW 46/2019 - Petrović Milica" w:date="2023-08-17T20:31:00Z">
        <w:r w:rsidR="00806B3F" w:rsidRPr="00D97B2C" w:rsidDel="00242CC2">
          <w:rPr>
            <w:lang w:val="sr-Cyrl-RS"/>
          </w:rPr>
          <w:delText>д</w:delText>
        </w:r>
      </w:del>
      <w:r w:rsidR="00806B3F" w:rsidRPr="00D97B2C">
        <w:rPr>
          <w:lang w:val="sr-Cyrl-RS"/>
        </w:rPr>
        <w:t>ефинисано је који модул је потребно учитати</w:t>
      </w:r>
      <w:ins w:id="918" w:author="SW 46/2019 - Petrović Milica" w:date="2023-08-17T20:31:00Z">
        <w:r w:rsidR="00242CC2">
          <w:rPr>
            <w:lang w:val="sr-Cyrl-RS"/>
          </w:rPr>
          <w:t xml:space="preserve"> н</w:t>
        </w:r>
        <w:r w:rsidR="00242CC2" w:rsidRPr="00D97B2C">
          <w:rPr>
            <w:lang w:val="sr-Cyrl-RS"/>
          </w:rPr>
          <w:t>а основу путање</w:t>
        </w:r>
      </w:ins>
      <w:r w:rsidR="00806B3F" w:rsidRPr="00D97B2C">
        <w:rPr>
          <w:lang w:val="sr-Cyrl-RS"/>
        </w:rPr>
        <w:t>.</w:t>
      </w:r>
    </w:p>
    <w:p w14:paraId="142C28CC" w14:textId="79FB80D0" w:rsidR="001505B2" w:rsidRPr="00D97B2C" w:rsidRDefault="001505B2" w:rsidP="00C5700C">
      <w:pPr>
        <w:pStyle w:val="osnovnitekst"/>
        <w:rPr>
          <w:lang w:val="sr-Cyrl-RS"/>
        </w:rPr>
      </w:pPr>
      <w:proofErr w:type="spellStart"/>
      <w:r w:rsidRPr="00D97B2C">
        <w:rPr>
          <w:i/>
          <w:lang w:val="sr-Cyrl-RS"/>
        </w:rPr>
        <w:t>Shared</w:t>
      </w:r>
      <w:proofErr w:type="spellEnd"/>
      <w:r w:rsidRPr="00D97B2C">
        <w:rPr>
          <w:lang w:val="sr-Cyrl-RS"/>
        </w:rPr>
        <w:t xml:space="preserve"> модул садржи компоненте које су заједничке за више модула</w:t>
      </w:r>
      <w:r w:rsidR="00C168D5" w:rsidRPr="00D97B2C">
        <w:rPr>
          <w:lang w:val="sr-Cyrl-RS"/>
        </w:rPr>
        <w:t xml:space="preserve">, а то су </w:t>
      </w:r>
      <w:r w:rsidR="00DA477E" w:rsidRPr="00D97B2C">
        <w:rPr>
          <w:lang w:val="sr-Cyrl-RS"/>
        </w:rPr>
        <w:t xml:space="preserve">компоненте за преглед већ </w:t>
      </w:r>
      <w:r w:rsidR="00101234" w:rsidRPr="00D97B2C">
        <w:rPr>
          <w:lang w:val="sr-Cyrl-RS"/>
        </w:rPr>
        <w:t xml:space="preserve">попуњеног </w:t>
      </w:r>
      <w:r w:rsidR="00DA477E" w:rsidRPr="00D97B2C">
        <w:rPr>
          <w:lang w:val="sr-Cyrl-RS"/>
        </w:rPr>
        <w:t>упитника</w:t>
      </w:r>
      <w:r w:rsidRPr="00D97B2C">
        <w:rPr>
          <w:lang w:val="sr-Cyrl-RS"/>
        </w:rPr>
        <w:t xml:space="preserve">. </w:t>
      </w:r>
      <w:r w:rsidR="00B84AAE" w:rsidRPr="00D97B2C">
        <w:rPr>
          <w:lang w:val="sr-Cyrl-RS"/>
        </w:rPr>
        <w:t xml:space="preserve">Овде су дефинисани и </w:t>
      </w:r>
      <w:proofErr w:type="spellStart"/>
      <w:r w:rsidR="00B84AAE" w:rsidRPr="00D97B2C">
        <w:rPr>
          <w:i/>
          <w:lang w:val="sr-Cyrl-RS"/>
        </w:rPr>
        <w:t>pipes</w:t>
      </w:r>
      <w:proofErr w:type="spellEnd"/>
      <w:r w:rsidR="00B84AAE" w:rsidRPr="00D97B2C">
        <w:rPr>
          <w:i/>
          <w:lang w:val="sr-Cyrl-RS"/>
        </w:rPr>
        <w:t xml:space="preserve"> </w:t>
      </w:r>
      <w:r w:rsidR="00B84AAE" w:rsidRPr="00D97B2C">
        <w:rPr>
          <w:lang w:val="sr-Cyrl-RS"/>
        </w:rPr>
        <w:t xml:space="preserve">који омогућавају униформан приказ за датуме и енумерације. У </w:t>
      </w:r>
      <w:proofErr w:type="spellStart"/>
      <w:r w:rsidR="00B84AAE" w:rsidRPr="00D97B2C">
        <w:rPr>
          <w:i/>
          <w:lang w:val="sr-Cyrl-RS"/>
        </w:rPr>
        <w:t>interceptors</w:t>
      </w:r>
      <w:proofErr w:type="spellEnd"/>
      <w:r w:rsidR="00B84AAE" w:rsidRPr="00D97B2C">
        <w:rPr>
          <w:i/>
          <w:lang w:val="sr-Cyrl-RS"/>
        </w:rPr>
        <w:t xml:space="preserve"> </w:t>
      </w:r>
      <w:r w:rsidR="00B84AAE" w:rsidRPr="00D97B2C">
        <w:rPr>
          <w:lang w:val="sr-Cyrl-RS"/>
        </w:rPr>
        <w:t xml:space="preserve">фолдеру је дефинисан </w:t>
      </w:r>
      <w:proofErr w:type="spellStart"/>
      <w:r w:rsidR="00B84AAE" w:rsidRPr="00D97B2C">
        <w:rPr>
          <w:i/>
          <w:lang w:val="sr-Cyrl-RS"/>
        </w:rPr>
        <w:t>interceptor</w:t>
      </w:r>
      <w:proofErr w:type="spellEnd"/>
      <w:r w:rsidR="00B84AAE" w:rsidRPr="00D97B2C">
        <w:rPr>
          <w:lang w:val="sr-Cyrl-RS"/>
        </w:rPr>
        <w:t xml:space="preserve"> који обрађује сваки захтев који се упућује ка серверској апликацији тако што уграђује токен за ауторизацију</w:t>
      </w:r>
      <w:r w:rsidR="00D04B46" w:rsidRPr="00D97B2C">
        <w:rPr>
          <w:lang w:val="sr-Cyrl-RS"/>
        </w:rPr>
        <w:t xml:space="preserve"> у сваки захтев</w:t>
      </w:r>
      <w:r w:rsidR="00B84AAE" w:rsidRPr="00D97B2C">
        <w:rPr>
          <w:lang w:val="sr-Cyrl-RS"/>
        </w:rPr>
        <w:t>.</w:t>
      </w:r>
    </w:p>
    <w:p w14:paraId="7D25E290" w14:textId="48EEF5C7" w:rsidR="00D03FB8" w:rsidRPr="00D97B2C" w:rsidRDefault="00F243A8" w:rsidP="00C5700C">
      <w:pPr>
        <w:pStyle w:val="osnovnitekst"/>
        <w:rPr>
          <w:lang w:val="sr-Cyrl-RS"/>
        </w:rPr>
      </w:pPr>
      <w:r w:rsidRPr="00D97B2C">
        <w:rPr>
          <w:lang w:val="sr-Cyrl-RS"/>
        </w:rPr>
        <w:t xml:space="preserve">У </w:t>
      </w:r>
      <w:proofErr w:type="spellStart"/>
      <w:r w:rsidR="00943380" w:rsidRPr="00D97B2C">
        <w:rPr>
          <w:i/>
          <w:lang w:val="sr-Cyrl-RS"/>
        </w:rPr>
        <w:t>а</w:t>
      </w:r>
      <w:r w:rsidRPr="00D97B2C">
        <w:rPr>
          <w:i/>
          <w:lang w:val="sr-Cyrl-RS"/>
        </w:rPr>
        <w:t>uth</w:t>
      </w:r>
      <w:proofErr w:type="spellEnd"/>
      <w:r w:rsidRPr="00D97B2C">
        <w:rPr>
          <w:lang w:val="sr-Cyrl-RS"/>
        </w:rPr>
        <w:t xml:space="preserve"> </w:t>
      </w:r>
      <w:r w:rsidR="007719A7" w:rsidRPr="00D97B2C">
        <w:rPr>
          <w:lang w:val="sr-Cyrl-RS"/>
        </w:rPr>
        <w:t>модул</w:t>
      </w:r>
      <w:r w:rsidRPr="00D97B2C">
        <w:rPr>
          <w:lang w:val="sr-Cyrl-RS"/>
        </w:rPr>
        <w:t>у</w:t>
      </w:r>
      <w:r w:rsidR="001C3AE4" w:rsidRPr="00D97B2C">
        <w:rPr>
          <w:lang w:val="sr-Cyrl-RS"/>
        </w:rPr>
        <w:t xml:space="preserve"> </w:t>
      </w:r>
      <w:r w:rsidR="00EF30F8" w:rsidRPr="00D97B2C">
        <w:rPr>
          <w:lang w:val="sr-Cyrl-RS"/>
        </w:rPr>
        <w:t xml:space="preserve">се налазе компоненте за </w:t>
      </w:r>
      <w:proofErr w:type="spellStart"/>
      <w:r w:rsidR="00EF30F8" w:rsidRPr="00D97B2C">
        <w:rPr>
          <w:lang w:val="sr-Cyrl-RS"/>
        </w:rPr>
        <w:t>аутентификацију</w:t>
      </w:r>
      <w:proofErr w:type="spellEnd"/>
      <w:r w:rsidR="00EF30F8" w:rsidRPr="00D97B2C">
        <w:rPr>
          <w:lang w:val="sr-Cyrl-RS"/>
        </w:rPr>
        <w:t xml:space="preserve"> корисника. То су компонента за пријаву корисника коју може користити било који корисник, компонента за регистрацију новог корисника коју користе</w:t>
      </w:r>
      <w:ins w:id="919" w:author="SW 46/2019 - Petrović Milica" w:date="2023-08-17T20:33:00Z">
        <w:r w:rsidR="00BF7CBB">
          <w:rPr>
            <w:lang w:val="sr-Cyrl-RS"/>
          </w:rPr>
          <w:t xml:space="preserve"> </w:t>
        </w:r>
        <w:r w:rsidR="00295B0F">
          <w:rPr>
            <w:lang w:val="sr-Cyrl-RS"/>
          </w:rPr>
          <w:t>клијенти</w:t>
        </w:r>
      </w:ins>
      <w:del w:id="920" w:author="SW 46/2019 - Petrović Milica" w:date="2023-08-17T20:33:00Z">
        <w:r w:rsidR="00EF30F8" w:rsidRPr="00D97B2C" w:rsidDel="00295B0F">
          <w:rPr>
            <w:lang w:val="sr-Cyrl-RS"/>
          </w:rPr>
          <w:delText xml:space="preserve"> корисници</w:delText>
        </w:r>
      </w:del>
      <w:ins w:id="921" w:author="SW 46/2019 - Petrović Milica" w:date="2023-08-17T20:33:00Z">
        <w:r w:rsidR="00BF7CBB">
          <w:rPr>
            <w:lang w:val="sr-Cyrl-RS"/>
          </w:rPr>
          <w:t>.</w:t>
        </w:r>
      </w:ins>
      <w:del w:id="922" w:author="SW 46/2019 - Petrović Milica" w:date="2023-08-17T20:33:00Z">
        <w:r w:rsidR="00EF30F8" w:rsidRPr="00D97B2C" w:rsidDel="00BF7CBB">
          <w:rPr>
            <w:lang w:val="sr-Cyrl-RS"/>
          </w:rPr>
          <w:delText xml:space="preserve"> који желе да се региструју и користе апликацију.</w:delText>
        </w:r>
      </w:del>
    </w:p>
    <w:p w14:paraId="3171A0F4" w14:textId="77777777" w:rsidR="00943380" w:rsidRPr="00D97B2C" w:rsidRDefault="00943380" w:rsidP="00C5700C">
      <w:pPr>
        <w:pStyle w:val="osnovnitekst"/>
        <w:rPr>
          <w:lang w:val="sr-Cyrl-RS"/>
        </w:rPr>
      </w:pPr>
      <w:r w:rsidRPr="00D97B2C">
        <w:rPr>
          <w:lang w:val="sr-Cyrl-RS"/>
        </w:rPr>
        <w:t xml:space="preserve">У </w:t>
      </w:r>
      <w:proofErr w:type="spellStart"/>
      <w:r w:rsidRPr="00D97B2C">
        <w:rPr>
          <w:i/>
          <w:lang w:val="sr-Cyrl-RS"/>
        </w:rPr>
        <w:t>client</w:t>
      </w:r>
      <w:proofErr w:type="spellEnd"/>
      <w:r w:rsidRPr="00D97B2C">
        <w:rPr>
          <w:i/>
          <w:lang w:val="sr-Cyrl-RS"/>
        </w:rPr>
        <w:t xml:space="preserve"> </w:t>
      </w:r>
      <w:r w:rsidRPr="00D97B2C">
        <w:rPr>
          <w:lang w:val="sr-Cyrl-RS"/>
        </w:rPr>
        <w:t>модулу се налазе</w:t>
      </w:r>
      <w:r w:rsidR="003670ED" w:rsidRPr="00D97B2C">
        <w:rPr>
          <w:lang w:val="sr-Cyrl-RS"/>
        </w:rPr>
        <w:t xml:space="preserve"> све компоненте које су доступне клијенту</w:t>
      </w:r>
      <w:r w:rsidR="00DB2B42" w:rsidRPr="00D97B2C">
        <w:rPr>
          <w:lang w:val="sr-Cyrl-RS"/>
        </w:rPr>
        <w:t xml:space="preserve">. </w:t>
      </w:r>
      <w:r w:rsidR="00FA2B1E" w:rsidRPr="00D97B2C">
        <w:rPr>
          <w:lang w:val="sr-Cyrl-RS"/>
        </w:rPr>
        <w:t>То су компоненте за попуњавање упитника, преглед добијене дијагнозе и преглед одговора на питања,</w:t>
      </w:r>
      <w:r w:rsidR="00D04B46" w:rsidRPr="00D97B2C">
        <w:rPr>
          <w:lang w:val="sr-Cyrl-RS"/>
        </w:rPr>
        <w:t xml:space="preserve"> </w:t>
      </w:r>
      <w:r w:rsidR="00FF35F7" w:rsidRPr="00D97B2C">
        <w:rPr>
          <w:lang w:val="sr-Cyrl-RS"/>
        </w:rPr>
        <w:t xml:space="preserve">преглед симптома за одабрано ментално стање. Такође, ту су и компоненте за приказ психолога који имају приступ подацима </w:t>
      </w:r>
      <w:r w:rsidR="0074734C" w:rsidRPr="00D97B2C">
        <w:rPr>
          <w:lang w:val="sr-Cyrl-RS"/>
        </w:rPr>
        <w:t>клијента и компоненте за додавање у уклањање психолога.</w:t>
      </w:r>
    </w:p>
    <w:p w14:paraId="6F38872E" w14:textId="20E53EF4" w:rsidR="00703AF1" w:rsidRPr="00D97B2C" w:rsidRDefault="0074734C" w:rsidP="00C5700C">
      <w:pPr>
        <w:pStyle w:val="osnovnitekst"/>
        <w:rPr>
          <w:lang w:val="sr-Cyrl-RS"/>
        </w:rPr>
      </w:pPr>
      <w:r w:rsidRPr="00D97B2C">
        <w:rPr>
          <w:lang w:val="sr-Cyrl-RS"/>
        </w:rPr>
        <w:t xml:space="preserve">У </w:t>
      </w:r>
      <w:proofErr w:type="spellStart"/>
      <w:r w:rsidRPr="00D97B2C">
        <w:rPr>
          <w:i/>
          <w:lang w:val="sr-Cyrl-RS"/>
        </w:rPr>
        <w:t>psychologist</w:t>
      </w:r>
      <w:proofErr w:type="spellEnd"/>
      <w:r w:rsidRPr="00D97B2C">
        <w:rPr>
          <w:i/>
          <w:lang w:val="sr-Cyrl-RS"/>
        </w:rPr>
        <w:t xml:space="preserve"> </w:t>
      </w:r>
      <w:r w:rsidR="00145DC8" w:rsidRPr="00D97B2C">
        <w:rPr>
          <w:lang w:val="sr-Cyrl-RS"/>
        </w:rPr>
        <w:t>модулу налазе се компоненте којима може да приступа психолог.</w:t>
      </w:r>
      <w:r w:rsidR="000A30B1" w:rsidRPr="00D97B2C">
        <w:rPr>
          <w:lang w:val="sr-Cyrl-RS"/>
        </w:rPr>
        <w:t xml:space="preserve"> Психолог може да додаје нова питања за упитник и дефинише правила за обраду тих питања</w:t>
      </w:r>
      <w:r w:rsidR="00C77391">
        <w:rPr>
          <w:lang w:val="sr-Cyrl-RS"/>
        </w:rPr>
        <w:t xml:space="preserve">. </w:t>
      </w:r>
      <w:r w:rsidR="00C32972" w:rsidRPr="00D97B2C">
        <w:rPr>
          <w:lang w:val="sr-Cyrl-RS"/>
        </w:rPr>
        <w:t>Психологу су доступна три типа извештаја. Први тип</w:t>
      </w:r>
      <w:ins w:id="923" w:author="SW 46/2019 - Petrović Milica" w:date="2023-08-17T20:34:00Z">
        <w:r w:rsidR="00EB71FC">
          <w:rPr>
            <w:lang w:val="sr-Cyrl-RS"/>
          </w:rPr>
          <w:t xml:space="preserve"> извештаја</w:t>
        </w:r>
      </w:ins>
      <w:r w:rsidR="00C32972" w:rsidRPr="00D97B2C">
        <w:rPr>
          <w:lang w:val="sr-Cyrl-RS"/>
        </w:rPr>
        <w:t xml:space="preserve"> се односи на преглед </w:t>
      </w:r>
      <w:proofErr w:type="spellStart"/>
      <w:r w:rsidR="00C32972" w:rsidRPr="00D97B2C">
        <w:rPr>
          <w:lang w:val="sr-Cyrl-RS"/>
        </w:rPr>
        <w:t>дијагностикованог</w:t>
      </w:r>
      <w:proofErr w:type="spellEnd"/>
      <w:r w:rsidR="00C32972" w:rsidRPr="00D97B2C">
        <w:rPr>
          <w:lang w:val="sr-Cyrl-RS"/>
        </w:rPr>
        <w:t xml:space="preserve"> стања и одговора</w:t>
      </w:r>
      <w:ins w:id="924" w:author="SW 46/2019 - Petrović Milica" w:date="2023-08-17T20:34:00Z">
        <w:r w:rsidR="00610B75">
          <w:rPr>
            <w:lang w:val="sr-Cyrl-RS"/>
          </w:rPr>
          <w:t xml:space="preserve"> на питања</w:t>
        </w:r>
      </w:ins>
      <w:r w:rsidR="00C32972" w:rsidRPr="00D97B2C">
        <w:rPr>
          <w:lang w:val="sr-Cyrl-RS"/>
        </w:rPr>
        <w:t xml:space="preserve"> за одабраног корисника за кога</w:t>
      </w:r>
      <w:ins w:id="925" w:author="SW 46/2019 - Petrović Milica" w:date="2023-08-17T20:34:00Z">
        <w:r w:rsidR="00610B75">
          <w:rPr>
            <w:lang w:val="sr-Cyrl-RS"/>
          </w:rPr>
          <w:t xml:space="preserve"> психолог</w:t>
        </w:r>
      </w:ins>
      <w:r w:rsidR="00C32972" w:rsidRPr="00D97B2C">
        <w:rPr>
          <w:lang w:val="sr-Cyrl-RS"/>
        </w:rPr>
        <w:t xml:space="preserve"> има приступ. Други извештај приказује резултате упита на основу године рођења, професије и пола </w:t>
      </w:r>
      <w:del w:id="926" w:author="SW 46/2019 - Petrović Milica" w:date="2023-08-17T20:34:00Z">
        <w:r w:rsidR="00C32972" w:rsidRPr="00D97B2C" w:rsidDel="00610B75">
          <w:rPr>
            <w:lang w:val="sr-Cyrl-RS"/>
          </w:rPr>
          <w:delText>корисника</w:delText>
        </w:r>
      </w:del>
      <w:ins w:id="927" w:author="SW 46/2019 - Petrović Milica" w:date="2023-08-17T20:34:00Z">
        <w:r w:rsidR="00610B75">
          <w:rPr>
            <w:lang w:val="sr-Cyrl-RS"/>
          </w:rPr>
          <w:t>клијента</w:t>
        </w:r>
      </w:ins>
      <w:r w:rsidR="00C32972" w:rsidRPr="00D97B2C">
        <w:rPr>
          <w:lang w:val="sr-Cyrl-RS"/>
        </w:rPr>
        <w:t xml:space="preserve">. Трећи извештај </w:t>
      </w:r>
      <w:r w:rsidR="009E5A82" w:rsidRPr="00D97B2C">
        <w:rPr>
          <w:lang w:val="sr-Cyrl-RS"/>
        </w:rPr>
        <w:t xml:space="preserve">представља </w:t>
      </w:r>
      <w:proofErr w:type="spellStart"/>
      <w:r w:rsidR="009E5A82" w:rsidRPr="00D97B2C">
        <w:rPr>
          <w:lang w:val="sr-Cyrl-RS"/>
        </w:rPr>
        <w:t>график</w:t>
      </w:r>
      <w:proofErr w:type="spellEnd"/>
      <w:r w:rsidR="009E5A82" w:rsidRPr="00D97B2C">
        <w:rPr>
          <w:lang w:val="sr-Cyrl-RS"/>
        </w:rPr>
        <w:t xml:space="preserve"> на ком се може пратити одабрано ментално стање у одабраном временском опсегу.</w:t>
      </w:r>
    </w:p>
    <w:p w14:paraId="66A6E80B" w14:textId="77777777" w:rsidR="00605464" w:rsidRPr="00D97B2C" w:rsidRDefault="0042499C" w:rsidP="00E8483A">
      <w:pPr>
        <w:pStyle w:val="Heading3"/>
        <w:numPr>
          <w:ilvl w:val="0"/>
          <w:numId w:val="15"/>
        </w:numPr>
        <w:rPr>
          <w:lang w:val="sr-Cyrl-RS"/>
        </w:rPr>
      </w:pPr>
      <w:bookmarkStart w:id="928" w:name="_Toc143200088"/>
      <w:r w:rsidRPr="00D97B2C">
        <w:rPr>
          <w:lang w:val="sr-Cyrl-RS"/>
        </w:rPr>
        <w:t>Серверска апликација</w:t>
      </w:r>
      <w:bookmarkEnd w:id="928"/>
    </w:p>
    <w:p w14:paraId="22C5EA23" w14:textId="77777777" w:rsidR="00A136DC" w:rsidRDefault="00632D5F" w:rsidP="004F3D44">
      <w:pPr>
        <w:pStyle w:val="osnovnitekst"/>
        <w:rPr>
          <w:ins w:id="929" w:author="SW 46/2019 - Petrović Milica" w:date="2023-08-17T20:37:00Z"/>
          <w:lang w:val="sr-Cyrl-RS"/>
        </w:rPr>
      </w:pPr>
      <w:r w:rsidRPr="00D97B2C">
        <w:rPr>
          <w:lang w:val="sr-Cyrl-RS"/>
        </w:rPr>
        <w:t>Серверска апликација је имплем</w:t>
      </w:r>
      <w:r w:rsidR="00D50BA8" w:rsidRPr="00D97B2C">
        <w:rPr>
          <w:lang w:val="sr-Cyrl-RS"/>
        </w:rPr>
        <w:t>ен</w:t>
      </w:r>
      <w:r w:rsidRPr="00D97B2C">
        <w:rPr>
          <w:lang w:val="sr-Cyrl-RS"/>
        </w:rPr>
        <w:t xml:space="preserve">тирана </w:t>
      </w:r>
      <w:r w:rsidR="00D50BA8" w:rsidRPr="00D97B2C">
        <w:rPr>
          <w:lang w:val="sr-Cyrl-RS"/>
        </w:rPr>
        <w:t xml:space="preserve">коришћењем </w:t>
      </w:r>
      <w:proofErr w:type="spellStart"/>
      <w:r w:rsidR="00D50BA8" w:rsidRPr="00D97B2C">
        <w:rPr>
          <w:i/>
          <w:lang w:val="sr-Cyrl-RS"/>
        </w:rPr>
        <w:t>Spring</w:t>
      </w:r>
      <w:proofErr w:type="spellEnd"/>
      <w:r w:rsidR="006D7BDA" w:rsidRPr="00D97B2C">
        <w:rPr>
          <w:lang w:val="sr-Cyrl-RS"/>
        </w:rPr>
        <w:t xml:space="preserve"> радног оквира</w:t>
      </w:r>
      <w:r w:rsidR="00A96744" w:rsidRPr="00D97B2C">
        <w:rPr>
          <w:lang w:val="sr-Cyrl-RS"/>
        </w:rPr>
        <w:t xml:space="preserve">. Клијентска и серверска апликација комуницирају </w:t>
      </w:r>
      <w:r w:rsidR="00FD75CF" w:rsidRPr="00D97B2C">
        <w:rPr>
          <w:lang w:val="sr-Cyrl-RS"/>
        </w:rPr>
        <w:t>по</w:t>
      </w:r>
      <w:r w:rsidR="00A96744" w:rsidRPr="00D97B2C">
        <w:rPr>
          <w:lang w:val="sr-Cyrl-RS"/>
        </w:rPr>
        <w:t xml:space="preserve"> принципу захтева и одговора. </w:t>
      </w:r>
      <w:r w:rsidR="0076031D" w:rsidRPr="00D97B2C">
        <w:rPr>
          <w:lang w:val="sr-Cyrl-RS"/>
        </w:rPr>
        <w:t>Сервер комуницира и са апликацијом која представља модел, системом базираним на знању и базом података.</w:t>
      </w:r>
      <w:r w:rsidR="00300909" w:rsidRPr="00D97B2C">
        <w:rPr>
          <w:lang w:val="sr-Cyrl-RS"/>
        </w:rPr>
        <w:t xml:space="preserve"> </w:t>
      </w:r>
    </w:p>
    <w:p w14:paraId="2C20E369" w14:textId="537DF8FD" w:rsidR="00C5700C" w:rsidRPr="00D97B2C" w:rsidRDefault="00300909" w:rsidP="004F3D44">
      <w:pPr>
        <w:pStyle w:val="osnovnitekst"/>
        <w:rPr>
          <w:lang w:val="sr-Cyrl-RS"/>
        </w:rPr>
      </w:pPr>
      <w:r w:rsidRPr="00D97B2C">
        <w:rPr>
          <w:lang w:val="sr-Cyrl-RS"/>
        </w:rPr>
        <w:t>Изворни код апликације је структуриран у фолдере:</w:t>
      </w:r>
      <w:del w:id="930" w:author="SW 46/2019 - Petrović Milica" w:date="2023-08-17T20:35:00Z">
        <w:r w:rsidRPr="00D97B2C" w:rsidDel="00D26BBC">
          <w:rPr>
            <w:lang w:val="sr-Cyrl-RS"/>
          </w:rPr>
          <w:delText xml:space="preserve"> </w:delText>
        </w:r>
      </w:del>
      <w:r w:rsidRPr="00D97B2C">
        <w:rPr>
          <w:lang w:val="sr-Cyrl-RS"/>
        </w:rPr>
        <w:t xml:space="preserve"> </w:t>
      </w:r>
      <w:proofErr w:type="spellStart"/>
      <w:r w:rsidR="004F3D44" w:rsidRPr="00D97B2C">
        <w:rPr>
          <w:i/>
          <w:lang w:val="sr-Cyrl-RS"/>
        </w:rPr>
        <w:t>auth</w:t>
      </w:r>
      <w:proofErr w:type="spellEnd"/>
      <w:r w:rsidR="004F3D44" w:rsidRPr="00D97B2C">
        <w:rPr>
          <w:lang w:val="sr-Cyrl-RS"/>
        </w:rPr>
        <w:t xml:space="preserve">, </w:t>
      </w:r>
      <w:proofErr w:type="spellStart"/>
      <w:r w:rsidR="004F3D44" w:rsidRPr="00D97B2C">
        <w:rPr>
          <w:i/>
          <w:lang w:val="sr-Cyrl-RS"/>
        </w:rPr>
        <w:t>config</w:t>
      </w:r>
      <w:proofErr w:type="spellEnd"/>
      <w:r w:rsidR="004F3D44" w:rsidRPr="00D97B2C">
        <w:rPr>
          <w:lang w:val="sr-Cyrl-RS"/>
        </w:rPr>
        <w:t xml:space="preserve">, </w:t>
      </w:r>
      <w:proofErr w:type="spellStart"/>
      <w:r w:rsidR="004F3D44" w:rsidRPr="00D97B2C">
        <w:rPr>
          <w:i/>
          <w:lang w:val="sr-Cyrl-RS"/>
        </w:rPr>
        <w:t>controller</w:t>
      </w:r>
      <w:proofErr w:type="spellEnd"/>
      <w:r w:rsidR="004F3D44" w:rsidRPr="00D97B2C">
        <w:rPr>
          <w:lang w:val="sr-Cyrl-RS"/>
        </w:rPr>
        <w:t xml:space="preserve">, </w:t>
      </w:r>
      <w:proofErr w:type="spellStart"/>
      <w:r w:rsidR="004F3D44" w:rsidRPr="00D97B2C">
        <w:rPr>
          <w:i/>
          <w:lang w:val="sr-Cyrl-RS"/>
        </w:rPr>
        <w:t>dto</w:t>
      </w:r>
      <w:proofErr w:type="spellEnd"/>
      <w:r w:rsidR="004F3D44" w:rsidRPr="00D97B2C">
        <w:rPr>
          <w:lang w:val="sr-Cyrl-RS"/>
        </w:rPr>
        <w:t xml:space="preserve">, </w:t>
      </w:r>
      <w:proofErr w:type="spellStart"/>
      <w:r w:rsidR="004F3D44" w:rsidRPr="00D97B2C">
        <w:rPr>
          <w:i/>
          <w:lang w:val="sr-Cyrl-RS"/>
        </w:rPr>
        <w:t>exception</w:t>
      </w:r>
      <w:proofErr w:type="spellEnd"/>
      <w:r w:rsidR="004F3D44" w:rsidRPr="00D97B2C">
        <w:rPr>
          <w:lang w:val="sr-Cyrl-RS"/>
        </w:rPr>
        <w:t xml:space="preserve">, </w:t>
      </w:r>
      <w:proofErr w:type="spellStart"/>
      <w:r w:rsidR="004F3D44" w:rsidRPr="00D97B2C">
        <w:rPr>
          <w:i/>
          <w:lang w:val="sr-Cyrl-RS"/>
        </w:rPr>
        <w:t>repository</w:t>
      </w:r>
      <w:proofErr w:type="spellEnd"/>
      <w:r w:rsidR="004F3D44" w:rsidRPr="00D97B2C">
        <w:rPr>
          <w:lang w:val="sr-Cyrl-RS"/>
        </w:rPr>
        <w:t xml:space="preserve">, </w:t>
      </w:r>
      <w:proofErr w:type="spellStart"/>
      <w:r w:rsidR="004F3D44" w:rsidRPr="00D97B2C">
        <w:rPr>
          <w:i/>
          <w:lang w:val="sr-Cyrl-RS"/>
        </w:rPr>
        <w:t>service</w:t>
      </w:r>
      <w:proofErr w:type="spellEnd"/>
      <w:r w:rsidR="004F3D44" w:rsidRPr="00D97B2C">
        <w:rPr>
          <w:lang w:val="sr-Cyrl-RS"/>
        </w:rPr>
        <w:t xml:space="preserve"> и </w:t>
      </w:r>
      <w:proofErr w:type="spellStart"/>
      <w:r w:rsidR="004F3D44" w:rsidRPr="00D97B2C">
        <w:rPr>
          <w:i/>
          <w:lang w:val="sr-Cyrl-RS"/>
        </w:rPr>
        <w:t>util</w:t>
      </w:r>
      <w:proofErr w:type="spellEnd"/>
      <w:ins w:id="931" w:author="SW 46/2019 - Petrović Milica" w:date="2023-08-17T20:36:00Z">
        <w:r w:rsidR="00364FC1">
          <w:rPr>
            <w:i/>
            <w:lang w:val="sr-Cyrl-RS"/>
          </w:rPr>
          <w:t xml:space="preserve"> </w:t>
        </w:r>
        <w:r w:rsidR="0062595A" w:rsidRPr="0062595A">
          <w:rPr>
            <w:lang w:val="sr-Cyrl-RS"/>
            <w:rPrChange w:id="932" w:author="SW 46/2019 - Petrović Milica" w:date="2023-08-17T20:36:00Z">
              <w:rPr>
                <w:i/>
                <w:lang w:val="sr-Cyrl-RS"/>
              </w:rPr>
            </w:rPrChange>
          </w:rPr>
          <w:t>(</w:t>
        </w:r>
        <w:r w:rsidR="00364FC1">
          <w:rPr>
            <w:i/>
            <w:lang w:val="sr-Cyrl-RS"/>
          </w:rPr>
          <w:fldChar w:fldCharType="begin"/>
        </w:r>
        <w:r w:rsidR="00364FC1">
          <w:rPr>
            <w:i/>
            <w:lang w:val="sr-Cyrl-RS"/>
          </w:rPr>
          <w:instrText xml:space="preserve"> REF _Ref143197007 \h </w:instrText>
        </w:r>
        <w:r w:rsidR="00364FC1">
          <w:rPr>
            <w:i/>
            <w:lang w:val="sr-Cyrl-RS"/>
          </w:rPr>
        </w:r>
      </w:ins>
      <w:r w:rsidR="00364FC1">
        <w:rPr>
          <w:i/>
          <w:lang w:val="sr-Cyrl-RS"/>
        </w:rPr>
        <w:fldChar w:fldCharType="separate"/>
      </w:r>
      <w:proofErr w:type="spellStart"/>
      <w:ins w:id="933" w:author="SW 46/2019 - Petrović Milica" w:date="2023-08-17T20:36:00Z">
        <w:r w:rsidR="00364FC1">
          <w:t>Слика</w:t>
        </w:r>
        <w:proofErr w:type="spellEnd"/>
        <w:r w:rsidR="00364FC1">
          <w:t xml:space="preserve"> </w:t>
        </w:r>
        <w:r w:rsidR="00364FC1">
          <w:rPr>
            <w:noProof/>
          </w:rPr>
          <w:t>5</w:t>
        </w:r>
        <w:r w:rsidR="00364FC1">
          <w:t>.</w:t>
        </w:r>
        <w:r w:rsidR="00364FC1">
          <w:rPr>
            <w:noProof/>
          </w:rPr>
          <w:t>3</w:t>
        </w:r>
        <w:r w:rsidR="00364FC1">
          <w:rPr>
            <w:i/>
            <w:lang w:val="sr-Cyrl-RS"/>
          </w:rPr>
          <w:fldChar w:fldCharType="end"/>
        </w:r>
      </w:ins>
      <w:ins w:id="934" w:author="SW 46/2019 - Petrović Milica" w:date="2023-08-17T20:37:00Z">
        <w:r w:rsidR="0062595A">
          <w:rPr>
            <w:lang w:val="sr-Cyrl-RS"/>
          </w:rPr>
          <w:t>)</w:t>
        </w:r>
      </w:ins>
      <w:del w:id="935" w:author="SW 46/2019 - Petrović Milica" w:date="2023-08-17T20:36:00Z">
        <w:r w:rsidR="00761B2F" w:rsidRPr="00D97B2C" w:rsidDel="00364FC1">
          <w:rPr>
            <w:i/>
            <w:lang w:val="sr-Cyrl-RS"/>
          </w:rPr>
          <w:delText xml:space="preserve"> </w:delText>
        </w:r>
        <w:r w:rsidR="00761B2F" w:rsidRPr="00D97B2C" w:rsidDel="00364FC1">
          <w:rPr>
            <w:lang w:val="sr-Cyrl-RS"/>
          </w:rPr>
          <w:fldChar w:fldCharType="begin"/>
        </w:r>
        <w:r w:rsidR="00761B2F" w:rsidRPr="00D97B2C" w:rsidDel="00364FC1">
          <w:rPr>
            <w:i/>
            <w:lang w:val="sr-Cyrl-RS"/>
          </w:rPr>
          <w:delInstrText xml:space="preserve"> REF _Ref141295749 \h </w:delInstrText>
        </w:r>
        <w:r w:rsidR="00761B2F" w:rsidRPr="00D97B2C" w:rsidDel="00364FC1">
          <w:rPr>
            <w:lang w:val="sr-Cyrl-RS"/>
          </w:rPr>
        </w:r>
        <w:r w:rsidR="00761B2F" w:rsidRPr="00D97B2C" w:rsidDel="00364FC1">
          <w:rPr>
            <w:lang w:val="sr-Cyrl-RS"/>
          </w:rPr>
          <w:fldChar w:fldCharType="separate"/>
        </w:r>
        <w:r w:rsidR="00761B2F" w:rsidRPr="00D97B2C" w:rsidDel="00364FC1">
          <w:rPr>
            <w:lang w:val="sr-Cyrl-RS"/>
          </w:rPr>
          <w:delText xml:space="preserve">Слика </w:delText>
        </w:r>
        <w:r w:rsidR="00761B2F" w:rsidRPr="00D97B2C" w:rsidDel="00364FC1">
          <w:rPr>
            <w:noProof/>
            <w:lang w:val="sr-Cyrl-RS"/>
          </w:rPr>
          <w:delText>17</w:delText>
        </w:r>
        <w:r w:rsidR="00761B2F" w:rsidRPr="00D97B2C" w:rsidDel="00364FC1">
          <w:rPr>
            <w:lang w:val="sr-Cyrl-RS"/>
          </w:rPr>
          <w:fldChar w:fldCharType="end"/>
        </w:r>
      </w:del>
      <w:r w:rsidR="004F3D44" w:rsidRPr="00D97B2C">
        <w:rPr>
          <w:lang w:val="sr-Cyrl-RS"/>
        </w:rPr>
        <w:t>.</w:t>
      </w:r>
      <w:r w:rsidR="00554AB1" w:rsidRPr="00D97B2C">
        <w:rPr>
          <w:lang w:val="sr-Cyrl-RS"/>
        </w:rPr>
        <w:t xml:space="preserve"> У </w:t>
      </w:r>
      <w:proofErr w:type="spellStart"/>
      <w:r w:rsidR="00554AB1" w:rsidRPr="00D97B2C">
        <w:rPr>
          <w:i/>
          <w:lang w:val="sr-Cyrl-RS"/>
        </w:rPr>
        <w:t>auth</w:t>
      </w:r>
      <w:proofErr w:type="spellEnd"/>
      <w:r w:rsidR="00554AB1" w:rsidRPr="00D97B2C">
        <w:rPr>
          <w:lang w:val="sr-Cyrl-RS"/>
        </w:rPr>
        <w:t xml:space="preserve"> фолдеру су смештене класе</w:t>
      </w:r>
      <w:r w:rsidR="00740FFD" w:rsidRPr="00D97B2C">
        <w:rPr>
          <w:lang w:val="sr-Cyrl-RS"/>
        </w:rPr>
        <w:t xml:space="preserve"> које се баве ауторизацијом и </w:t>
      </w:r>
      <w:proofErr w:type="spellStart"/>
      <w:r w:rsidR="00740FFD" w:rsidRPr="00D97B2C">
        <w:rPr>
          <w:lang w:val="sr-Cyrl-RS"/>
        </w:rPr>
        <w:t>токенима</w:t>
      </w:r>
      <w:proofErr w:type="spellEnd"/>
      <w:r w:rsidR="00740FFD" w:rsidRPr="00D97B2C">
        <w:rPr>
          <w:lang w:val="sr-Cyrl-RS"/>
        </w:rPr>
        <w:t xml:space="preserve">. </w:t>
      </w:r>
      <w:proofErr w:type="spellStart"/>
      <w:r w:rsidR="00740FFD" w:rsidRPr="00D97B2C">
        <w:rPr>
          <w:i/>
          <w:lang w:val="sr-Cyrl-RS"/>
        </w:rPr>
        <w:t>Config</w:t>
      </w:r>
      <w:proofErr w:type="spellEnd"/>
      <w:r w:rsidR="00740FFD" w:rsidRPr="00D97B2C">
        <w:rPr>
          <w:lang w:val="sr-Cyrl-RS"/>
        </w:rPr>
        <w:t xml:space="preserve"> </w:t>
      </w:r>
      <w:r w:rsidR="00206CB9" w:rsidRPr="00D97B2C">
        <w:rPr>
          <w:lang w:val="sr-Cyrl-RS"/>
        </w:rPr>
        <w:t>фолдер садржи класе које се баве конфигурацијом.</w:t>
      </w:r>
      <w:r w:rsidR="001A0829" w:rsidRPr="00D97B2C">
        <w:rPr>
          <w:lang w:val="sr-Cyrl-RS"/>
        </w:rPr>
        <w:t xml:space="preserve"> </w:t>
      </w:r>
      <w:proofErr w:type="spellStart"/>
      <w:r w:rsidR="001A0829" w:rsidRPr="00D97B2C">
        <w:rPr>
          <w:i/>
          <w:lang w:val="sr-Cyrl-RS"/>
        </w:rPr>
        <w:t>Util</w:t>
      </w:r>
      <w:proofErr w:type="spellEnd"/>
      <w:r w:rsidR="001A0829" w:rsidRPr="00D97B2C">
        <w:rPr>
          <w:lang w:val="sr-Cyrl-RS"/>
        </w:rPr>
        <w:t xml:space="preserve"> фолдер</w:t>
      </w:r>
      <w:r w:rsidR="00AC796B" w:rsidRPr="00D97B2C">
        <w:rPr>
          <w:lang w:val="sr-Cyrl-RS"/>
        </w:rPr>
        <w:t xml:space="preserve"> </w:t>
      </w:r>
      <w:r w:rsidR="00CC1B66" w:rsidRPr="00D97B2C">
        <w:rPr>
          <w:lang w:val="sr-Cyrl-RS"/>
        </w:rPr>
        <w:t xml:space="preserve">садржи класу за рад са </w:t>
      </w:r>
      <w:r w:rsidR="00CC1B66" w:rsidRPr="00D97B2C">
        <w:rPr>
          <w:i/>
          <w:lang w:val="sr-Cyrl-RS"/>
        </w:rPr>
        <w:t>JSON</w:t>
      </w:r>
      <w:del w:id="936" w:author="SW 46/2019 - Petrović Milica" w:date="2023-08-17T20:37:00Z">
        <w:r w:rsidR="00CC1B66" w:rsidRPr="00D97B2C" w:rsidDel="00A136DC">
          <w:rPr>
            <w:lang w:val="sr-Cyrl-RS"/>
          </w:rPr>
          <w:delText xml:space="preserve"> </w:delText>
        </w:r>
      </w:del>
      <w:r w:rsidR="00CC1B66" w:rsidRPr="00D97B2C">
        <w:rPr>
          <w:lang w:val="sr-Cyrl-RS"/>
        </w:rPr>
        <w:t xml:space="preserve"> веб </w:t>
      </w:r>
      <w:proofErr w:type="spellStart"/>
      <w:r w:rsidR="00CC1B66" w:rsidRPr="00D97B2C">
        <w:rPr>
          <w:lang w:val="sr-Cyrl-RS"/>
        </w:rPr>
        <w:t>токенима</w:t>
      </w:r>
      <w:proofErr w:type="spellEnd"/>
      <w:r w:rsidR="00CC1B66" w:rsidRPr="00D97B2C">
        <w:rPr>
          <w:lang w:val="sr-Cyrl-RS"/>
        </w:rPr>
        <w:t>.</w:t>
      </w:r>
      <w:r w:rsidR="00C41921" w:rsidRPr="00D97B2C">
        <w:rPr>
          <w:lang w:val="sr-Cyrl-RS"/>
        </w:rPr>
        <w:t xml:space="preserve"> </w:t>
      </w:r>
      <w:r w:rsidR="00F377EE" w:rsidRPr="00D97B2C">
        <w:rPr>
          <w:lang w:val="sr-Cyrl-RS"/>
        </w:rPr>
        <w:t xml:space="preserve">У </w:t>
      </w:r>
      <w:proofErr w:type="spellStart"/>
      <w:r w:rsidR="00F377EE" w:rsidRPr="00D97B2C">
        <w:rPr>
          <w:i/>
          <w:lang w:val="sr-Cyrl-RS"/>
        </w:rPr>
        <w:t>exception</w:t>
      </w:r>
      <w:proofErr w:type="spellEnd"/>
      <w:r w:rsidR="00F377EE" w:rsidRPr="00D97B2C">
        <w:rPr>
          <w:i/>
          <w:lang w:val="sr-Cyrl-RS"/>
        </w:rPr>
        <w:t xml:space="preserve"> </w:t>
      </w:r>
      <w:r w:rsidR="00F377EE" w:rsidRPr="00D97B2C">
        <w:rPr>
          <w:lang w:val="sr-Cyrl-RS"/>
        </w:rPr>
        <w:t xml:space="preserve">фолдеру су класе које моделују изузетке које се могу јавити у апликацији. </w:t>
      </w:r>
      <w:proofErr w:type="spellStart"/>
      <w:r w:rsidR="001C01D9" w:rsidRPr="00D97B2C">
        <w:rPr>
          <w:i/>
          <w:lang w:val="sr-Cyrl-RS"/>
        </w:rPr>
        <w:t>Data</w:t>
      </w:r>
      <w:proofErr w:type="spellEnd"/>
      <w:r w:rsidR="001C01D9" w:rsidRPr="00D97B2C">
        <w:rPr>
          <w:i/>
          <w:lang w:val="sr-Cyrl-RS"/>
        </w:rPr>
        <w:t xml:space="preserve"> </w:t>
      </w:r>
      <w:proofErr w:type="spellStart"/>
      <w:r w:rsidR="001C01D9" w:rsidRPr="00D97B2C">
        <w:rPr>
          <w:i/>
          <w:lang w:val="sr-Cyrl-RS"/>
        </w:rPr>
        <w:t>Transfer</w:t>
      </w:r>
      <w:proofErr w:type="spellEnd"/>
      <w:r w:rsidR="001C01D9" w:rsidRPr="00D97B2C">
        <w:rPr>
          <w:i/>
          <w:lang w:val="sr-Cyrl-RS"/>
        </w:rPr>
        <w:t xml:space="preserve"> </w:t>
      </w:r>
      <w:proofErr w:type="spellStart"/>
      <w:r w:rsidR="001C01D9" w:rsidRPr="00D97B2C">
        <w:rPr>
          <w:i/>
          <w:lang w:val="sr-Cyrl-RS"/>
        </w:rPr>
        <w:t>Objects</w:t>
      </w:r>
      <w:proofErr w:type="spellEnd"/>
      <w:r w:rsidR="001C01D9" w:rsidRPr="00D97B2C">
        <w:rPr>
          <w:i/>
          <w:lang w:val="sr-Cyrl-RS"/>
        </w:rPr>
        <w:t xml:space="preserve"> </w:t>
      </w:r>
      <w:r w:rsidR="00E4432F" w:rsidRPr="00D97B2C">
        <w:rPr>
          <w:lang w:val="sr-Cyrl-RS"/>
        </w:rPr>
        <w:t>класе</w:t>
      </w:r>
      <w:r w:rsidR="00F41CD9" w:rsidRPr="00D97B2C">
        <w:rPr>
          <w:lang w:val="sr-Cyrl-RS"/>
        </w:rPr>
        <w:t xml:space="preserve"> које моделују податке за размену са клијентском апликацијом</w:t>
      </w:r>
      <w:r w:rsidR="00E4432F" w:rsidRPr="00D97B2C">
        <w:rPr>
          <w:lang w:val="sr-Cyrl-RS"/>
        </w:rPr>
        <w:t xml:space="preserve"> се</w:t>
      </w:r>
      <w:r w:rsidR="00F41CD9" w:rsidRPr="00D97B2C">
        <w:rPr>
          <w:lang w:val="sr-Cyrl-RS"/>
        </w:rPr>
        <w:t xml:space="preserve"> налазе у </w:t>
      </w:r>
      <w:proofErr w:type="spellStart"/>
      <w:r w:rsidR="00F41CD9" w:rsidRPr="00D97B2C">
        <w:rPr>
          <w:i/>
          <w:lang w:val="sr-Cyrl-RS"/>
        </w:rPr>
        <w:t>dto</w:t>
      </w:r>
      <w:proofErr w:type="spellEnd"/>
      <w:r w:rsidR="00F41CD9" w:rsidRPr="00D97B2C">
        <w:rPr>
          <w:i/>
          <w:lang w:val="sr-Cyrl-RS"/>
        </w:rPr>
        <w:t xml:space="preserve"> </w:t>
      </w:r>
      <w:r w:rsidR="00F41CD9" w:rsidRPr="00D97B2C">
        <w:rPr>
          <w:lang w:val="sr-Cyrl-RS"/>
        </w:rPr>
        <w:t>фолде</w:t>
      </w:r>
      <w:r w:rsidR="00804CAD" w:rsidRPr="00D97B2C">
        <w:rPr>
          <w:lang w:val="sr-Cyrl-RS"/>
        </w:rPr>
        <w:t>ру</w:t>
      </w:r>
      <w:r w:rsidR="00F41CD9" w:rsidRPr="00D97B2C">
        <w:rPr>
          <w:lang w:val="sr-Cyrl-RS"/>
        </w:rPr>
        <w:t>.</w:t>
      </w:r>
    </w:p>
    <w:p w14:paraId="04C0FED3" w14:textId="77777777" w:rsidR="003275E7" w:rsidRPr="00D97B2C" w:rsidRDefault="003275E7" w:rsidP="00733543">
      <w:pPr>
        <w:pStyle w:val="osnovnitekst"/>
        <w:rPr>
          <w:lang w:val="sr-Cyrl-RS"/>
        </w:rPr>
      </w:pPr>
    </w:p>
    <w:p w14:paraId="7AFCA9A8" w14:textId="77777777" w:rsidR="00733543" w:rsidRPr="00D97B2C" w:rsidRDefault="00733543" w:rsidP="00733543">
      <w:pPr>
        <w:tabs>
          <w:tab w:val="left" w:pos="3851"/>
        </w:tabs>
        <w:rPr>
          <w:lang w:val="sr-Cyrl-RS"/>
        </w:rPr>
      </w:pPr>
    </w:p>
    <w:p w14:paraId="4A059D66" w14:textId="2B986C4B" w:rsidR="004C1FE7" w:rsidRDefault="004C1FE7">
      <w:pPr>
        <w:rPr>
          <w:ins w:id="937" w:author="SW 46/2019 - Petrović Milica" w:date="2023-08-17T20:53:00Z"/>
          <w:lang w:val="sr-Cyrl-RS"/>
        </w:rPr>
      </w:pPr>
      <w:ins w:id="938" w:author="SW 46/2019 - Petrović Milica" w:date="2023-08-17T20:53:00Z">
        <w:r>
          <w:rPr>
            <w:lang w:val="sr-Cyrl-RS"/>
          </w:rPr>
          <w:br w:type="page"/>
        </w:r>
      </w:ins>
    </w:p>
    <w:p w14:paraId="117F4C45" w14:textId="5B9DB06E" w:rsidR="00733543" w:rsidRPr="00D97B2C" w:rsidDel="004C1FE7" w:rsidRDefault="00733543" w:rsidP="00733543">
      <w:pPr>
        <w:tabs>
          <w:tab w:val="left" w:pos="3851"/>
        </w:tabs>
        <w:rPr>
          <w:del w:id="939" w:author="SW 46/2019 - Petrović Milica" w:date="2023-08-17T20:53:00Z"/>
          <w:lang w:val="sr-Cyrl-RS"/>
        </w:rPr>
      </w:pPr>
    </w:p>
    <w:p w14:paraId="54742633" w14:textId="4B866319" w:rsidR="00733543" w:rsidRPr="00D97B2C" w:rsidDel="004C1FE7" w:rsidRDefault="00733543" w:rsidP="00733543">
      <w:pPr>
        <w:tabs>
          <w:tab w:val="left" w:pos="3851"/>
        </w:tabs>
        <w:rPr>
          <w:del w:id="940" w:author="SW 46/2019 - Petrović Milica" w:date="2023-08-17T20:53:00Z"/>
          <w:lang w:val="sr-Cyrl-RS"/>
        </w:rPr>
      </w:pPr>
    </w:p>
    <w:p w14:paraId="06EA4BB2" w14:textId="5F43E704" w:rsidR="00733543" w:rsidRPr="00D97B2C" w:rsidRDefault="00D26BBC" w:rsidP="00733543">
      <w:pPr>
        <w:tabs>
          <w:tab w:val="left" w:pos="3851"/>
        </w:tabs>
        <w:rPr>
          <w:lang w:val="sr-Cyrl-RS"/>
        </w:rPr>
      </w:pPr>
      <w:ins w:id="941" w:author="SW 46/2019 - Petrović Milica" w:date="2023-08-17T20:35:00Z">
        <w:r>
          <w:rPr>
            <w:noProof/>
          </w:rPr>
          <mc:AlternateContent>
            <mc:Choice Requires="wps">
              <w:drawing>
                <wp:anchor distT="0" distB="0" distL="114300" distR="114300" simplePos="0" relativeHeight="251851776" behindDoc="0" locked="0" layoutInCell="1" allowOverlap="1" wp14:anchorId="4B027E96" wp14:editId="70DE0F0A">
                  <wp:simplePos x="0" y="0"/>
                  <wp:positionH relativeFrom="column">
                    <wp:posOffset>1882140</wp:posOffset>
                  </wp:positionH>
                  <wp:positionV relativeFrom="paragraph">
                    <wp:posOffset>2773680</wp:posOffset>
                  </wp:positionV>
                  <wp:extent cx="217932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711AAABB" w14:textId="42F16A6A" w:rsidR="0003146D" w:rsidRPr="00D26BBC" w:rsidRDefault="0003146D" w:rsidP="00D26BBC">
                              <w:pPr>
                                <w:pStyle w:val="Caption"/>
                                <w:jc w:val="center"/>
                                <w:rPr>
                                  <w:noProof/>
                                  <w:lang w:val="sr-Cyrl-RS"/>
                                  <w:rPrChange w:id="942" w:author="SW 46/2019 - Petrović Milica" w:date="2023-08-17T20:36:00Z">
                                    <w:rPr>
                                      <w:noProof/>
                                      <w:lang w:val="sr-Cyrl-RS"/>
                                    </w:rPr>
                                  </w:rPrChange>
                                </w:rPr>
                                <w:pPrChange w:id="943" w:author="SW 46/2019 - Petrović Milica" w:date="2023-08-17T20:36:00Z">
                                  <w:pPr>
                                    <w:tabs>
                                      <w:tab w:val="left" w:pos="3851"/>
                                    </w:tabs>
                                  </w:pPr>
                                </w:pPrChange>
                              </w:pPr>
                              <w:bookmarkStart w:id="944" w:name="_Ref143197007"/>
                              <w:proofErr w:type="spellStart"/>
                              <w:ins w:id="945" w:author="SW 46/2019 - Petrović Milica" w:date="2023-08-17T20:35:00Z">
                                <w:r>
                                  <w:t>Слика</w:t>
                                </w:r>
                                <w:proofErr w:type="spellEnd"/>
                                <w:r>
                                  <w:t xml:space="preserve"> </w:t>
                                </w:r>
                              </w:ins>
                              <w:ins w:id="946" w:author="SW 46/2019 - Petrović Milica" w:date="2023-08-17T20:44:00Z">
                                <w:r>
                                  <w:fldChar w:fldCharType="begin"/>
                                </w:r>
                                <w:r>
                                  <w:instrText xml:space="preserve"> STYLEREF 1 \s </w:instrText>
                                </w:r>
                              </w:ins>
                              <w:r>
                                <w:fldChar w:fldCharType="separate"/>
                              </w:r>
                              <w:r>
                                <w:rPr>
                                  <w:noProof/>
                                </w:rPr>
                                <w:t>5</w:t>
                              </w:r>
                              <w:ins w:id="947" w:author="SW 46/2019 - Petrović Milica" w:date="2023-08-17T20:44:00Z">
                                <w:r>
                                  <w:fldChar w:fldCharType="end"/>
                                </w:r>
                                <w:r>
                                  <w:t>.</w:t>
                                </w:r>
                                <w:r>
                                  <w:fldChar w:fldCharType="begin"/>
                                </w:r>
                                <w:r>
                                  <w:instrText xml:space="preserve"> SEQ Слика \* ARABIC \s 1 </w:instrText>
                                </w:r>
                              </w:ins>
                              <w:r>
                                <w:fldChar w:fldCharType="separate"/>
                              </w:r>
                              <w:ins w:id="948" w:author="SW 46/2019 - Petrović Milica" w:date="2023-08-17T20:44:00Z">
                                <w:r>
                                  <w:rPr>
                                    <w:noProof/>
                                  </w:rPr>
                                  <w:t>3</w:t>
                                </w:r>
                                <w:r>
                                  <w:fldChar w:fldCharType="end"/>
                                </w:r>
                              </w:ins>
                              <w:bookmarkEnd w:id="944"/>
                              <w:ins w:id="949" w:author="SW 46/2019 - Petrović Milica" w:date="2023-08-17T20:36:00Z">
                                <w:r>
                                  <w:rPr>
                                    <w:lang w:val="sr-Cyrl-RS"/>
                                  </w:rPr>
                                  <w:t xml:space="preserve"> Структура серверског дела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7E96" id="Text Box 221" o:spid="_x0000_s1057" type="#_x0000_t202" style="position:absolute;margin-left:148.2pt;margin-top:218.4pt;width:171.6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" stroked="f">
                  <v:textbox style="mso-fit-shape-to-text:t" inset="0,0,0,0">
                    <w:txbxContent>
                      <w:p w14:paraId="711AAABB" w14:textId="42F16A6A" w:rsidR="0003146D" w:rsidRPr="00D26BBC" w:rsidRDefault="0003146D" w:rsidP="00D26BBC">
                        <w:pPr>
                          <w:pStyle w:val="Caption"/>
                          <w:jc w:val="center"/>
                          <w:rPr>
                            <w:noProof/>
                            <w:lang w:val="sr-Cyrl-RS"/>
                            <w:rPrChange w:id="950" w:author="SW 46/2019 - Petrović Milica" w:date="2023-08-17T20:36:00Z">
                              <w:rPr>
                                <w:noProof/>
                                <w:lang w:val="sr-Cyrl-RS"/>
                              </w:rPr>
                            </w:rPrChange>
                          </w:rPr>
                          <w:pPrChange w:id="951" w:author="SW 46/2019 - Petrović Milica" w:date="2023-08-17T20:36:00Z">
                            <w:pPr>
                              <w:tabs>
                                <w:tab w:val="left" w:pos="3851"/>
                              </w:tabs>
                            </w:pPr>
                          </w:pPrChange>
                        </w:pPr>
                        <w:bookmarkStart w:id="952" w:name="_Ref143197007"/>
                        <w:proofErr w:type="spellStart"/>
                        <w:ins w:id="953" w:author="SW 46/2019 - Petrović Milica" w:date="2023-08-17T20:35:00Z">
                          <w:r>
                            <w:t>Слика</w:t>
                          </w:r>
                          <w:proofErr w:type="spellEnd"/>
                          <w:r>
                            <w:t xml:space="preserve"> </w:t>
                          </w:r>
                        </w:ins>
                        <w:ins w:id="954" w:author="SW 46/2019 - Petrović Milica" w:date="2023-08-17T20:44:00Z">
                          <w:r>
                            <w:fldChar w:fldCharType="begin"/>
                          </w:r>
                          <w:r>
                            <w:instrText xml:space="preserve"> STYLEREF 1 \s </w:instrText>
                          </w:r>
                        </w:ins>
                        <w:r>
                          <w:fldChar w:fldCharType="separate"/>
                        </w:r>
                        <w:r>
                          <w:rPr>
                            <w:noProof/>
                          </w:rPr>
                          <w:t>5</w:t>
                        </w:r>
                        <w:ins w:id="955" w:author="SW 46/2019 - Petrović Milica" w:date="2023-08-17T20:44:00Z">
                          <w:r>
                            <w:fldChar w:fldCharType="end"/>
                          </w:r>
                          <w:r>
                            <w:t>.</w:t>
                          </w:r>
                          <w:r>
                            <w:fldChar w:fldCharType="begin"/>
                          </w:r>
                          <w:r>
                            <w:instrText xml:space="preserve"> SEQ Слика \* ARABIC \s 1 </w:instrText>
                          </w:r>
                        </w:ins>
                        <w:r>
                          <w:fldChar w:fldCharType="separate"/>
                        </w:r>
                        <w:ins w:id="956" w:author="SW 46/2019 - Petrović Milica" w:date="2023-08-17T20:44:00Z">
                          <w:r>
                            <w:rPr>
                              <w:noProof/>
                            </w:rPr>
                            <w:t>3</w:t>
                          </w:r>
                          <w:r>
                            <w:fldChar w:fldCharType="end"/>
                          </w:r>
                        </w:ins>
                        <w:bookmarkEnd w:id="952"/>
                        <w:ins w:id="957" w:author="SW 46/2019 - Petrović Milica" w:date="2023-08-17T20:36:00Z">
                          <w:r>
                            <w:rPr>
                              <w:lang w:val="sr-Cyrl-RS"/>
                            </w:rPr>
                            <w:t xml:space="preserve"> Структура серверског дела</w:t>
                          </w:r>
                        </w:ins>
                      </w:p>
                    </w:txbxContent>
                  </v:textbox>
                  <w10:wrap type="topAndBottom"/>
                </v:shape>
              </w:pict>
            </mc:Fallback>
          </mc:AlternateContent>
        </w:r>
      </w:ins>
      <w:r w:rsidR="00C77391" w:rsidRPr="00D97B2C">
        <w:rPr>
          <w:noProof/>
          <w:lang w:val="sr-Cyrl-RS"/>
        </w:rPr>
        <w:drawing>
          <wp:anchor distT="0" distB="0" distL="114300" distR="114300" simplePos="0" relativeHeight="251721728" behindDoc="0" locked="0" layoutInCell="1" allowOverlap="1" wp14:anchorId="69640448" wp14:editId="3D053E36">
            <wp:simplePos x="0" y="0"/>
            <wp:positionH relativeFrom="margin">
              <wp:align>center</wp:align>
            </wp:positionH>
            <wp:positionV relativeFrom="paragraph">
              <wp:posOffset>208915</wp:posOffset>
            </wp:positionV>
            <wp:extent cx="2179320" cy="25076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 serverskog dela.jpg"/>
                    <pic:cNvPicPr/>
                  </pic:nvPicPr>
                  <pic:blipFill rotWithShape="1">
                    <a:blip r:embed="rId32">
                      <a:extLst>
                        <a:ext uri="{28A0092B-C50C-407E-A947-70E740481C1C}">
                          <a14:useLocalDpi xmlns:a14="http://schemas.microsoft.com/office/drawing/2010/main" val="0"/>
                        </a:ext>
                      </a:extLst>
                    </a:blip>
                    <a:srcRect b="6242"/>
                    <a:stretch/>
                  </pic:blipFill>
                  <pic:spPr bwMode="auto">
                    <a:xfrm>
                      <a:off x="0" y="0"/>
                      <a:ext cx="2179320" cy="250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958" w:author="SW 46/2019 - Petrović Milica" w:date="2023-08-17T20:35:00Z">
        <w:r w:rsidR="00EE0E46" w:rsidRPr="00D97B2C" w:rsidDel="00D26BBC">
          <w:rPr>
            <w:noProof/>
            <w:lang w:val="sr-Cyrl-RS"/>
          </w:rPr>
          <mc:AlternateContent>
            <mc:Choice Requires="wps">
              <w:drawing>
                <wp:anchor distT="0" distB="0" distL="114300" distR="114300" simplePos="0" relativeHeight="251723776" behindDoc="0" locked="0" layoutInCell="1" allowOverlap="1" wp14:anchorId="0D30615B" wp14:editId="1654E263">
                  <wp:simplePos x="0" y="0"/>
                  <wp:positionH relativeFrom="column">
                    <wp:posOffset>1882140</wp:posOffset>
                  </wp:positionH>
                  <wp:positionV relativeFrom="paragraph">
                    <wp:posOffset>2739274</wp:posOffset>
                  </wp:positionV>
                  <wp:extent cx="21793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3F820A79" w14:textId="25A3C2D8" w:rsidR="0003146D" w:rsidRPr="00761B2F" w:rsidRDefault="0003146D">
                              <w:pPr>
                                <w:pStyle w:val="Caption"/>
                                <w:jc w:val="center"/>
                                <w:rPr>
                                  <w:noProof/>
                                  <w:lang w:val="sr-Cyrl-RS"/>
                                </w:rPr>
                                <w:pPrChange w:id="959" w:author="SW 46/2019 - Petrović Milica" w:date="2023-08-14T20:34:00Z">
                                  <w:pPr>
                                    <w:pStyle w:val="Caption"/>
                                  </w:pPr>
                                </w:pPrChange>
                              </w:pPr>
                              <w:bookmarkStart w:id="960" w:name="_Ref141295749"/>
                              <w:bookmarkStart w:id="961" w:name="_Ref143197732"/>
                              <w:bookmarkStart w:id="962" w:name="_Ref143197739"/>
                              <w:proofErr w:type="spellStart"/>
                              <w:r>
                                <w:t>Слика</w:t>
                              </w:r>
                              <w:proofErr w:type="spellEnd"/>
                              <w:r>
                                <w:t xml:space="preserve"> </w:t>
                              </w:r>
                              <w:ins w:id="963" w:author="SW 46/2019 - Petrović Milica" w:date="2023-08-17T20:44:00Z">
                                <w:r>
                                  <w:fldChar w:fldCharType="begin"/>
                                </w:r>
                                <w:r>
                                  <w:instrText xml:space="preserve"> STYLEREF 1 \s </w:instrText>
                                </w:r>
                              </w:ins>
                              <w:r>
                                <w:fldChar w:fldCharType="separate"/>
                              </w:r>
                              <w:r>
                                <w:rPr>
                                  <w:noProof/>
                                </w:rPr>
                                <w:t>5</w:t>
                              </w:r>
                              <w:ins w:id="964" w:author="SW 46/2019 - Petrović Milica" w:date="2023-08-17T20:44:00Z">
                                <w:r>
                                  <w:fldChar w:fldCharType="end"/>
                                </w:r>
                                <w:r>
                                  <w:t>.</w:t>
                                </w:r>
                                <w:r>
                                  <w:fldChar w:fldCharType="begin"/>
                                </w:r>
                                <w:r>
                                  <w:instrText xml:space="preserve"> SEQ Слика \* ARABIC \s 1 </w:instrText>
                                </w:r>
                              </w:ins>
                              <w:r>
                                <w:fldChar w:fldCharType="separate"/>
                              </w:r>
                              <w:ins w:id="965" w:author="SW 46/2019 - Petrović Milica" w:date="2023-08-17T20:44:00Z">
                                <w:r>
                                  <w:rPr>
                                    <w:noProof/>
                                  </w:rPr>
                                  <w:t>4</w:t>
                                </w:r>
                                <w:r>
                                  <w:fldChar w:fldCharType="end"/>
                                </w:r>
                              </w:ins>
                              <w:bookmarkEnd w:id="962"/>
                              <w:del w:id="96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17</w:delText>
                                </w:r>
                                <w:r w:rsidDel="00693600">
                                  <w:rPr>
                                    <w:noProof/>
                                  </w:rPr>
                                  <w:fldChar w:fldCharType="end"/>
                                </w:r>
                              </w:del>
                              <w:bookmarkEnd w:id="960"/>
                              <w:r>
                                <w:rPr>
                                  <w:lang w:val="sr-Cyrl-RS"/>
                                </w:rPr>
                                <w:t xml:space="preserve"> Структура серверског дела</w:t>
                              </w:r>
                              <w:bookmarkEnd w:id="9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0615B" id="Text Box 47" o:spid="_x0000_s1058" type="#_x0000_t202" style="position:absolute;margin-left:148.2pt;margin-top:215.7pt;width:171.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" stroked="f">
                  <v:textbox style="mso-fit-shape-to-text:t" inset="0,0,0,0">
                    <w:txbxContent>
                      <w:p w14:paraId="3F820A79" w14:textId="25A3C2D8" w:rsidR="0003146D" w:rsidRPr="00761B2F" w:rsidRDefault="0003146D">
                        <w:pPr>
                          <w:pStyle w:val="Caption"/>
                          <w:jc w:val="center"/>
                          <w:rPr>
                            <w:noProof/>
                            <w:lang w:val="sr-Cyrl-RS"/>
                          </w:rPr>
                          <w:pPrChange w:id="967" w:author="SW 46/2019 - Petrović Milica" w:date="2023-08-14T20:34:00Z">
                            <w:pPr>
                              <w:pStyle w:val="Caption"/>
                            </w:pPr>
                          </w:pPrChange>
                        </w:pPr>
                        <w:bookmarkStart w:id="968" w:name="_Ref141295749"/>
                        <w:bookmarkStart w:id="969" w:name="_Ref143197732"/>
                        <w:bookmarkStart w:id="970" w:name="_Ref143197739"/>
                        <w:proofErr w:type="spellStart"/>
                        <w:r>
                          <w:t>Слика</w:t>
                        </w:r>
                        <w:proofErr w:type="spellEnd"/>
                        <w:r>
                          <w:t xml:space="preserve"> </w:t>
                        </w:r>
                        <w:ins w:id="971" w:author="SW 46/2019 - Petrović Milica" w:date="2023-08-17T20:44:00Z">
                          <w:r>
                            <w:fldChar w:fldCharType="begin"/>
                          </w:r>
                          <w:r>
                            <w:instrText xml:space="preserve"> STYLEREF 1 \s </w:instrText>
                          </w:r>
                        </w:ins>
                        <w:r>
                          <w:fldChar w:fldCharType="separate"/>
                        </w:r>
                        <w:r>
                          <w:rPr>
                            <w:noProof/>
                          </w:rPr>
                          <w:t>5</w:t>
                        </w:r>
                        <w:ins w:id="972" w:author="SW 46/2019 - Petrović Milica" w:date="2023-08-17T20:44:00Z">
                          <w:r>
                            <w:fldChar w:fldCharType="end"/>
                          </w:r>
                          <w:r>
                            <w:t>.</w:t>
                          </w:r>
                          <w:r>
                            <w:fldChar w:fldCharType="begin"/>
                          </w:r>
                          <w:r>
                            <w:instrText xml:space="preserve"> SEQ Слика \* ARABIC \s 1 </w:instrText>
                          </w:r>
                        </w:ins>
                        <w:r>
                          <w:fldChar w:fldCharType="separate"/>
                        </w:r>
                        <w:ins w:id="973" w:author="SW 46/2019 - Petrović Milica" w:date="2023-08-17T20:44:00Z">
                          <w:r>
                            <w:rPr>
                              <w:noProof/>
                            </w:rPr>
                            <w:t>4</w:t>
                          </w:r>
                          <w:r>
                            <w:fldChar w:fldCharType="end"/>
                          </w:r>
                        </w:ins>
                        <w:bookmarkEnd w:id="970"/>
                        <w:del w:id="974"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17</w:delText>
                          </w:r>
                          <w:r w:rsidDel="00693600">
                            <w:rPr>
                              <w:noProof/>
                            </w:rPr>
                            <w:fldChar w:fldCharType="end"/>
                          </w:r>
                        </w:del>
                        <w:bookmarkEnd w:id="968"/>
                        <w:r>
                          <w:rPr>
                            <w:lang w:val="sr-Cyrl-RS"/>
                          </w:rPr>
                          <w:t xml:space="preserve"> Структура серверског дела</w:t>
                        </w:r>
                        <w:bookmarkEnd w:id="969"/>
                      </w:p>
                    </w:txbxContent>
                  </v:textbox>
                  <w10:wrap type="topAndBottom"/>
                </v:shape>
              </w:pict>
            </mc:Fallback>
          </mc:AlternateContent>
        </w:r>
      </w:del>
    </w:p>
    <w:p w14:paraId="6566A4FB" w14:textId="1D261C82" w:rsidR="00300909" w:rsidRPr="00D97B2C" w:rsidRDefault="00EE0E46" w:rsidP="00EE0E46">
      <w:pPr>
        <w:pStyle w:val="osnovnitekst"/>
        <w:rPr>
          <w:lang w:val="sr-Cyrl-RS"/>
        </w:rPr>
      </w:pPr>
      <w:proofErr w:type="spellStart"/>
      <w:r w:rsidRPr="00D97B2C">
        <w:rPr>
          <w:i/>
          <w:lang w:val="sr-Cyrl-RS"/>
        </w:rPr>
        <w:t>Hibernate</w:t>
      </w:r>
      <w:proofErr w:type="spellEnd"/>
      <w:ins w:id="975" w:author="SW 46/2019 - Petrović Milica" w:date="2023-08-17T20:38:00Z">
        <w:r w:rsidR="00A136DC">
          <w:rPr>
            <w:i/>
          </w:rPr>
          <w:t xml:space="preserve"> </w:t>
        </w:r>
        <w:r w:rsidR="00A136DC" w:rsidRPr="00A136DC">
          <w:rPr>
            <w:rPrChange w:id="976" w:author="SW 46/2019 - Petrović Milica" w:date="2023-08-17T20:39:00Z">
              <w:rPr/>
            </w:rPrChange>
          </w:rPr>
          <w:fldChar w:fldCharType="begin"/>
        </w:r>
        <w:r w:rsidR="00A136DC" w:rsidRPr="00A136DC">
          <w:rPr>
            <w:rPrChange w:id="977" w:author="SW 46/2019 - Petrović Milica" w:date="2023-08-17T20:39:00Z">
              <w:rPr>
                <w:i/>
              </w:rPr>
            </w:rPrChange>
          </w:rPr>
          <w:instrText xml:space="preserve"> REF _Ref141143170 \r \h </w:instrText>
        </w:r>
        <w:r w:rsidR="00A136DC" w:rsidRPr="00A136DC">
          <w:rPr>
            <w:rPrChange w:id="978" w:author="SW 46/2019 - Petrović Milica" w:date="2023-08-17T20:39:00Z">
              <w:rPr/>
            </w:rPrChange>
          </w:rPr>
        </w:r>
      </w:ins>
      <w:r w:rsidR="00A136DC" w:rsidRPr="00A136DC">
        <w:rPr>
          <w:rPrChange w:id="979" w:author="SW 46/2019 - Petrović Milica" w:date="2023-08-17T20:39:00Z">
            <w:rPr>
              <w:i/>
            </w:rPr>
          </w:rPrChange>
        </w:rPr>
        <w:instrText xml:space="preserve"> \* MERGEFORMAT </w:instrText>
      </w:r>
      <w:r w:rsidR="00A136DC" w:rsidRPr="00A136DC">
        <w:rPr>
          <w:rPrChange w:id="980" w:author="SW 46/2019 - Petrović Milica" w:date="2023-08-17T20:39:00Z">
            <w:rPr/>
          </w:rPrChange>
        </w:rPr>
        <w:fldChar w:fldCharType="separate"/>
      </w:r>
      <w:ins w:id="981" w:author="SW 46/2019 - Petrović Milica" w:date="2023-08-17T20:38:00Z">
        <w:r w:rsidR="00A136DC" w:rsidRPr="00A136DC">
          <w:rPr>
            <w:rPrChange w:id="982" w:author="SW 46/2019 - Petrović Milica" w:date="2023-08-17T20:39:00Z">
              <w:rPr>
                <w:i/>
              </w:rPr>
            </w:rPrChange>
          </w:rPr>
          <w:t>[8]</w:t>
        </w:r>
        <w:r w:rsidR="00A136DC" w:rsidRPr="00A136DC">
          <w:rPr>
            <w:rPrChange w:id="983" w:author="SW 46/2019 - Petrović Milica" w:date="2023-08-17T20:39:00Z">
              <w:rPr/>
            </w:rPrChange>
          </w:rPr>
          <w:fldChar w:fldCharType="end"/>
        </w:r>
      </w:ins>
      <w:r w:rsidRPr="00D97B2C">
        <w:rPr>
          <w:lang w:val="sr-Cyrl-RS"/>
        </w:rPr>
        <w:t xml:space="preserve"> је коришћен за </w:t>
      </w:r>
      <w:proofErr w:type="spellStart"/>
      <w:r w:rsidRPr="00D97B2C">
        <w:rPr>
          <w:lang w:val="sr-Cyrl-RS"/>
        </w:rPr>
        <w:t>објектно</w:t>
      </w:r>
      <w:proofErr w:type="spellEnd"/>
      <w:r w:rsidRPr="00D97B2C">
        <w:rPr>
          <w:lang w:val="sr-Cyrl-RS"/>
        </w:rPr>
        <w:t xml:space="preserve">-релационо мапирање. </w:t>
      </w:r>
      <w:r w:rsidR="00F46497" w:rsidRPr="00D97B2C">
        <w:rPr>
          <w:lang w:val="sr-Cyrl-RS"/>
        </w:rPr>
        <w:t>Интерфејси р</w:t>
      </w:r>
      <w:r w:rsidRPr="00D97B2C">
        <w:rPr>
          <w:lang w:val="sr-Cyrl-RS"/>
        </w:rPr>
        <w:t>епозиторијум</w:t>
      </w:r>
      <w:r w:rsidR="00F46497" w:rsidRPr="00D97B2C">
        <w:rPr>
          <w:lang w:val="sr-Cyrl-RS"/>
        </w:rPr>
        <w:t>а</w:t>
      </w:r>
      <w:r w:rsidRPr="00D97B2C">
        <w:rPr>
          <w:lang w:val="sr-Cyrl-RS"/>
        </w:rPr>
        <w:t xml:space="preserve"> кој</w:t>
      </w:r>
      <w:r w:rsidR="00F46497" w:rsidRPr="00D97B2C">
        <w:rPr>
          <w:lang w:val="sr-Cyrl-RS"/>
        </w:rPr>
        <w:t>и</w:t>
      </w:r>
      <w:r w:rsidRPr="00D97B2C">
        <w:rPr>
          <w:lang w:val="sr-Cyrl-RS"/>
        </w:rPr>
        <w:t xml:space="preserve"> су смештени у </w:t>
      </w:r>
      <w:proofErr w:type="spellStart"/>
      <w:r w:rsidRPr="00D97B2C">
        <w:rPr>
          <w:i/>
          <w:lang w:val="sr-Cyrl-RS"/>
        </w:rPr>
        <w:t>repository</w:t>
      </w:r>
      <w:proofErr w:type="spellEnd"/>
      <w:r w:rsidRPr="00D97B2C">
        <w:rPr>
          <w:i/>
          <w:lang w:val="sr-Cyrl-RS"/>
        </w:rPr>
        <w:t xml:space="preserve"> </w:t>
      </w:r>
      <w:r w:rsidR="00F46497" w:rsidRPr="00D97B2C">
        <w:rPr>
          <w:lang w:val="sr-Cyrl-RS"/>
        </w:rPr>
        <w:t>фолдеру наслеђују</w:t>
      </w:r>
      <w:r w:rsidR="003A5483" w:rsidRPr="00D97B2C">
        <w:rPr>
          <w:lang w:val="sr-Cyrl-RS"/>
        </w:rPr>
        <w:t xml:space="preserve"> и проширују</w:t>
      </w:r>
      <w:r w:rsidR="00F46497" w:rsidRPr="00D97B2C">
        <w:rPr>
          <w:lang w:val="sr-Cyrl-RS"/>
        </w:rPr>
        <w:t xml:space="preserve"> </w:t>
      </w:r>
      <w:proofErr w:type="spellStart"/>
      <w:r w:rsidR="00F46497" w:rsidRPr="00D97B2C">
        <w:rPr>
          <w:i/>
          <w:lang w:val="sr-Cyrl-RS"/>
        </w:rPr>
        <w:t>JpaRepository</w:t>
      </w:r>
      <w:proofErr w:type="spellEnd"/>
      <w:r w:rsidR="00F46497" w:rsidRPr="00D97B2C">
        <w:rPr>
          <w:lang w:val="sr-Cyrl-RS"/>
        </w:rPr>
        <w:t xml:space="preserve"> </w:t>
      </w:r>
      <w:r w:rsidR="001649B8" w:rsidRPr="00D97B2C">
        <w:rPr>
          <w:lang w:val="sr-Cyrl-RS"/>
        </w:rPr>
        <w:t>интерфејс.</w:t>
      </w:r>
      <w:r w:rsidR="00E81134" w:rsidRPr="00D97B2C">
        <w:rPr>
          <w:lang w:val="sr-Cyrl-RS"/>
        </w:rPr>
        <w:t xml:space="preserve"> </w:t>
      </w:r>
      <w:r w:rsidR="00B2661E" w:rsidRPr="00D97B2C">
        <w:rPr>
          <w:lang w:val="sr-Cyrl-RS"/>
        </w:rPr>
        <w:t>Репозиторијуми који постоје у апликацији су:</w:t>
      </w:r>
    </w:p>
    <w:p w14:paraId="2DD42FAA"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UserRepository</w:t>
      </w:r>
      <w:proofErr w:type="spellEnd"/>
    </w:p>
    <w:p w14:paraId="4035579D"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RoleRepository</w:t>
      </w:r>
      <w:proofErr w:type="spellEnd"/>
    </w:p>
    <w:p w14:paraId="596EE71E"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QuestionRepository</w:t>
      </w:r>
      <w:proofErr w:type="spellEnd"/>
    </w:p>
    <w:p w14:paraId="0EA555E0"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AnswerRepository</w:t>
      </w:r>
      <w:proofErr w:type="spellEnd"/>
    </w:p>
    <w:p w14:paraId="77DC1C08"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ResultRepository</w:t>
      </w:r>
      <w:proofErr w:type="spellEnd"/>
    </w:p>
    <w:p w14:paraId="522C5ECF"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DetectionTypeRepository</w:t>
      </w:r>
      <w:proofErr w:type="spellEnd"/>
    </w:p>
    <w:p w14:paraId="0B3E0771"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DiagnosticTypeRepository</w:t>
      </w:r>
      <w:proofErr w:type="spellEnd"/>
    </w:p>
    <w:p w14:paraId="65B01E2A" w14:textId="77777777" w:rsidR="00B2661E" w:rsidRPr="00D97B2C" w:rsidRDefault="00B2661E" w:rsidP="000F6624">
      <w:pPr>
        <w:pStyle w:val="osnovnitekst"/>
        <w:numPr>
          <w:ilvl w:val="0"/>
          <w:numId w:val="21"/>
        </w:numPr>
        <w:jc w:val="left"/>
        <w:rPr>
          <w:lang w:val="sr-Cyrl-RS"/>
        </w:rPr>
      </w:pPr>
      <w:proofErr w:type="spellStart"/>
      <w:r w:rsidRPr="00D97B2C">
        <w:rPr>
          <w:lang w:val="sr-Cyrl-RS"/>
        </w:rPr>
        <w:t>DepressionMarkResultRepository</w:t>
      </w:r>
      <w:proofErr w:type="spellEnd"/>
    </w:p>
    <w:p w14:paraId="3082203A" w14:textId="7948AF46" w:rsidR="00B2661E" w:rsidRPr="00D97B2C" w:rsidRDefault="00752711" w:rsidP="00B2661E">
      <w:pPr>
        <w:pStyle w:val="osnovnitekst"/>
        <w:rPr>
          <w:lang w:val="sr-Cyrl-RS"/>
        </w:rPr>
      </w:pPr>
      <w:r w:rsidRPr="00D97B2C">
        <w:rPr>
          <w:lang w:val="sr-Cyrl-RS"/>
        </w:rPr>
        <w:t xml:space="preserve">Методе репозиторијума </w:t>
      </w:r>
      <w:r w:rsidR="00CF6496" w:rsidRPr="00D97B2C">
        <w:rPr>
          <w:lang w:val="sr-Cyrl-RS"/>
        </w:rPr>
        <w:t>се позивају у класама сервиса</w:t>
      </w:r>
      <w:r w:rsidR="000C0038" w:rsidRPr="00D97B2C">
        <w:rPr>
          <w:lang w:val="sr-Cyrl-RS"/>
        </w:rPr>
        <w:t>. Пример репозиторијума је приказан на</w:t>
      </w:r>
      <w:del w:id="984" w:author="SW 46/2019 - Petrović Milica" w:date="2023-08-17T20:39:00Z">
        <w:r w:rsidR="00E07E76" w:rsidRPr="00D97B2C" w:rsidDel="00505FD6">
          <w:rPr>
            <w:lang w:val="sr-Cyrl-RS"/>
          </w:rPr>
          <w:delText xml:space="preserve"> </w:delText>
        </w:r>
      </w:del>
      <w:ins w:id="985" w:author="SW 46/2019 - Petrović Milica" w:date="2023-08-17T20:39:00Z">
        <w:r w:rsidR="00505FD6">
          <w:t xml:space="preserve"> </w:t>
        </w:r>
        <w:r w:rsidR="00505FD6">
          <w:fldChar w:fldCharType="begin"/>
        </w:r>
        <w:r w:rsidR="00505FD6">
          <w:instrText xml:space="preserve"> REF _Ref143197211 \h </w:instrText>
        </w:r>
      </w:ins>
      <w:r w:rsidR="00505FD6">
        <w:fldChar w:fldCharType="separate"/>
      </w:r>
      <w:proofErr w:type="spellStart"/>
      <w:ins w:id="986" w:author="SW 46/2019 - Petrović Milica" w:date="2023-08-17T20:39:00Z">
        <w:r w:rsidR="00505FD6">
          <w:t>Листинг</w:t>
        </w:r>
        <w:proofErr w:type="spellEnd"/>
        <w:r w:rsidR="00505FD6">
          <w:t xml:space="preserve"> </w:t>
        </w:r>
        <w:r w:rsidR="00505FD6">
          <w:rPr>
            <w:noProof/>
          </w:rPr>
          <w:t>5</w:t>
        </w:r>
        <w:r w:rsidR="00505FD6">
          <w:t>.</w:t>
        </w:r>
        <w:r w:rsidR="00505FD6">
          <w:rPr>
            <w:noProof/>
          </w:rPr>
          <w:t>1</w:t>
        </w:r>
        <w:r w:rsidR="00505FD6">
          <w:fldChar w:fldCharType="end"/>
        </w:r>
      </w:ins>
      <w:del w:id="987" w:author="SW 46/2019 - Petrović Milica" w:date="2023-08-17T20:39:00Z">
        <w:r w:rsidR="00E07E76" w:rsidRPr="00D97B2C" w:rsidDel="00505FD6">
          <w:rPr>
            <w:lang w:val="sr-Cyrl-RS"/>
          </w:rPr>
          <w:fldChar w:fldCharType="begin"/>
        </w:r>
        <w:r w:rsidR="00E07E76" w:rsidRPr="00D97B2C" w:rsidDel="00505FD6">
          <w:rPr>
            <w:lang w:val="sr-Cyrl-RS"/>
          </w:rPr>
          <w:delInstrText xml:space="preserve"> REF _Ref141449425 \h </w:delInstrText>
        </w:r>
        <w:r w:rsidR="00E07E76" w:rsidRPr="00D97B2C" w:rsidDel="00505FD6">
          <w:rPr>
            <w:lang w:val="sr-Cyrl-RS"/>
          </w:rPr>
        </w:r>
        <w:r w:rsidR="00E07E76" w:rsidRPr="00D97B2C" w:rsidDel="00505FD6">
          <w:rPr>
            <w:lang w:val="sr-Cyrl-RS"/>
          </w:rPr>
          <w:fldChar w:fldCharType="separate"/>
        </w:r>
        <w:r w:rsidR="00E07E76" w:rsidRPr="00D97B2C" w:rsidDel="00505FD6">
          <w:rPr>
            <w:lang w:val="sr-Cyrl-RS"/>
          </w:rPr>
          <w:delText xml:space="preserve">Листинг </w:delText>
        </w:r>
        <w:r w:rsidR="00E07E76" w:rsidRPr="00D97B2C" w:rsidDel="00505FD6">
          <w:rPr>
            <w:noProof/>
            <w:lang w:val="sr-Cyrl-RS"/>
          </w:rPr>
          <w:delText>4</w:delText>
        </w:r>
        <w:r w:rsidR="00E07E76" w:rsidRPr="00D97B2C" w:rsidDel="00505FD6">
          <w:rPr>
            <w:lang w:val="sr-Cyrl-RS"/>
          </w:rPr>
          <w:fldChar w:fldCharType="end"/>
        </w:r>
      </w:del>
      <w:r w:rsidR="00E07E76" w:rsidRPr="00D97B2C">
        <w:rPr>
          <w:lang w:val="sr-Cyrl-RS"/>
        </w:rPr>
        <w:t>.</w:t>
      </w:r>
      <w:r w:rsidR="000C0038" w:rsidRPr="00D97B2C">
        <w:rPr>
          <w:lang w:val="sr-Cyrl-RS"/>
        </w:rPr>
        <w:t xml:space="preserve"> </w:t>
      </w:r>
    </w:p>
    <w:p w14:paraId="0B1B2B4A" w14:textId="46D1B757" w:rsidR="004C1FE7" w:rsidRDefault="004C1FE7">
      <w:pPr>
        <w:rPr>
          <w:ins w:id="988" w:author="SW 46/2019 - Petrović Milica" w:date="2023-08-17T20:54:00Z"/>
          <w:lang w:val="sr-Cyrl-RS"/>
        </w:rPr>
      </w:pPr>
      <w:ins w:id="989" w:author="SW 46/2019 - Petrović Milica" w:date="2023-08-17T20:54:00Z">
        <w:r>
          <w:rPr>
            <w:lang w:val="sr-Cyrl-RS"/>
          </w:rPr>
          <w:br w:type="page"/>
        </w:r>
      </w:ins>
    </w:p>
    <w:p w14:paraId="76735035" w14:textId="40D8E5A8" w:rsidR="00B2661E" w:rsidRPr="00D97B2C" w:rsidDel="004C1FE7" w:rsidRDefault="00B2661E" w:rsidP="00B2661E">
      <w:pPr>
        <w:pStyle w:val="osnovnitekst"/>
        <w:ind w:left="720"/>
        <w:rPr>
          <w:del w:id="990" w:author="SW 46/2019 - Petrović Milica" w:date="2023-08-17T20:54:00Z"/>
          <w:lang w:val="sr-Cyrl-RS"/>
        </w:rPr>
      </w:pPr>
    </w:p>
    <w:p w14:paraId="2C585DAC" w14:textId="5BEF4727" w:rsidR="005F13BA" w:rsidRPr="00D97B2C" w:rsidDel="004C1FE7" w:rsidRDefault="005F13BA" w:rsidP="00EE0E46">
      <w:pPr>
        <w:pStyle w:val="osnovnitekst"/>
        <w:rPr>
          <w:del w:id="991" w:author="SW 46/2019 - Petrović Milica" w:date="2023-08-17T20:54:00Z"/>
          <w:lang w:val="sr-Cyrl-RS"/>
        </w:rPr>
      </w:pPr>
    </w:p>
    <w:p w14:paraId="550E5445" w14:textId="7D948893" w:rsidR="00EE0E46" w:rsidRPr="00D97B2C" w:rsidDel="004C1FE7" w:rsidRDefault="002870F6" w:rsidP="00C5700C">
      <w:pPr>
        <w:rPr>
          <w:del w:id="992" w:author="SW 46/2019 - Petrović Milica" w:date="2023-08-17T20:54:00Z"/>
          <w:lang w:val="sr-Cyrl-RS"/>
        </w:rPr>
      </w:pPr>
      <w:r w:rsidRPr="00D97B2C">
        <w:rPr>
          <w:noProof/>
          <w:lang w:val="sr-Cyrl-RS"/>
        </w:rPr>
        <mc:AlternateContent>
          <mc:Choice Requires="wps">
            <w:drawing>
              <wp:anchor distT="0" distB="0" distL="114300" distR="114300" simplePos="0" relativeHeight="251727872" behindDoc="0" locked="0" layoutInCell="1" allowOverlap="1" wp14:anchorId="4F3AB2FE" wp14:editId="702EA8D6">
                <wp:simplePos x="0" y="0"/>
                <wp:positionH relativeFrom="margin">
                  <wp:posOffset>190500</wp:posOffset>
                </wp:positionH>
                <wp:positionV relativeFrom="paragraph">
                  <wp:posOffset>1803573</wp:posOffset>
                </wp:positionV>
                <wp:extent cx="5555615" cy="635"/>
                <wp:effectExtent l="0" t="0" r="6985" b="0"/>
                <wp:wrapSquare wrapText="bothSides"/>
                <wp:docPr id="16" name="Text Box 16"/>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62447720" w14:textId="76F79F57" w:rsidR="0003146D" w:rsidRPr="000C0038" w:rsidRDefault="0003146D">
                            <w:pPr>
                              <w:pStyle w:val="Caption"/>
                              <w:jc w:val="center"/>
                              <w:rPr>
                                <w:noProof/>
                              </w:rPr>
                              <w:pPrChange w:id="993" w:author="SW 46/2019 - Petrović Milica" w:date="2023-08-14T20:34:00Z">
                                <w:pPr>
                                  <w:pStyle w:val="Caption"/>
                                </w:pPr>
                              </w:pPrChange>
                            </w:pPr>
                            <w:bookmarkStart w:id="994" w:name="_Ref141449425"/>
                            <w:bookmarkStart w:id="995" w:name="_Ref143197202"/>
                            <w:bookmarkStart w:id="996" w:name="_Ref143197211"/>
                            <w:proofErr w:type="spellStart"/>
                            <w:r>
                              <w:t>Листинг</w:t>
                            </w:r>
                            <w:proofErr w:type="spellEnd"/>
                            <w:r>
                              <w:t xml:space="preserve"> </w:t>
                            </w:r>
                            <w:ins w:id="997" w:author="SW 46/2019 - Petrović Milica" w:date="2023-08-17T21:14:00Z">
                              <w:r>
                                <w:fldChar w:fldCharType="begin"/>
                              </w:r>
                              <w:r>
                                <w:instrText xml:space="preserve"> STYLEREF 1 \s </w:instrText>
                              </w:r>
                            </w:ins>
                            <w:r>
                              <w:fldChar w:fldCharType="separate"/>
                            </w:r>
                            <w:r>
                              <w:rPr>
                                <w:noProof/>
                              </w:rPr>
                              <w:t>5</w:t>
                            </w:r>
                            <w:ins w:id="998" w:author="SW 46/2019 - Petrović Milica" w:date="2023-08-17T21:14:00Z">
                              <w:r>
                                <w:fldChar w:fldCharType="end"/>
                              </w:r>
                              <w:r>
                                <w:t>.</w:t>
                              </w:r>
                              <w:r>
                                <w:fldChar w:fldCharType="begin"/>
                              </w:r>
                              <w:r>
                                <w:instrText xml:space="preserve"> SEQ Листинг \* ARABIC \s 1 </w:instrText>
                              </w:r>
                            </w:ins>
                            <w:r>
                              <w:fldChar w:fldCharType="separate"/>
                            </w:r>
                            <w:ins w:id="999" w:author="SW 46/2019 - Petrović Milica" w:date="2023-08-17T21:14:00Z">
                              <w:r>
                                <w:rPr>
                                  <w:noProof/>
                                </w:rPr>
                                <w:t>1</w:t>
                              </w:r>
                              <w:r>
                                <w:fldChar w:fldCharType="end"/>
                              </w:r>
                            </w:ins>
                            <w:bookmarkEnd w:id="996"/>
                            <w:del w:id="1000"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4</w:delText>
                              </w:r>
                              <w:r w:rsidDel="00994F03">
                                <w:rPr>
                                  <w:noProof/>
                                </w:rPr>
                                <w:fldChar w:fldCharType="end"/>
                              </w:r>
                            </w:del>
                            <w:bookmarkEnd w:id="994"/>
                            <w:r>
                              <w:rPr>
                                <w:lang w:val="sr-Cyrl-RS"/>
                              </w:rPr>
                              <w:t xml:space="preserve"> Пример репозиторијума - </w:t>
                            </w:r>
                            <w:proofErr w:type="spellStart"/>
                            <w:r>
                              <w:t>DetectionTypeRepository</w:t>
                            </w:r>
                            <w:bookmarkEnd w:id="9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AB2FE" id="Text Box 16" o:spid="_x0000_s1059" type="#_x0000_t202" style="position:absolute;margin-left:15pt;margin-top:142pt;width:437.45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" stroked="f">
                <v:textbox style="mso-fit-shape-to-text:t" inset="0,0,0,0">
                  <w:txbxContent>
                    <w:p w14:paraId="62447720" w14:textId="76F79F57" w:rsidR="0003146D" w:rsidRPr="000C0038" w:rsidRDefault="0003146D">
                      <w:pPr>
                        <w:pStyle w:val="Caption"/>
                        <w:jc w:val="center"/>
                        <w:rPr>
                          <w:noProof/>
                        </w:rPr>
                        <w:pPrChange w:id="1001" w:author="SW 46/2019 - Petrović Milica" w:date="2023-08-14T20:34:00Z">
                          <w:pPr>
                            <w:pStyle w:val="Caption"/>
                          </w:pPr>
                        </w:pPrChange>
                      </w:pPr>
                      <w:bookmarkStart w:id="1002" w:name="_Ref141449425"/>
                      <w:bookmarkStart w:id="1003" w:name="_Ref143197202"/>
                      <w:bookmarkStart w:id="1004" w:name="_Ref143197211"/>
                      <w:proofErr w:type="spellStart"/>
                      <w:r>
                        <w:t>Листинг</w:t>
                      </w:r>
                      <w:proofErr w:type="spellEnd"/>
                      <w:r>
                        <w:t xml:space="preserve"> </w:t>
                      </w:r>
                      <w:ins w:id="1005" w:author="SW 46/2019 - Petrović Milica" w:date="2023-08-17T21:14:00Z">
                        <w:r>
                          <w:fldChar w:fldCharType="begin"/>
                        </w:r>
                        <w:r>
                          <w:instrText xml:space="preserve"> STYLEREF 1 \s </w:instrText>
                        </w:r>
                      </w:ins>
                      <w:r>
                        <w:fldChar w:fldCharType="separate"/>
                      </w:r>
                      <w:r>
                        <w:rPr>
                          <w:noProof/>
                        </w:rPr>
                        <w:t>5</w:t>
                      </w:r>
                      <w:ins w:id="1006" w:author="SW 46/2019 - Petrović Milica" w:date="2023-08-17T21:14:00Z">
                        <w:r>
                          <w:fldChar w:fldCharType="end"/>
                        </w:r>
                        <w:r>
                          <w:t>.</w:t>
                        </w:r>
                        <w:r>
                          <w:fldChar w:fldCharType="begin"/>
                        </w:r>
                        <w:r>
                          <w:instrText xml:space="preserve"> SEQ Листинг \* ARABIC \s 1 </w:instrText>
                        </w:r>
                      </w:ins>
                      <w:r>
                        <w:fldChar w:fldCharType="separate"/>
                      </w:r>
                      <w:ins w:id="1007" w:author="SW 46/2019 - Petrović Milica" w:date="2023-08-17T21:14:00Z">
                        <w:r>
                          <w:rPr>
                            <w:noProof/>
                          </w:rPr>
                          <w:t>1</w:t>
                        </w:r>
                        <w:r>
                          <w:fldChar w:fldCharType="end"/>
                        </w:r>
                      </w:ins>
                      <w:bookmarkEnd w:id="1004"/>
                      <w:del w:id="1008"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4</w:delText>
                        </w:r>
                        <w:r w:rsidDel="00994F03">
                          <w:rPr>
                            <w:noProof/>
                          </w:rPr>
                          <w:fldChar w:fldCharType="end"/>
                        </w:r>
                      </w:del>
                      <w:bookmarkEnd w:id="1002"/>
                      <w:r>
                        <w:rPr>
                          <w:lang w:val="sr-Cyrl-RS"/>
                        </w:rPr>
                        <w:t xml:space="preserve"> Пример репозиторијума - </w:t>
                      </w:r>
                      <w:proofErr w:type="spellStart"/>
                      <w:r>
                        <w:t>DetectionTypeRepository</w:t>
                      </w:r>
                      <w:bookmarkEnd w:id="1003"/>
                      <w:proofErr w:type="spellEnd"/>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25824" behindDoc="0" locked="0" layoutInCell="1" allowOverlap="1" wp14:anchorId="62BDBA5D" wp14:editId="23A35EEC">
                <wp:simplePos x="0" y="0"/>
                <wp:positionH relativeFrom="margin">
                  <wp:align>center</wp:align>
                </wp:positionH>
                <wp:positionV relativeFrom="paragraph">
                  <wp:posOffset>227330</wp:posOffset>
                </wp:positionV>
                <wp:extent cx="5555615" cy="1404620"/>
                <wp:effectExtent l="0" t="0" r="26035" b="1841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5615" cy="1404620"/>
                        </a:xfrm>
                        <a:prstGeom prst="rect">
                          <a:avLst/>
                        </a:prstGeom>
                        <a:solidFill>
                          <a:srgbClr val="FFFFFF"/>
                        </a:solidFill>
                        <a:ln w="9525">
                          <a:solidFill>
                            <a:srgbClr val="000000"/>
                          </a:solidFill>
                          <a:miter lim="800000"/>
                          <a:headEnd/>
                          <a:tailEnd/>
                        </a:ln>
                      </wps:spPr>
                      <wps:txbx>
                        <w:txbxContent>
                          <w:p w14:paraId="0F00601C" w14:textId="77777777" w:rsidR="0003146D" w:rsidRPr="00B86CAB" w:rsidRDefault="0003146D"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DetectionTypeRepository</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033B3"/>
                                <w:szCs w:val="24"/>
                              </w:rPr>
                              <w:t xml:space="preserve">extends </w:t>
                            </w:r>
                            <w:proofErr w:type="spellStart"/>
                            <w:r w:rsidRPr="00B86CAB">
                              <w:rPr>
                                <w:rFonts w:ascii="Courier New" w:eastAsia="Times New Roman" w:hAnsi="Courier New" w:cs="Courier New"/>
                                <w:color w:val="000000"/>
                                <w:szCs w:val="24"/>
                              </w:rPr>
                              <w:t>JpaRepository</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getDetectionTypeByType</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getDetectionTypeById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getDetectionTypeByDetectionGroup</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DetectionTypeGroup</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DBA5D" id="_x0000_s1060" type="#_x0000_t202" style="position:absolute;margin-left:0;margin-top:17.9pt;width:437.45pt;height:110.6pt;z-index:251725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">
                <v:textbox style="mso-fit-shape-to-text:t">
                  <w:txbxContent>
                    <w:p w14:paraId="0F00601C" w14:textId="77777777" w:rsidR="0003146D" w:rsidRPr="00B86CAB" w:rsidRDefault="0003146D" w:rsidP="00D60FC3">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9E880D"/>
                          <w:szCs w:val="24"/>
                        </w:rPr>
                        <w:t>@Repository</w:t>
                      </w:r>
                      <w:r w:rsidRPr="00B86CAB">
                        <w:rPr>
                          <w:rFonts w:ascii="Courier New" w:eastAsia="Times New Roman" w:hAnsi="Courier New" w:cs="Courier New"/>
                          <w:color w:val="9E880D"/>
                          <w:szCs w:val="24"/>
                        </w:rPr>
                        <w:br/>
                      </w: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DetectionTypeRepository</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033B3"/>
                          <w:szCs w:val="24"/>
                        </w:rPr>
                        <w:t xml:space="preserve">extends </w:t>
                      </w:r>
                      <w:proofErr w:type="spellStart"/>
                      <w:r w:rsidRPr="00B86CAB">
                        <w:rPr>
                          <w:rFonts w:ascii="Courier New" w:eastAsia="Times New Roman" w:hAnsi="Courier New" w:cs="Courier New"/>
                          <w:color w:val="000000"/>
                          <w:szCs w:val="24"/>
                        </w:rPr>
                        <w:t>JpaRepository</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0000"/>
                          <w:szCs w:val="24"/>
                        </w:rPr>
                        <w:t>Long</w:t>
                      </w:r>
                      <w:r w:rsidRPr="00B86CAB">
                        <w:rPr>
                          <w:rFonts w:ascii="Courier New" w:eastAsia="Times New Roman" w:hAnsi="Courier New" w:cs="Courier New"/>
                          <w:color w:val="080808"/>
                          <w:szCs w:val="24"/>
                        </w:rPr>
                        <w:t>&gt; {</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getDetectionTypeByType</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type);</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getDetectionTypeById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Long </w:t>
                      </w:r>
                      <w:r w:rsidRPr="00B86CAB">
                        <w:rPr>
                          <w:rFonts w:ascii="Courier New" w:eastAsia="Times New Roman" w:hAnsi="Courier New" w:cs="Courier New"/>
                          <w:color w:val="080808"/>
                          <w:szCs w:val="24"/>
                        </w:rPr>
                        <w:t>id);</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DetectionType</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getDetectionTypeByDetectionGroup</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DetectionTypeGroup</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group);</w:t>
                      </w:r>
                      <w:r w:rsidRPr="00B86CAB">
                        <w:rPr>
                          <w:rFonts w:ascii="Courier New" w:eastAsia="Times New Roman" w:hAnsi="Courier New" w:cs="Courier New"/>
                          <w:color w:val="080808"/>
                          <w:szCs w:val="24"/>
                        </w:rPr>
                        <w:br/>
                        <w:t>}</w:t>
                      </w:r>
                    </w:p>
                  </w:txbxContent>
                </v:textbox>
                <w10:wrap type="square" anchorx="margin"/>
              </v:shape>
            </w:pict>
          </mc:Fallback>
        </mc:AlternateContent>
      </w:r>
    </w:p>
    <w:p w14:paraId="63DA3FE2" w14:textId="77777777" w:rsidR="004C1FE7" w:rsidRDefault="004C1FE7" w:rsidP="004C1FE7">
      <w:pPr>
        <w:rPr>
          <w:ins w:id="1009" w:author="SW 46/2019 - Petrović Milica" w:date="2023-08-17T20:54:00Z"/>
          <w:lang w:val="sr-Cyrl-RS"/>
        </w:rPr>
      </w:pPr>
    </w:p>
    <w:p w14:paraId="21C3AB2B" w14:textId="46486F15" w:rsidR="00EE0E46" w:rsidRPr="00D97B2C" w:rsidRDefault="008352E0" w:rsidP="004C1FE7">
      <w:pPr>
        <w:rPr>
          <w:lang w:val="sr-Cyrl-RS"/>
        </w:rPr>
        <w:pPrChange w:id="1010" w:author="SW 46/2019 - Petrović Milica" w:date="2023-08-17T20:54:00Z">
          <w:pPr/>
        </w:pPrChange>
      </w:pPr>
      <w:r w:rsidRPr="00D97B2C">
        <w:rPr>
          <w:lang w:val="sr-Cyrl-RS"/>
        </w:rPr>
        <w:t xml:space="preserve">Сервиси су смештени у </w:t>
      </w:r>
      <w:proofErr w:type="spellStart"/>
      <w:r w:rsidRPr="00D97B2C">
        <w:rPr>
          <w:i/>
          <w:lang w:val="sr-Cyrl-RS"/>
        </w:rPr>
        <w:t>service</w:t>
      </w:r>
      <w:proofErr w:type="spellEnd"/>
      <w:r w:rsidRPr="00D97B2C">
        <w:rPr>
          <w:i/>
          <w:lang w:val="sr-Cyrl-RS"/>
        </w:rPr>
        <w:t xml:space="preserve"> </w:t>
      </w:r>
      <w:r w:rsidRPr="00D97B2C">
        <w:rPr>
          <w:lang w:val="sr-Cyrl-RS"/>
        </w:rPr>
        <w:t xml:space="preserve">фолдеру. </w:t>
      </w:r>
      <w:r w:rsidR="00CA76B8" w:rsidRPr="00D97B2C">
        <w:rPr>
          <w:lang w:val="sr-Cyrl-RS"/>
        </w:rPr>
        <w:t>Сервиси су имплем</w:t>
      </w:r>
      <w:r w:rsidR="00636B26">
        <w:rPr>
          <w:lang w:val="sr-Cyrl-RS"/>
        </w:rPr>
        <w:t>е</w:t>
      </w:r>
      <w:r w:rsidR="00CA76B8" w:rsidRPr="00D97B2C">
        <w:rPr>
          <w:lang w:val="sr-Cyrl-RS"/>
        </w:rPr>
        <w:t>нтирани као интерф</w:t>
      </w:r>
      <w:r w:rsidR="00636B26">
        <w:rPr>
          <w:lang w:val="sr-Cyrl-RS"/>
        </w:rPr>
        <w:t>е</w:t>
      </w:r>
      <w:r w:rsidR="00CA76B8" w:rsidRPr="00D97B2C">
        <w:rPr>
          <w:lang w:val="sr-Cyrl-RS"/>
        </w:rPr>
        <w:t>јси кој</w:t>
      </w:r>
      <w:r w:rsidR="00E3480F" w:rsidRPr="00D97B2C">
        <w:rPr>
          <w:lang w:val="sr-Cyrl-RS"/>
        </w:rPr>
        <w:t>и имају своје импл</w:t>
      </w:r>
      <w:r w:rsidR="00636B26">
        <w:rPr>
          <w:lang w:val="sr-Cyrl-RS"/>
        </w:rPr>
        <w:t>е</w:t>
      </w:r>
      <w:r w:rsidR="00E3480F" w:rsidRPr="00D97B2C">
        <w:rPr>
          <w:lang w:val="sr-Cyrl-RS"/>
        </w:rPr>
        <w:t xml:space="preserve">ментације. </w:t>
      </w:r>
      <w:r w:rsidRPr="00D97B2C">
        <w:rPr>
          <w:lang w:val="sr-Cyrl-RS"/>
        </w:rPr>
        <w:t xml:space="preserve">У класама сервиса је имплементирана пословна логика система. </w:t>
      </w:r>
      <w:r w:rsidR="00E3480F" w:rsidRPr="00D97B2C">
        <w:rPr>
          <w:lang w:val="sr-Cyrl-RS"/>
        </w:rPr>
        <w:t>Сервиси који постоје у апликацији су:</w:t>
      </w:r>
    </w:p>
    <w:p w14:paraId="6A8A4AC3" w14:textId="77777777" w:rsidR="00E3480F" w:rsidRPr="00D97B2C" w:rsidRDefault="00576138" w:rsidP="000F6624">
      <w:pPr>
        <w:pStyle w:val="osnovnitekst"/>
        <w:numPr>
          <w:ilvl w:val="0"/>
          <w:numId w:val="23"/>
        </w:numPr>
        <w:rPr>
          <w:lang w:val="sr-Cyrl-RS"/>
        </w:rPr>
      </w:pPr>
      <w:proofErr w:type="spellStart"/>
      <w:r w:rsidRPr="00D97B2C">
        <w:rPr>
          <w:lang w:val="sr-Cyrl-RS"/>
        </w:rPr>
        <w:t>UserService</w:t>
      </w:r>
      <w:proofErr w:type="spellEnd"/>
    </w:p>
    <w:p w14:paraId="5663193E" w14:textId="77777777" w:rsidR="00576138" w:rsidRPr="00D97B2C" w:rsidRDefault="007458CA" w:rsidP="000F6624">
      <w:pPr>
        <w:pStyle w:val="osnovnitekst"/>
        <w:numPr>
          <w:ilvl w:val="0"/>
          <w:numId w:val="23"/>
        </w:numPr>
        <w:rPr>
          <w:lang w:val="sr-Cyrl-RS"/>
        </w:rPr>
      </w:pPr>
      <w:proofErr w:type="spellStart"/>
      <w:r w:rsidRPr="00D97B2C">
        <w:rPr>
          <w:lang w:val="sr-Cyrl-RS"/>
        </w:rPr>
        <w:t>QuestionService</w:t>
      </w:r>
      <w:proofErr w:type="spellEnd"/>
    </w:p>
    <w:p w14:paraId="32CC49C6" w14:textId="77777777" w:rsidR="007458CA" w:rsidRPr="00D97B2C" w:rsidRDefault="007458CA" w:rsidP="000F6624">
      <w:pPr>
        <w:pStyle w:val="osnovnitekst"/>
        <w:numPr>
          <w:ilvl w:val="0"/>
          <w:numId w:val="23"/>
        </w:numPr>
        <w:rPr>
          <w:lang w:val="sr-Cyrl-RS"/>
        </w:rPr>
      </w:pPr>
      <w:proofErr w:type="spellStart"/>
      <w:r w:rsidRPr="00D97B2C">
        <w:rPr>
          <w:lang w:val="sr-Cyrl-RS"/>
        </w:rPr>
        <w:t>AnswerService</w:t>
      </w:r>
      <w:proofErr w:type="spellEnd"/>
    </w:p>
    <w:p w14:paraId="6236FA22" w14:textId="77777777" w:rsidR="007458CA" w:rsidRPr="00D97B2C" w:rsidRDefault="004C12D9" w:rsidP="000F6624">
      <w:pPr>
        <w:pStyle w:val="osnovnitekst"/>
        <w:numPr>
          <w:ilvl w:val="0"/>
          <w:numId w:val="23"/>
        </w:numPr>
        <w:rPr>
          <w:lang w:val="sr-Cyrl-RS"/>
        </w:rPr>
      </w:pPr>
      <w:proofErr w:type="spellStart"/>
      <w:r w:rsidRPr="00D97B2C">
        <w:rPr>
          <w:lang w:val="sr-Cyrl-RS"/>
        </w:rPr>
        <w:t>ResultService</w:t>
      </w:r>
      <w:proofErr w:type="spellEnd"/>
    </w:p>
    <w:p w14:paraId="7226D5F2" w14:textId="77777777" w:rsidR="004C12D9" w:rsidRPr="00D97B2C" w:rsidRDefault="004C12D9" w:rsidP="000F6624">
      <w:pPr>
        <w:pStyle w:val="osnovnitekst"/>
        <w:numPr>
          <w:ilvl w:val="0"/>
          <w:numId w:val="23"/>
        </w:numPr>
        <w:rPr>
          <w:lang w:val="sr-Cyrl-RS"/>
        </w:rPr>
      </w:pPr>
      <w:proofErr w:type="spellStart"/>
      <w:r w:rsidRPr="00D97B2C">
        <w:rPr>
          <w:lang w:val="sr-Cyrl-RS"/>
        </w:rPr>
        <w:t>DetectionTypeService</w:t>
      </w:r>
      <w:proofErr w:type="spellEnd"/>
    </w:p>
    <w:p w14:paraId="56EA9ED2" w14:textId="77777777" w:rsidR="004C12D9" w:rsidRPr="00D97B2C" w:rsidRDefault="00531110" w:rsidP="000F6624">
      <w:pPr>
        <w:pStyle w:val="osnovnitekst"/>
        <w:numPr>
          <w:ilvl w:val="0"/>
          <w:numId w:val="23"/>
        </w:numPr>
        <w:rPr>
          <w:lang w:val="sr-Cyrl-RS"/>
        </w:rPr>
      </w:pPr>
      <w:proofErr w:type="spellStart"/>
      <w:r w:rsidRPr="00D97B2C">
        <w:rPr>
          <w:lang w:val="sr-Cyrl-RS"/>
        </w:rPr>
        <w:t>DiagnosticService</w:t>
      </w:r>
      <w:proofErr w:type="spellEnd"/>
    </w:p>
    <w:p w14:paraId="01DBCC83" w14:textId="77777777" w:rsidR="00531110" w:rsidRPr="00D97B2C" w:rsidRDefault="00531110" w:rsidP="000F6624">
      <w:pPr>
        <w:pStyle w:val="osnovnitekst"/>
        <w:numPr>
          <w:ilvl w:val="0"/>
          <w:numId w:val="23"/>
        </w:numPr>
        <w:rPr>
          <w:lang w:val="sr-Cyrl-RS"/>
        </w:rPr>
      </w:pPr>
      <w:proofErr w:type="spellStart"/>
      <w:r w:rsidRPr="00D97B2C">
        <w:rPr>
          <w:lang w:val="sr-Cyrl-RS"/>
        </w:rPr>
        <w:t>DiagnosticTemplateService</w:t>
      </w:r>
      <w:proofErr w:type="spellEnd"/>
    </w:p>
    <w:p w14:paraId="6841787B" w14:textId="77777777" w:rsidR="00531110" w:rsidRPr="00D97B2C" w:rsidRDefault="00531110" w:rsidP="000F6624">
      <w:pPr>
        <w:pStyle w:val="osnovnitekst"/>
        <w:numPr>
          <w:ilvl w:val="0"/>
          <w:numId w:val="23"/>
        </w:numPr>
        <w:rPr>
          <w:lang w:val="sr-Cyrl-RS"/>
        </w:rPr>
      </w:pPr>
      <w:proofErr w:type="spellStart"/>
      <w:r w:rsidRPr="00D97B2C">
        <w:rPr>
          <w:lang w:val="sr-Cyrl-RS"/>
        </w:rPr>
        <w:t>PsychologistTemplateService</w:t>
      </w:r>
      <w:proofErr w:type="spellEnd"/>
    </w:p>
    <w:p w14:paraId="32B7FE0C" w14:textId="77777777" w:rsidR="00531110" w:rsidRPr="00D97B2C" w:rsidRDefault="00531110" w:rsidP="000F6624">
      <w:pPr>
        <w:pStyle w:val="osnovnitekst"/>
        <w:numPr>
          <w:ilvl w:val="0"/>
          <w:numId w:val="23"/>
        </w:numPr>
        <w:rPr>
          <w:lang w:val="sr-Cyrl-RS"/>
        </w:rPr>
      </w:pPr>
      <w:proofErr w:type="spellStart"/>
      <w:r w:rsidRPr="00D97B2C">
        <w:rPr>
          <w:lang w:val="sr-Cyrl-RS"/>
        </w:rPr>
        <w:t>ResultService</w:t>
      </w:r>
      <w:proofErr w:type="spellEnd"/>
    </w:p>
    <w:p w14:paraId="5799EA66" w14:textId="77777777" w:rsidR="002870F6" w:rsidRPr="00D97B2C" w:rsidRDefault="002870F6" w:rsidP="002870F6">
      <w:pPr>
        <w:pStyle w:val="osnovnitekst"/>
        <w:rPr>
          <w:lang w:val="sr-Cyrl-RS"/>
        </w:rPr>
      </w:pPr>
    </w:p>
    <w:p w14:paraId="46C2354E" w14:textId="4E17A7DB" w:rsidR="002870F6" w:rsidRPr="00016DF8" w:rsidRDefault="002870F6" w:rsidP="002870F6">
      <w:pPr>
        <w:pStyle w:val="osnovnitekst"/>
        <w:rPr>
          <w:rPrChange w:id="1011" w:author="SW 46/2019 - Petrović Milica" w:date="2023-08-17T20:40:00Z">
            <w:rPr>
              <w:lang w:val="sr-Cyrl-RS"/>
            </w:rPr>
          </w:rPrChange>
        </w:rPr>
      </w:pPr>
      <w:r w:rsidRPr="00D97B2C">
        <w:rPr>
          <w:noProof/>
          <w:lang w:val="sr-Cyrl-RS"/>
        </w:rPr>
        <mc:AlternateContent>
          <mc:Choice Requires="wps">
            <w:drawing>
              <wp:anchor distT="0" distB="0" distL="114300" distR="114300" simplePos="0" relativeHeight="251731968" behindDoc="0" locked="0" layoutInCell="1" allowOverlap="1" wp14:anchorId="4D7D551B" wp14:editId="5C36D0B0">
                <wp:simplePos x="0" y="0"/>
                <wp:positionH relativeFrom="margin">
                  <wp:align>left</wp:align>
                </wp:positionH>
                <wp:positionV relativeFrom="paragraph">
                  <wp:posOffset>2069042</wp:posOffset>
                </wp:positionV>
                <wp:extent cx="5921375" cy="635"/>
                <wp:effectExtent l="0" t="0" r="3175" b="0"/>
                <wp:wrapSquare wrapText="bothSides"/>
                <wp:docPr id="18" name="Text Box 18"/>
                <wp:cNvGraphicFramePr/>
                <a:graphic xmlns:a="http://schemas.openxmlformats.org/drawingml/2006/main">
                  <a:graphicData uri="http://schemas.microsoft.com/office/word/2010/wordprocessingShape">
                    <wps:wsp>
                      <wps:cNvSpPr txBox="1"/>
                      <wps:spPr>
                        <a:xfrm>
                          <a:off x="0" y="0"/>
                          <a:ext cx="5921375" cy="635"/>
                        </a:xfrm>
                        <a:prstGeom prst="rect">
                          <a:avLst/>
                        </a:prstGeom>
                        <a:solidFill>
                          <a:prstClr val="white"/>
                        </a:solidFill>
                        <a:ln>
                          <a:noFill/>
                        </a:ln>
                      </wps:spPr>
                      <wps:txbx>
                        <w:txbxContent>
                          <w:p w14:paraId="1F19527F" w14:textId="0BC3C59C" w:rsidR="0003146D" w:rsidRPr="006930F6" w:rsidRDefault="0003146D">
                            <w:pPr>
                              <w:pStyle w:val="Caption"/>
                              <w:jc w:val="center"/>
                              <w:rPr>
                                <w:noProof/>
                                <w:lang w:val="sr-Cyrl-RS"/>
                              </w:rPr>
                              <w:pPrChange w:id="1012" w:author="SW 46/2019 - Petrović Milica" w:date="2023-08-14T20:34:00Z">
                                <w:pPr>
                                  <w:pStyle w:val="Caption"/>
                                </w:pPr>
                              </w:pPrChange>
                            </w:pPr>
                            <w:bookmarkStart w:id="1013" w:name="_Ref141457856"/>
                            <w:bookmarkStart w:id="1014" w:name="_Ref143197270"/>
                            <w:proofErr w:type="spellStart"/>
                            <w:r>
                              <w:t>Листинг</w:t>
                            </w:r>
                            <w:proofErr w:type="spellEnd"/>
                            <w:r>
                              <w:t xml:space="preserve"> </w:t>
                            </w:r>
                            <w:ins w:id="1015" w:author="SW 46/2019 - Petrović Milica" w:date="2023-08-17T21:14:00Z">
                              <w:r>
                                <w:fldChar w:fldCharType="begin"/>
                              </w:r>
                              <w:r>
                                <w:instrText xml:space="preserve"> STYLEREF 1 \s </w:instrText>
                              </w:r>
                            </w:ins>
                            <w:r>
                              <w:fldChar w:fldCharType="separate"/>
                            </w:r>
                            <w:r>
                              <w:rPr>
                                <w:noProof/>
                              </w:rPr>
                              <w:t>5</w:t>
                            </w:r>
                            <w:ins w:id="1016" w:author="SW 46/2019 - Petrović Milica" w:date="2023-08-17T21:14:00Z">
                              <w:r>
                                <w:fldChar w:fldCharType="end"/>
                              </w:r>
                              <w:r>
                                <w:t>.</w:t>
                              </w:r>
                              <w:r>
                                <w:fldChar w:fldCharType="begin"/>
                              </w:r>
                              <w:r>
                                <w:instrText xml:space="preserve"> SEQ Листинг \* ARABIC \s 1 </w:instrText>
                              </w:r>
                            </w:ins>
                            <w:r>
                              <w:fldChar w:fldCharType="separate"/>
                            </w:r>
                            <w:ins w:id="1017" w:author="SW 46/2019 - Petrović Milica" w:date="2023-08-17T21:14:00Z">
                              <w:r>
                                <w:rPr>
                                  <w:noProof/>
                                </w:rPr>
                                <w:t>2</w:t>
                              </w:r>
                              <w:r>
                                <w:fldChar w:fldCharType="end"/>
                              </w:r>
                            </w:ins>
                            <w:bookmarkEnd w:id="1014"/>
                            <w:del w:id="1018"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5</w:delText>
                              </w:r>
                              <w:r w:rsidDel="00994F03">
                                <w:rPr>
                                  <w:noProof/>
                                </w:rPr>
                                <w:fldChar w:fldCharType="end"/>
                              </w:r>
                            </w:del>
                            <w:bookmarkEnd w:id="1013"/>
                            <w:r>
                              <w:rPr>
                                <w:lang w:val="sr-Cyrl-RS"/>
                              </w:rPr>
                              <w:t xml:space="preserve"> Пример сервиса - </w:t>
                            </w:r>
                            <w:r>
                              <w:t>Diagnostic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D551B" id="Text Box 18" o:spid="_x0000_s1061" type="#_x0000_t202" style="position:absolute;left:0;text-align:left;margin-left:0;margin-top:162.9pt;width:466.25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" stroked="f">
                <v:textbox style="mso-fit-shape-to-text:t" inset="0,0,0,0">
                  <w:txbxContent>
                    <w:p w14:paraId="1F19527F" w14:textId="0BC3C59C" w:rsidR="0003146D" w:rsidRPr="006930F6" w:rsidRDefault="0003146D">
                      <w:pPr>
                        <w:pStyle w:val="Caption"/>
                        <w:jc w:val="center"/>
                        <w:rPr>
                          <w:noProof/>
                          <w:lang w:val="sr-Cyrl-RS"/>
                        </w:rPr>
                        <w:pPrChange w:id="1019" w:author="SW 46/2019 - Petrović Milica" w:date="2023-08-14T20:34:00Z">
                          <w:pPr>
                            <w:pStyle w:val="Caption"/>
                          </w:pPr>
                        </w:pPrChange>
                      </w:pPr>
                      <w:bookmarkStart w:id="1020" w:name="_Ref141457856"/>
                      <w:bookmarkStart w:id="1021" w:name="_Ref143197270"/>
                      <w:proofErr w:type="spellStart"/>
                      <w:r>
                        <w:t>Листинг</w:t>
                      </w:r>
                      <w:proofErr w:type="spellEnd"/>
                      <w:r>
                        <w:t xml:space="preserve"> </w:t>
                      </w:r>
                      <w:ins w:id="1022" w:author="SW 46/2019 - Petrović Milica" w:date="2023-08-17T21:14:00Z">
                        <w:r>
                          <w:fldChar w:fldCharType="begin"/>
                        </w:r>
                        <w:r>
                          <w:instrText xml:space="preserve"> STYLEREF 1 \s </w:instrText>
                        </w:r>
                      </w:ins>
                      <w:r>
                        <w:fldChar w:fldCharType="separate"/>
                      </w:r>
                      <w:r>
                        <w:rPr>
                          <w:noProof/>
                        </w:rPr>
                        <w:t>5</w:t>
                      </w:r>
                      <w:ins w:id="1023" w:author="SW 46/2019 - Petrović Milica" w:date="2023-08-17T21:14:00Z">
                        <w:r>
                          <w:fldChar w:fldCharType="end"/>
                        </w:r>
                        <w:r>
                          <w:t>.</w:t>
                        </w:r>
                        <w:r>
                          <w:fldChar w:fldCharType="begin"/>
                        </w:r>
                        <w:r>
                          <w:instrText xml:space="preserve"> SEQ Листинг \* ARABIC \s 1 </w:instrText>
                        </w:r>
                      </w:ins>
                      <w:r>
                        <w:fldChar w:fldCharType="separate"/>
                      </w:r>
                      <w:ins w:id="1024" w:author="SW 46/2019 - Petrović Milica" w:date="2023-08-17T21:14:00Z">
                        <w:r>
                          <w:rPr>
                            <w:noProof/>
                          </w:rPr>
                          <w:t>2</w:t>
                        </w:r>
                        <w:r>
                          <w:fldChar w:fldCharType="end"/>
                        </w:r>
                      </w:ins>
                      <w:bookmarkEnd w:id="1021"/>
                      <w:del w:id="1025"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5</w:delText>
                        </w:r>
                        <w:r w:rsidDel="00994F03">
                          <w:rPr>
                            <w:noProof/>
                          </w:rPr>
                          <w:fldChar w:fldCharType="end"/>
                        </w:r>
                      </w:del>
                      <w:bookmarkEnd w:id="1020"/>
                      <w:r>
                        <w:rPr>
                          <w:lang w:val="sr-Cyrl-RS"/>
                        </w:rPr>
                        <w:t xml:space="preserve"> Пример сервиса - </w:t>
                      </w:r>
                      <w:r>
                        <w:t>Diagnostic service</w:t>
                      </w:r>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29920" behindDoc="0" locked="0" layoutInCell="1" allowOverlap="1" wp14:anchorId="3DF0CEA6" wp14:editId="5A34808F">
                <wp:simplePos x="0" y="0"/>
                <wp:positionH relativeFrom="margin">
                  <wp:align>right</wp:align>
                </wp:positionH>
                <wp:positionV relativeFrom="paragraph">
                  <wp:posOffset>250614</wp:posOffset>
                </wp:positionV>
                <wp:extent cx="5921375" cy="1718310"/>
                <wp:effectExtent l="0" t="0" r="22225"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718310"/>
                        </a:xfrm>
                        <a:prstGeom prst="rect">
                          <a:avLst/>
                        </a:prstGeom>
                        <a:solidFill>
                          <a:srgbClr val="FFFFFF"/>
                        </a:solidFill>
                        <a:ln w="9525">
                          <a:solidFill>
                            <a:srgbClr val="000000"/>
                          </a:solidFill>
                          <a:miter lim="800000"/>
                          <a:headEnd/>
                          <a:tailEnd/>
                        </a:ln>
                      </wps:spPr>
                      <wps:txbx>
                        <w:txbxContent>
                          <w:p w14:paraId="7AE62F82" w14:textId="77777777" w:rsidR="0003146D" w:rsidRPr="00B86CAB" w:rsidRDefault="0003146D"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DiagnosticService</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ArrayList</w:t>
                            </w:r>
                            <w:proofErr w:type="spellEnd"/>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proofErr w:type="spellStart"/>
                            <w:proofErr w:type="gramStart"/>
                            <w:r w:rsidRPr="00B86CAB">
                              <w:rPr>
                                <w:rFonts w:ascii="Courier New" w:eastAsia="Times New Roman" w:hAnsi="Courier New" w:cs="Courier New"/>
                                <w:color w:val="00627A"/>
                                <w:szCs w:val="24"/>
                              </w:rPr>
                              <w:t>getAllSymptoms</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ResultDTO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getDiagnostics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AnswerDTO</w:t>
                            </w:r>
                            <w:proofErr w:type="spellEnd"/>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loggedInUser</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DepressionMarkDTO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getResultForDepressionMark</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userEmail</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0627A"/>
                                <w:szCs w:val="24"/>
                              </w:rPr>
                              <w:t>makeNewRules</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RuleDTO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80808"/>
                                <w:szCs w:val="24"/>
                              </w:rPr>
                              <w:t>ruleDTO</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proofErr w:type="spellStart"/>
                            <w:r w:rsidRPr="00B86CAB">
                              <w:rPr>
                                <w:rFonts w:ascii="Courier New" w:eastAsia="Times New Roman" w:hAnsi="Courier New" w:cs="Courier New"/>
                                <w:color w:val="00627A"/>
                                <w:szCs w:val="24"/>
                              </w:rPr>
                              <w:t>addTemplateRules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TemplateParamDTO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80808"/>
                                <w:szCs w:val="24"/>
                              </w:rPr>
                              <w:t>templateParamDTOs</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14:paraId="6BB980F0"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0CEA6" id="_x0000_s1062" type="#_x0000_t202" style="position:absolute;left:0;text-align:left;margin-left:415.05pt;margin-top:19.75pt;width:466.25pt;height:135.3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">
                <v:textbox>
                  <w:txbxContent>
                    <w:p w14:paraId="7AE62F82" w14:textId="77777777" w:rsidR="0003146D" w:rsidRPr="00B86CAB" w:rsidRDefault="0003146D" w:rsidP="00BD556D">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public interface </w:t>
                      </w:r>
                      <w:proofErr w:type="spellStart"/>
                      <w:r w:rsidRPr="00B86CAB">
                        <w:rPr>
                          <w:rFonts w:ascii="Courier New" w:eastAsia="Times New Roman" w:hAnsi="Courier New" w:cs="Courier New"/>
                          <w:color w:val="000000"/>
                          <w:szCs w:val="24"/>
                        </w:rPr>
                        <w:t>DiagnosticService</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ArrayList</w:t>
                      </w:r>
                      <w:proofErr w:type="spellEnd"/>
                      <w:r w:rsidRPr="00B86CAB">
                        <w:rPr>
                          <w:rFonts w:ascii="Courier New" w:eastAsia="Times New Roman" w:hAnsi="Courier New" w:cs="Courier New"/>
                          <w:color w:val="080808"/>
                          <w:szCs w:val="24"/>
                        </w:rPr>
                        <w:t>&lt;</w:t>
                      </w:r>
                      <w:r w:rsidRPr="00B86CAB">
                        <w:rPr>
                          <w:rFonts w:ascii="Courier New" w:eastAsia="Times New Roman" w:hAnsi="Courier New" w:cs="Courier New"/>
                          <w:color w:val="000000"/>
                          <w:szCs w:val="24"/>
                        </w:rPr>
                        <w:t>String</w:t>
                      </w:r>
                      <w:r w:rsidRPr="00B86CAB">
                        <w:rPr>
                          <w:rFonts w:ascii="Courier New" w:eastAsia="Times New Roman" w:hAnsi="Courier New" w:cs="Courier New"/>
                          <w:color w:val="080808"/>
                          <w:szCs w:val="24"/>
                        </w:rPr>
                        <w:t xml:space="preserve">&gt; </w:t>
                      </w:r>
                      <w:proofErr w:type="spellStart"/>
                      <w:proofErr w:type="gramStart"/>
                      <w:r w:rsidRPr="00B86CAB">
                        <w:rPr>
                          <w:rFonts w:ascii="Courier New" w:eastAsia="Times New Roman" w:hAnsi="Courier New" w:cs="Courier New"/>
                          <w:color w:val="00627A"/>
                          <w:szCs w:val="24"/>
                        </w:rPr>
                        <w:t>getAllSymptoms</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00000"/>
                          <w:szCs w:val="24"/>
                        </w:rPr>
                        <w:t xml:space="preserve">String </w:t>
                      </w:r>
                      <w:r w:rsidRPr="00B86CAB">
                        <w:rPr>
                          <w:rFonts w:ascii="Courier New" w:eastAsia="Times New Roman" w:hAnsi="Courier New" w:cs="Courier New"/>
                          <w:color w:val="080808"/>
                          <w:szCs w:val="24"/>
                        </w:rPr>
                        <w:t>diagnostic);</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ResultDTO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627A"/>
                          <w:szCs w:val="24"/>
                        </w:rPr>
                        <w:t>getDiagnostics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AnswerDTO</w:t>
                      </w:r>
                      <w:proofErr w:type="spellEnd"/>
                      <w:r w:rsidRPr="00B86CAB">
                        <w:rPr>
                          <w:rFonts w:ascii="Courier New" w:eastAsia="Times New Roman" w:hAnsi="Courier New" w:cs="Courier New"/>
                          <w:color w:val="080808"/>
                          <w:szCs w:val="24"/>
                        </w:rPr>
                        <w:t xml:space="preserve">&gt; answers,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loggedInUser</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DepressionMarkDTO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0627A"/>
                          <w:szCs w:val="24"/>
                        </w:rPr>
                        <w:t>getResultForDepressionMark</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80808"/>
                          <w:szCs w:val="24"/>
                        </w:rPr>
                        <w:t>userEmail</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0000"/>
                          <w:szCs w:val="24"/>
                        </w:rPr>
                        <w:t xml:space="preserve">String </w:t>
                      </w:r>
                      <w:proofErr w:type="spellStart"/>
                      <w:r w:rsidRPr="00B86CAB">
                        <w:rPr>
                          <w:rFonts w:ascii="Courier New" w:eastAsia="Times New Roman" w:hAnsi="Courier New" w:cs="Courier New"/>
                          <w:color w:val="00627A"/>
                          <w:szCs w:val="24"/>
                        </w:rPr>
                        <w:t>makeNewRules</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RuleDTO</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80808"/>
                          <w:szCs w:val="24"/>
                        </w:rPr>
                        <w:t>ruleDTO</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void </w:t>
                      </w:r>
                      <w:proofErr w:type="spellStart"/>
                      <w:r w:rsidRPr="00B86CAB">
                        <w:rPr>
                          <w:rFonts w:ascii="Courier New" w:eastAsia="Times New Roman" w:hAnsi="Courier New" w:cs="Courier New"/>
                          <w:color w:val="00627A"/>
                          <w:szCs w:val="24"/>
                        </w:rPr>
                        <w:t>addTemplateRules</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List</w:t>
                      </w:r>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0000"/>
                          <w:szCs w:val="24"/>
                        </w:rPr>
                        <w:t>TemplateParamDTO</w:t>
                      </w:r>
                      <w:proofErr w:type="spellEnd"/>
                      <w:r w:rsidRPr="00B86CAB">
                        <w:rPr>
                          <w:rFonts w:ascii="Courier New" w:eastAsia="Times New Roman" w:hAnsi="Courier New" w:cs="Courier New"/>
                          <w:color w:val="080808"/>
                          <w:szCs w:val="24"/>
                        </w:rPr>
                        <w:t xml:space="preserve">&gt; </w:t>
                      </w:r>
                      <w:proofErr w:type="spellStart"/>
                      <w:r w:rsidRPr="00B86CAB">
                        <w:rPr>
                          <w:rFonts w:ascii="Courier New" w:eastAsia="Times New Roman" w:hAnsi="Courier New" w:cs="Courier New"/>
                          <w:color w:val="080808"/>
                          <w:szCs w:val="24"/>
                        </w:rPr>
                        <w:t>templateParamDTOs</w:t>
                      </w:r>
                      <w:proofErr w:type="spellEnd"/>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033B3"/>
                          <w:szCs w:val="24"/>
                        </w:rPr>
                        <w:t xml:space="preserve">throws </w:t>
                      </w:r>
                      <w:proofErr w:type="spellStart"/>
                      <w:r w:rsidRPr="00B86CAB">
                        <w:rPr>
                          <w:rFonts w:ascii="Courier New" w:eastAsia="Times New Roman" w:hAnsi="Courier New" w:cs="Courier New"/>
                          <w:color w:val="000000"/>
                          <w:szCs w:val="24"/>
                        </w:rPr>
                        <w:t>IOException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p w14:paraId="6BB980F0" w14:textId="77777777" w:rsidR="0003146D" w:rsidRDefault="0003146D"/>
                  </w:txbxContent>
                </v:textbox>
                <w10:wrap type="square" anchorx="margin"/>
              </v:shape>
            </w:pict>
          </mc:Fallback>
        </mc:AlternateContent>
      </w:r>
      <w:r w:rsidRPr="00D97B2C">
        <w:rPr>
          <w:lang w:val="sr-Cyrl-RS"/>
        </w:rPr>
        <w:t>Пример интерфејса једног од сервиса дат је на</w:t>
      </w:r>
      <w:ins w:id="1026" w:author="SW 46/2019 - Petrović Milica" w:date="2023-08-17T20:40:00Z">
        <w:r w:rsidR="00016DF8">
          <w:t xml:space="preserve"> </w:t>
        </w:r>
        <w:r w:rsidR="00016DF8">
          <w:fldChar w:fldCharType="begin"/>
        </w:r>
        <w:r w:rsidR="00016DF8">
          <w:instrText xml:space="preserve"> REF _Ref143197270 \h </w:instrText>
        </w:r>
      </w:ins>
      <w:r w:rsidR="00016DF8">
        <w:fldChar w:fldCharType="separate"/>
      </w:r>
      <w:proofErr w:type="spellStart"/>
      <w:ins w:id="1027" w:author="SW 46/2019 - Petrović Milica" w:date="2023-08-17T20:40:00Z">
        <w:r w:rsidR="00016DF8">
          <w:t>Листинг</w:t>
        </w:r>
        <w:proofErr w:type="spellEnd"/>
        <w:r w:rsidR="00016DF8">
          <w:t xml:space="preserve"> </w:t>
        </w:r>
        <w:r w:rsidR="00016DF8">
          <w:rPr>
            <w:noProof/>
          </w:rPr>
          <w:t>5</w:t>
        </w:r>
        <w:r w:rsidR="00016DF8">
          <w:t>.</w:t>
        </w:r>
        <w:r w:rsidR="00016DF8">
          <w:rPr>
            <w:noProof/>
          </w:rPr>
          <w:t>2</w:t>
        </w:r>
        <w:r w:rsidR="00016DF8">
          <w:fldChar w:fldCharType="end"/>
        </w:r>
      </w:ins>
      <w:del w:id="1028" w:author="SW 46/2019 - Petrović Milica" w:date="2023-08-17T20:40:00Z">
        <w:r w:rsidRPr="00D97B2C" w:rsidDel="00016DF8">
          <w:rPr>
            <w:lang w:val="sr-Cyrl-RS"/>
          </w:rPr>
          <w:delText xml:space="preserve"> </w:delText>
        </w:r>
        <w:r w:rsidRPr="00D97B2C" w:rsidDel="00016DF8">
          <w:rPr>
            <w:lang w:val="sr-Cyrl-RS"/>
          </w:rPr>
          <w:fldChar w:fldCharType="begin"/>
        </w:r>
        <w:r w:rsidRPr="00D97B2C" w:rsidDel="00016DF8">
          <w:rPr>
            <w:lang w:val="sr-Cyrl-RS"/>
          </w:rPr>
          <w:delInstrText xml:space="preserve"> REF _Ref141457856 \h </w:delInstrText>
        </w:r>
        <w:r w:rsidRPr="00D97B2C" w:rsidDel="00016DF8">
          <w:rPr>
            <w:lang w:val="sr-Cyrl-RS"/>
          </w:rPr>
        </w:r>
        <w:r w:rsidRPr="00D97B2C" w:rsidDel="00016DF8">
          <w:rPr>
            <w:lang w:val="sr-Cyrl-RS"/>
          </w:rPr>
          <w:fldChar w:fldCharType="separate"/>
        </w:r>
        <w:r w:rsidRPr="00D97B2C" w:rsidDel="00016DF8">
          <w:rPr>
            <w:lang w:val="sr-Cyrl-RS"/>
          </w:rPr>
          <w:delText xml:space="preserve">Листинг </w:delText>
        </w:r>
        <w:r w:rsidRPr="00D97B2C" w:rsidDel="00016DF8">
          <w:rPr>
            <w:noProof/>
            <w:lang w:val="sr-Cyrl-RS"/>
          </w:rPr>
          <w:delText>5</w:delText>
        </w:r>
        <w:r w:rsidRPr="00D97B2C" w:rsidDel="00016DF8">
          <w:rPr>
            <w:lang w:val="sr-Cyrl-RS"/>
          </w:rPr>
          <w:fldChar w:fldCharType="end"/>
        </w:r>
      </w:del>
      <w:r w:rsidRPr="00D97B2C">
        <w:rPr>
          <w:lang w:val="sr-Cyrl-RS"/>
        </w:rPr>
        <w:t>.</w:t>
      </w:r>
    </w:p>
    <w:p w14:paraId="2383BA8B" w14:textId="05899D4E" w:rsidR="004C1FE7" w:rsidRDefault="004C1FE7">
      <w:pPr>
        <w:rPr>
          <w:ins w:id="1029" w:author="SW 46/2019 - Petrović Milica" w:date="2023-08-17T20:54:00Z"/>
          <w:lang w:val="sr-Cyrl-RS"/>
        </w:rPr>
      </w:pPr>
      <w:ins w:id="1030" w:author="SW 46/2019 - Petrović Milica" w:date="2023-08-17T20:54:00Z">
        <w:r>
          <w:rPr>
            <w:lang w:val="sr-Cyrl-RS"/>
          </w:rPr>
          <w:br w:type="page"/>
        </w:r>
      </w:ins>
    </w:p>
    <w:p w14:paraId="0B646FAA" w14:textId="271C7452" w:rsidR="00CA76AE" w:rsidRPr="00D97B2C" w:rsidDel="004C1FE7" w:rsidRDefault="00CA76AE" w:rsidP="00CA76AE">
      <w:pPr>
        <w:pStyle w:val="osnovnitekst"/>
        <w:rPr>
          <w:del w:id="1031" w:author="SW 46/2019 - Petrović Milica" w:date="2023-08-17T20:54:00Z"/>
          <w:lang w:val="sr-Cyrl-RS"/>
        </w:rPr>
      </w:pPr>
    </w:p>
    <w:p w14:paraId="0F982BBC" w14:textId="77777777" w:rsidR="004464C3" w:rsidRPr="00D97B2C" w:rsidRDefault="009C241C" w:rsidP="00BD7276">
      <w:pPr>
        <w:pStyle w:val="osnovnitekst"/>
        <w:rPr>
          <w:lang w:val="sr-Cyrl-RS"/>
        </w:rPr>
        <w:pPrChange w:id="1032" w:author="SW 46/2019 - Petrović Milica" w:date="2023-08-17T20:41:00Z">
          <w:pPr>
            <w:shd w:val="clear" w:color="auto" w:fill="FFFFFF"/>
          </w:pPr>
        </w:pPrChange>
      </w:pPr>
      <w:r w:rsidRPr="00D97B2C">
        <w:rPr>
          <w:lang w:val="sr-Cyrl-RS"/>
        </w:rPr>
        <w:t xml:space="preserve">Клијентска и серверска апликација </w:t>
      </w:r>
      <w:r w:rsidR="00435FC1" w:rsidRPr="00D97B2C">
        <w:rPr>
          <w:lang w:val="sr-Cyrl-RS"/>
        </w:rPr>
        <w:t xml:space="preserve">комуницирају тако што клијентски део шаље захтеве серверу, а сервер одговара на добијене захтеве. </w:t>
      </w:r>
      <w:r w:rsidR="00A84A02" w:rsidRPr="00D97B2C">
        <w:rPr>
          <w:lang w:val="sr-Cyrl-RS"/>
        </w:rPr>
        <w:t xml:space="preserve">Захтеви клијентске апликације покрећу функције које су смештене у класама које су анотиране </w:t>
      </w:r>
      <w:r w:rsidR="00A84A02" w:rsidRPr="00D97B2C">
        <w:rPr>
          <w:i/>
          <w:lang w:val="sr-Cyrl-RS"/>
        </w:rPr>
        <w:t xml:space="preserve">@RestController </w:t>
      </w:r>
      <w:r w:rsidR="004C5067" w:rsidRPr="00D97B2C">
        <w:rPr>
          <w:lang w:val="sr-Cyrl-RS"/>
        </w:rPr>
        <w:t>анотацијом.</w:t>
      </w:r>
      <w:r w:rsidR="001E4EB5" w:rsidRPr="00D97B2C">
        <w:rPr>
          <w:lang w:val="sr-Cyrl-RS"/>
        </w:rPr>
        <w:t xml:space="preserve"> Контролери који постоје у систему су:</w:t>
      </w:r>
    </w:p>
    <w:p w14:paraId="5BD2787A" w14:textId="77777777" w:rsidR="001E4EB5" w:rsidRPr="00D97B2C" w:rsidRDefault="001E4EB5" w:rsidP="007353C3">
      <w:pPr>
        <w:pStyle w:val="osnovnitekst"/>
        <w:numPr>
          <w:ilvl w:val="0"/>
          <w:numId w:val="26"/>
        </w:numPr>
        <w:rPr>
          <w:i/>
          <w:lang w:val="sr-Cyrl-RS"/>
        </w:rPr>
      </w:pPr>
      <w:proofErr w:type="spellStart"/>
      <w:r w:rsidRPr="00D97B2C">
        <w:rPr>
          <w:i/>
          <w:lang w:val="sr-Cyrl-RS"/>
        </w:rPr>
        <w:t>AuthController</w:t>
      </w:r>
      <w:proofErr w:type="spellEnd"/>
    </w:p>
    <w:p w14:paraId="3464CE77" w14:textId="77777777" w:rsidR="001E4EB5" w:rsidRPr="00D97B2C" w:rsidRDefault="001E4EB5" w:rsidP="007353C3">
      <w:pPr>
        <w:pStyle w:val="osnovnitekst"/>
        <w:numPr>
          <w:ilvl w:val="0"/>
          <w:numId w:val="26"/>
        </w:numPr>
        <w:rPr>
          <w:i/>
          <w:lang w:val="sr-Cyrl-RS"/>
        </w:rPr>
      </w:pPr>
      <w:proofErr w:type="spellStart"/>
      <w:r w:rsidRPr="00D97B2C">
        <w:rPr>
          <w:i/>
          <w:lang w:val="sr-Cyrl-RS"/>
        </w:rPr>
        <w:t>Usercontroller</w:t>
      </w:r>
      <w:proofErr w:type="spellEnd"/>
    </w:p>
    <w:p w14:paraId="1A518586" w14:textId="77777777" w:rsidR="001E4EB5" w:rsidRPr="00D97B2C" w:rsidRDefault="001E4EB5" w:rsidP="007353C3">
      <w:pPr>
        <w:pStyle w:val="osnovnitekst"/>
        <w:numPr>
          <w:ilvl w:val="0"/>
          <w:numId w:val="26"/>
        </w:numPr>
        <w:rPr>
          <w:i/>
          <w:lang w:val="sr-Cyrl-RS"/>
        </w:rPr>
      </w:pPr>
      <w:proofErr w:type="spellStart"/>
      <w:r w:rsidRPr="00D97B2C">
        <w:rPr>
          <w:i/>
          <w:lang w:val="sr-Cyrl-RS"/>
        </w:rPr>
        <w:t>QuestionController</w:t>
      </w:r>
      <w:proofErr w:type="spellEnd"/>
    </w:p>
    <w:p w14:paraId="447C146F" w14:textId="77777777" w:rsidR="001E4EB5" w:rsidRPr="00D97B2C" w:rsidRDefault="001E4EB5" w:rsidP="007353C3">
      <w:pPr>
        <w:pStyle w:val="osnovnitekst"/>
        <w:numPr>
          <w:ilvl w:val="0"/>
          <w:numId w:val="26"/>
        </w:numPr>
        <w:rPr>
          <w:i/>
          <w:lang w:val="sr-Cyrl-RS"/>
        </w:rPr>
      </w:pPr>
      <w:proofErr w:type="spellStart"/>
      <w:r w:rsidRPr="00D97B2C">
        <w:rPr>
          <w:i/>
          <w:lang w:val="sr-Cyrl-RS"/>
        </w:rPr>
        <w:t>DiagnosticController</w:t>
      </w:r>
      <w:proofErr w:type="spellEnd"/>
    </w:p>
    <w:p w14:paraId="6728CD59" w14:textId="77777777" w:rsidR="001E4EB5" w:rsidRPr="00D97B2C" w:rsidRDefault="001E4EB5" w:rsidP="007353C3">
      <w:pPr>
        <w:pStyle w:val="osnovnitekst"/>
        <w:numPr>
          <w:ilvl w:val="0"/>
          <w:numId w:val="26"/>
        </w:numPr>
        <w:rPr>
          <w:i/>
          <w:lang w:val="sr-Cyrl-RS"/>
        </w:rPr>
      </w:pPr>
      <w:proofErr w:type="spellStart"/>
      <w:r w:rsidRPr="00D97B2C">
        <w:rPr>
          <w:i/>
          <w:lang w:val="sr-Cyrl-RS"/>
        </w:rPr>
        <w:t>DetectionTypeController</w:t>
      </w:r>
      <w:proofErr w:type="spellEnd"/>
    </w:p>
    <w:p w14:paraId="235AC62C" w14:textId="77777777" w:rsidR="001E4EB5" w:rsidRPr="00D97B2C" w:rsidRDefault="001E4EB5" w:rsidP="007353C3">
      <w:pPr>
        <w:pStyle w:val="osnovnitekst"/>
        <w:numPr>
          <w:ilvl w:val="0"/>
          <w:numId w:val="26"/>
        </w:numPr>
        <w:rPr>
          <w:i/>
          <w:lang w:val="sr-Cyrl-RS"/>
        </w:rPr>
      </w:pPr>
      <w:proofErr w:type="spellStart"/>
      <w:r w:rsidRPr="00D97B2C">
        <w:rPr>
          <w:i/>
          <w:lang w:val="sr-Cyrl-RS"/>
        </w:rPr>
        <w:t>ReportContoller</w:t>
      </w:r>
      <w:proofErr w:type="spellEnd"/>
    </w:p>
    <w:p w14:paraId="6C713C9B" w14:textId="77777777" w:rsidR="001E4EB5" w:rsidRPr="00D97B2C" w:rsidRDefault="001E4EB5" w:rsidP="007353C3">
      <w:pPr>
        <w:pStyle w:val="osnovnitekst"/>
        <w:numPr>
          <w:ilvl w:val="0"/>
          <w:numId w:val="26"/>
        </w:numPr>
        <w:rPr>
          <w:i/>
          <w:lang w:val="sr-Cyrl-RS"/>
        </w:rPr>
      </w:pPr>
      <w:proofErr w:type="spellStart"/>
      <w:r w:rsidRPr="00D97B2C">
        <w:rPr>
          <w:i/>
          <w:lang w:val="sr-Cyrl-RS"/>
        </w:rPr>
        <w:t>PsychologistController</w:t>
      </w:r>
      <w:proofErr w:type="spellEnd"/>
    </w:p>
    <w:p w14:paraId="4F2EF01B" w14:textId="551AA610" w:rsidR="00D124D0" w:rsidRPr="00D97B2C" w:rsidRDefault="00B02B8D" w:rsidP="00CA76AE">
      <w:pPr>
        <w:pStyle w:val="osnovnitekst"/>
        <w:rPr>
          <w:lang w:val="sr-Cyrl-RS"/>
        </w:rPr>
      </w:pPr>
      <w:r w:rsidRPr="00D97B2C">
        <w:rPr>
          <w:lang w:val="sr-Cyrl-RS"/>
        </w:rPr>
        <w:t xml:space="preserve">Како су </w:t>
      </w:r>
      <w:r w:rsidR="00D6523E" w:rsidRPr="00D97B2C">
        <w:rPr>
          <w:lang w:val="sr-Cyrl-RS"/>
        </w:rPr>
        <w:t>модел</w:t>
      </w:r>
      <w:r w:rsidR="006E331A" w:rsidRPr="00D97B2C">
        <w:rPr>
          <w:lang w:val="sr-Cyrl-RS"/>
        </w:rPr>
        <w:t>,</w:t>
      </w:r>
      <w:r w:rsidR="00D6523E" w:rsidRPr="00D97B2C">
        <w:rPr>
          <w:lang w:val="sr-Cyrl-RS"/>
        </w:rPr>
        <w:t xml:space="preserve"> </w:t>
      </w:r>
      <w:proofErr w:type="spellStart"/>
      <w:r w:rsidR="00D6523E" w:rsidRPr="00D97B2C">
        <w:rPr>
          <w:lang w:val="sr-Cyrl-RS"/>
        </w:rPr>
        <w:t>кјар</w:t>
      </w:r>
      <w:proofErr w:type="spellEnd"/>
      <w:r w:rsidR="006E331A" w:rsidRPr="00D97B2C">
        <w:rPr>
          <w:lang w:val="sr-Cyrl-RS"/>
        </w:rPr>
        <w:t xml:space="preserve"> и сервис</w:t>
      </w:r>
      <w:r w:rsidR="00D6523E" w:rsidRPr="00D97B2C">
        <w:rPr>
          <w:lang w:val="sr-Cyrl-RS"/>
        </w:rPr>
        <w:t xml:space="preserve"> посебни </w:t>
      </w:r>
      <w:proofErr w:type="spellStart"/>
      <w:r w:rsidR="00D6523E" w:rsidRPr="00D97B2C">
        <w:rPr>
          <w:i/>
          <w:lang w:val="sr-Cyrl-RS"/>
        </w:rPr>
        <w:t>maven</w:t>
      </w:r>
      <w:proofErr w:type="spellEnd"/>
      <w:r w:rsidR="00636B26">
        <w:rPr>
          <w:i/>
        </w:rPr>
        <w:t xml:space="preserve"> </w:t>
      </w:r>
      <w:r w:rsidR="00636B26" w:rsidRPr="00636B26">
        <w:fldChar w:fldCharType="begin"/>
      </w:r>
      <w:r w:rsidR="00636B26" w:rsidRPr="00636B26">
        <w:instrText xml:space="preserve"> REF _Ref142325510 \r \h  \* MERGEFORMAT </w:instrText>
      </w:r>
      <w:r w:rsidR="00636B26" w:rsidRPr="00636B26">
        <w:fldChar w:fldCharType="separate"/>
      </w:r>
      <w:r w:rsidR="00636B26" w:rsidRPr="00636B26">
        <w:t>[11]</w:t>
      </w:r>
      <w:r w:rsidR="00636B26" w:rsidRPr="00636B26">
        <w:fldChar w:fldCharType="end"/>
      </w:r>
      <w:r w:rsidR="00D6523E" w:rsidRPr="00D97B2C">
        <w:rPr>
          <w:lang w:val="sr-Cyrl-RS"/>
        </w:rPr>
        <w:t xml:space="preserve"> пројекти, потребно је у </w:t>
      </w:r>
      <w:r w:rsidR="00D6523E" w:rsidRPr="00D97B2C">
        <w:rPr>
          <w:i/>
          <w:lang w:val="sr-Cyrl-RS"/>
        </w:rPr>
        <w:t>pom.xml</w:t>
      </w:r>
      <w:r w:rsidR="006E331A" w:rsidRPr="00D97B2C">
        <w:rPr>
          <w:lang w:val="sr-Cyrl-RS"/>
        </w:rPr>
        <w:t xml:space="preserve"> </w:t>
      </w:r>
      <w:ins w:id="1033" w:author="SW 46/2019 - Petrović Milica" w:date="2023-08-17T20:42:00Z">
        <w:r w:rsidR="009C3186">
          <w:rPr>
            <w:lang w:val="sr-Cyrl-RS"/>
          </w:rPr>
          <w:t xml:space="preserve">фајл </w:t>
        </w:r>
      </w:ins>
      <w:r w:rsidR="006E331A" w:rsidRPr="00D97B2C">
        <w:rPr>
          <w:lang w:val="sr-Cyrl-RS"/>
        </w:rPr>
        <w:t>сервис прој</w:t>
      </w:r>
      <w:r w:rsidR="007C3AAA" w:rsidRPr="00D97B2C">
        <w:rPr>
          <w:lang w:val="sr-Cyrl-RS"/>
        </w:rPr>
        <w:t>е</w:t>
      </w:r>
      <w:r w:rsidR="006E331A" w:rsidRPr="00D97B2C">
        <w:rPr>
          <w:lang w:val="sr-Cyrl-RS"/>
        </w:rPr>
        <w:t xml:space="preserve">кта </w:t>
      </w:r>
      <w:r w:rsidR="00D6523E" w:rsidRPr="00D97B2C">
        <w:rPr>
          <w:lang w:val="sr-Cyrl-RS"/>
        </w:rPr>
        <w:t>додати одговарајуће зависности и повезати ове пројекте.</w:t>
      </w:r>
      <w:r w:rsidR="003F2B6A" w:rsidRPr="00D97B2C">
        <w:rPr>
          <w:lang w:val="sr-Cyrl-RS"/>
        </w:rPr>
        <w:t xml:space="preserve"> У </w:t>
      </w:r>
      <w:ins w:id="1034" w:author="SW 46/2019 - Petrović Milica" w:date="2023-08-17T20:42:00Z">
        <w:r w:rsidR="009C3186">
          <w:rPr>
            <w:lang w:val="sr-Cyrl-RS"/>
          </w:rPr>
          <w:fldChar w:fldCharType="begin"/>
        </w:r>
        <w:r w:rsidR="009C3186">
          <w:rPr>
            <w:lang w:val="sr-Cyrl-RS"/>
          </w:rPr>
          <w:instrText xml:space="preserve"> REF _Ref143197360 \h </w:instrText>
        </w:r>
        <w:r w:rsidR="009C3186">
          <w:rPr>
            <w:lang w:val="sr-Cyrl-RS"/>
          </w:rPr>
        </w:r>
      </w:ins>
      <w:r w:rsidR="009C3186">
        <w:rPr>
          <w:lang w:val="sr-Cyrl-RS"/>
        </w:rPr>
        <w:fldChar w:fldCharType="separate"/>
      </w:r>
      <w:proofErr w:type="spellStart"/>
      <w:ins w:id="1035" w:author="SW 46/2019 - Petrović Milica" w:date="2023-08-17T20:42:00Z">
        <w:r w:rsidR="009C3186">
          <w:t>Листинг</w:t>
        </w:r>
        <w:proofErr w:type="spellEnd"/>
        <w:r w:rsidR="009C3186">
          <w:t xml:space="preserve"> </w:t>
        </w:r>
        <w:r w:rsidR="009C3186">
          <w:rPr>
            <w:noProof/>
          </w:rPr>
          <w:t>5</w:t>
        </w:r>
        <w:r w:rsidR="009C3186">
          <w:t>.</w:t>
        </w:r>
        <w:r w:rsidR="009C3186">
          <w:rPr>
            <w:noProof/>
          </w:rPr>
          <w:t>3</w:t>
        </w:r>
        <w:r w:rsidR="009C3186">
          <w:rPr>
            <w:lang w:val="sr-Cyrl-RS"/>
          </w:rPr>
          <w:fldChar w:fldCharType="end"/>
        </w:r>
        <w:r w:rsidR="009C3186">
          <w:rPr>
            <w:lang w:val="sr-Cyrl-RS"/>
          </w:rPr>
          <w:t xml:space="preserve"> </w:t>
        </w:r>
      </w:ins>
      <w:del w:id="1036" w:author="SW 46/2019 - Petrović Milica" w:date="2023-08-17T20:42:00Z">
        <w:r w:rsidR="00805878" w:rsidRPr="00D97B2C" w:rsidDel="009C3186">
          <w:rPr>
            <w:lang w:val="sr-Cyrl-RS"/>
          </w:rPr>
          <w:fldChar w:fldCharType="begin"/>
        </w:r>
        <w:r w:rsidR="00805878" w:rsidRPr="00D97B2C" w:rsidDel="009C3186">
          <w:rPr>
            <w:lang w:val="sr-Cyrl-RS"/>
          </w:rPr>
          <w:delInstrText xml:space="preserve"> REF _Ref141460762 \h </w:delInstrText>
        </w:r>
        <w:r w:rsidR="00805878" w:rsidRPr="00D97B2C" w:rsidDel="009C3186">
          <w:rPr>
            <w:lang w:val="sr-Cyrl-RS"/>
          </w:rPr>
        </w:r>
        <w:r w:rsidR="00805878" w:rsidRPr="00D97B2C" w:rsidDel="009C3186">
          <w:rPr>
            <w:lang w:val="sr-Cyrl-RS"/>
          </w:rPr>
          <w:fldChar w:fldCharType="separate"/>
        </w:r>
        <w:r w:rsidR="00805878" w:rsidRPr="00D97B2C" w:rsidDel="009C3186">
          <w:rPr>
            <w:lang w:val="sr-Cyrl-RS"/>
          </w:rPr>
          <w:delText xml:space="preserve">Листинг </w:delText>
        </w:r>
        <w:r w:rsidR="00805878" w:rsidRPr="00D97B2C" w:rsidDel="009C3186">
          <w:rPr>
            <w:noProof/>
            <w:lang w:val="sr-Cyrl-RS"/>
          </w:rPr>
          <w:delText>6</w:delText>
        </w:r>
        <w:r w:rsidR="00805878" w:rsidRPr="00D97B2C" w:rsidDel="009C3186">
          <w:rPr>
            <w:lang w:val="sr-Cyrl-RS"/>
          </w:rPr>
          <w:fldChar w:fldCharType="end"/>
        </w:r>
        <w:r w:rsidR="00805878" w:rsidRPr="00D97B2C" w:rsidDel="009C3186">
          <w:rPr>
            <w:lang w:val="sr-Cyrl-RS"/>
          </w:rPr>
          <w:delText xml:space="preserve"> </w:delText>
        </w:r>
      </w:del>
      <w:r w:rsidR="00857E43" w:rsidRPr="00D97B2C">
        <w:rPr>
          <w:lang w:val="sr-Cyrl-RS"/>
        </w:rPr>
        <w:t xml:space="preserve">приказане су зависности које су додате у </w:t>
      </w:r>
      <w:r w:rsidR="00857E43" w:rsidRPr="00D97B2C">
        <w:rPr>
          <w:i/>
          <w:lang w:val="sr-Cyrl-RS"/>
        </w:rPr>
        <w:t>pom.xml</w:t>
      </w:r>
      <w:r w:rsidR="00857E43" w:rsidRPr="00D97B2C">
        <w:rPr>
          <w:lang w:val="sr-Cyrl-RS"/>
        </w:rPr>
        <w:t xml:space="preserve"> фајл како би се повезали модел и </w:t>
      </w:r>
      <w:proofErr w:type="spellStart"/>
      <w:r w:rsidR="00857E43" w:rsidRPr="00D97B2C">
        <w:rPr>
          <w:lang w:val="sr-Cyrl-RS"/>
        </w:rPr>
        <w:t>кјар</w:t>
      </w:r>
      <w:proofErr w:type="spellEnd"/>
      <w:r w:rsidR="00857E43" w:rsidRPr="00D97B2C">
        <w:rPr>
          <w:lang w:val="sr-Cyrl-RS"/>
        </w:rPr>
        <w:t xml:space="preserve"> пројекат са </w:t>
      </w:r>
      <w:r w:rsidR="00A23C41" w:rsidRPr="00D97B2C">
        <w:rPr>
          <w:lang w:val="sr-Cyrl-RS"/>
        </w:rPr>
        <w:t>сервис</w:t>
      </w:r>
      <w:r w:rsidR="00857E43" w:rsidRPr="00D97B2C">
        <w:rPr>
          <w:lang w:val="sr-Cyrl-RS"/>
        </w:rPr>
        <w:t xml:space="preserve"> пројектом.</w:t>
      </w:r>
    </w:p>
    <w:p w14:paraId="56BE27EE" w14:textId="77777777" w:rsidR="001E0BC8" w:rsidRPr="00D97B2C" w:rsidRDefault="00BF0F90" w:rsidP="00CA76AE">
      <w:pPr>
        <w:pStyle w:val="osnovnitekst"/>
        <w:rPr>
          <w:lang w:val="sr-Cyrl-RS"/>
        </w:rPr>
      </w:pPr>
      <w:r w:rsidRPr="00D97B2C">
        <w:rPr>
          <w:noProof/>
          <w:lang w:val="sr-Cyrl-RS"/>
        </w:rPr>
        <mc:AlternateContent>
          <mc:Choice Requires="wps">
            <w:drawing>
              <wp:anchor distT="45720" distB="45720" distL="114300" distR="114300" simplePos="0" relativeHeight="251734016" behindDoc="0" locked="0" layoutInCell="1" allowOverlap="1" wp14:anchorId="2B34C804" wp14:editId="22EA01AB">
                <wp:simplePos x="0" y="0"/>
                <wp:positionH relativeFrom="margin">
                  <wp:align>center</wp:align>
                </wp:positionH>
                <wp:positionV relativeFrom="paragraph">
                  <wp:posOffset>6350</wp:posOffset>
                </wp:positionV>
                <wp:extent cx="3632200" cy="1997710"/>
                <wp:effectExtent l="0" t="0" r="25400" b="2159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8134"/>
                        </a:xfrm>
                        <a:prstGeom prst="rect">
                          <a:avLst/>
                        </a:prstGeom>
                        <a:solidFill>
                          <a:srgbClr val="FFFFFF"/>
                        </a:solidFill>
                        <a:ln w="9525">
                          <a:solidFill>
                            <a:srgbClr val="000000"/>
                          </a:solidFill>
                          <a:miter lim="800000"/>
                          <a:headEnd/>
                          <a:tailEnd/>
                        </a:ln>
                      </wps:spPr>
                      <wps:txbx>
                        <w:txbxContent>
                          <w:p w14:paraId="493F02DE" w14:textId="77777777" w:rsidR="0003146D" w:rsidRPr="00B86CAB" w:rsidRDefault="0003146D"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kjar</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&gt;model&lt;/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14:paraId="115DD904"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4C804" id="_x0000_s1063" type="#_x0000_t202" style="position:absolute;left:0;text-align:left;margin-left:0;margin-top:.5pt;width:286pt;height:157.3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">
                <v:textbox>
                  <w:txbxContent>
                    <w:p w14:paraId="493F02DE" w14:textId="77777777" w:rsidR="0003146D" w:rsidRPr="00B86CAB" w:rsidRDefault="0003146D" w:rsidP="001E0BC8">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080808"/>
                          <w:szCs w:val="24"/>
                        </w:rP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kjar</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proofErr w:type="spellStart"/>
                      <w:r w:rsidRPr="00B86CAB">
                        <w:rPr>
                          <w:rFonts w:ascii="Courier New" w:eastAsia="Times New Roman" w:hAnsi="Courier New" w:cs="Courier New"/>
                          <w:color w:val="080808"/>
                          <w:szCs w:val="24"/>
                        </w:rPr>
                        <w:t>com.ftn.sbnz</w:t>
                      </w:r>
                      <w:proofErr w:type="spellEnd"/>
                      <w:r w:rsidRPr="00B86CAB">
                        <w:rPr>
                          <w:rFonts w:ascii="Courier New" w:eastAsia="Times New Roman" w:hAnsi="Courier New" w:cs="Courier New"/>
                          <w:color w:val="080808"/>
                          <w:szCs w:val="24"/>
                        </w:rPr>
                        <w:t>&lt;/</w:t>
                      </w:r>
                      <w:proofErr w:type="spellStart"/>
                      <w:r w:rsidRPr="00B86CAB">
                        <w:rPr>
                          <w:rFonts w:ascii="Courier New" w:eastAsia="Times New Roman" w:hAnsi="Courier New" w:cs="Courier New"/>
                          <w:color w:val="0033B3"/>
                          <w:szCs w:val="24"/>
                        </w:rPr>
                        <w:t>groupId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&gt;model&lt;/</w:t>
                      </w:r>
                      <w:proofErr w:type="spellStart"/>
                      <w:r w:rsidRPr="00B86CAB">
                        <w:rPr>
                          <w:rFonts w:ascii="Courier New" w:eastAsia="Times New Roman" w:hAnsi="Courier New" w:cs="Courier New"/>
                          <w:color w:val="0033B3"/>
                          <w:szCs w:val="24"/>
                        </w:rPr>
                        <w:t>artifactId</w:t>
                      </w:r>
                      <w:proofErr w:type="spellEnd"/>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 xml:space="preserve">    &lt;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&gt;0.0.1-SNAPSHOT&lt;/</w:t>
                      </w:r>
                      <w:r w:rsidRPr="00B86CAB">
                        <w:rPr>
                          <w:rFonts w:ascii="Courier New" w:eastAsia="Times New Roman" w:hAnsi="Courier New" w:cs="Courier New"/>
                          <w:color w:val="0033B3"/>
                          <w:szCs w:val="24"/>
                        </w:rPr>
                        <w:t>version</w:t>
                      </w:r>
                      <w:r w:rsidRPr="00B86CAB">
                        <w:rPr>
                          <w:rFonts w:ascii="Courier New" w:eastAsia="Times New Roman" w:hAnsi="Courier New" w:cs="Courier New"/>
                          <w:color w:val="080808"/>
                          <w:szCs w:val="24"/>
                        </w:rPr>
                        <w:t>&gt;</w:t>
                      </w:r>
                      <w:r w:rsidRPr="00B86CAB">
                        <w:rPr>
                          <w:rFonts w:ascii="Courier New" w:eastAsia="Times New Roman" w:hAnsi="Courier New" w:cs="Courier New"/>
                          <w:color w:val="080808"/>
                          <w:szCs w:val="24"/>
                        </w:rPr>
                        <w:br/>
                        <w:t>&lt;/</w:t>
                      </w:r>
                      <w:r w:rsidRPr="00B86CAB">
                        <w:rPr>
                          <w:rFonts w:ascii="Courier New" w:eastAsia="Times New Roman" w:hAnsi="Courier New" w:cs="Courier New"/>
                          <w:color w:val="0033B3"/>
                          <w:szCs w:val="24"/>
                        </w:rPr>
                        <w:t>dependency</w:t>
                      </w:r>
                      <w:r w:rsidRPr="00B86CAB">
                        <w:rPr>
                          <w:rFonts w:ascii="Courier New" w:eastAsia="Times New Roman" w:hAnsi="Courier New" w:cs="Courier New"/>
                          <w:color w:val="080808"/>
                          <w:szCs w:val="24"/>
                        </w:rPr>
                        <w:t>&gt;</w:t>
                      </w:r>
                    </w:p>
                    <w:p w14:paraId="115DD904" w14:textId="77777777" w:rsidR="0003146D" w:rsidRDefault="0003146D"/>
                  </w:txbxContent>
                </v:textbox>
                <w10:wrap type="square" anchorx="margin"/>
              </v:shape>
            </w:pict>
          </mc:Fallback>
        </mc:AlternateContent>
      </w:r>
    </w:p>
    <w:p w14:paraId="580EB36B" w14:textId="77777777" w:rsidR="00D124D0" w:rsidRPr="00D97B2C" w:rsidRDefault="00D124D0" w:rsidP="00CA76AE">
      <w:pPr>
        <w:pStyle w:val="osnovnitekst"/>
        <w:rPr>
          <w:lang w:val="sr-Cyrl-RS"/>
        </w:rPr>
      </w:pPr>
    </w:p>
    <w:p w14:paraId="47060788" w14:textId="77777777" w:rsidR="00D124D0" w:rsidRPr="00D97B2C" w:rsidRDefault="00D124D0" w:rsidP="00CA76AE">
      <w:pPr>
        <w:pStyle w:val="osnovnitekst"/>
        <w:rPr>
          <w:lang w:val="sr-Cyrl-RS"/>
        </w:rPr>
      </w:pPr>
    </w:p>
    <w:p w14:paraId="4D5BC951" w14:textId="77777777" w:rsidR="00D124D0" w:rsidRPr="00D97B2C" w:rsidRDefault="00D124D0" w:rsidP="00CA76AE">
      <w:pPr>
        <w:pStyle w:val="osnovnitekst"/>
        <w:rPr>
          <w:lang w:val="sr-Cyrl-RS"/>
        </w:rPr>
      </w:pPr>
    </w:p>
    <w:p w14:paraId="55470B41" w14:textId="77777777" w:rsidR="00D124D0" w:rsidRPr="00D97B2C" w:rsidRDefault="00D124D0" w:rsidP="00CA76AE">
      <w:pPr>
        <w:pStyle w:val="osnovnitekst"/>
        <w:rPr>
          <w:lang w:val="sr-Cyrl-RS"/>
        </w:rPr>
      </w:pPr>
    </w:p>
    <w:p w14:paraId="2187ACDC" w14:textId="77777777" w:rsidR="001E0BC8" w:rsidRPr="00D97B2C" w:rsidRDefault="001E0BC8" w:rsidP="00CA76AE">
      <w:pPr>
        <w:pStyle w:val="osnovnitekst"/>
        <w:rPr>
          <w:lang w:val="sr-Cyrl-RS"/>
        </w:rPr>
      </w:pPr>
    </w:p>
    <w:p w14:paraId="6CFF2B24" w14:textId="77777777" w:rsidR="001E0BC8" w:rsidRPr="00D97B2C" w:rsidRDefault="001E0BC8" w:rsidP="00CA76AE">
      <w:pPr>
        <w:pStyle w:val="osnovnitekst"/>
        <w:rPr>
          <w:lang w:val="sr-Cyrl-RS"/>
        </w:rPr>
      </w:pPr>
    </w:p>
    <w:p w14:paraId="1426FF43" w14:textId="77777777" w:rsidR="001E0BC8" w:rsidRPr="00D97B2C" w:rsidRDefault="00BF0F90" w:rsidP="00CA76AE">
      <w:pPr>
        <w:pStyle w:val="osnovnitekst"/>
        <w:rPr>
          <w:lang w:val="sr-Cyrl-RS"/>
        </w:rPr>
      </w:pPr>
      <w:r w:rsidRPr="00D97B2C">
        <w:rPr>
          <w:noProof/>
          <w:lang w:val="sr-Cyrl-RS"/>
        </w:rPr>
        <mc:AlternateContent>
          <mc:Choice Requires="wps">
            <w:drawing>
              <wp:anchor distT="0" distB="0" distL="114300" distR="114300" simplePos="0" relativeHeight="251736064" behindDoc="0" locked="0" layoutInCell="1" allowOverlap="1" wp14:anchorId="064ECA27" wp14:editId="17ADE328">
                <wp:simplePos x="0" y="0"/>
                <wp:positionH relativeFrom="column">
                  <wp:posOffset>1130300</wp:posOffset>
                </wp:positionH>
                <wp:positionV relativeFrom="paragraph">
                  <wp:posOffset>53128</wp:posOffset>
                </wp:positionV>
                <wp:extent cx="36322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3B87B541" w14:textId="295C8FD3" w:rsidR="0003146D" w:rsidRPr="003F2B6A" w:rsidRDefault="0003146D">
                            <w:pPr>
                              <w:pStyle w:val="Caption"/>
                              <w:jc w:val="center"/>
                              <w:rPr>
                                <w:noProof/>
                                <w:lang w:val="sr-Cyrl-RS"/>
                              </w:rPr>
                              <w:pPrChange w:id="1037" w:author="SW 46/2019 - Petrović Milica" w:date="2023-08-14T20:35:00Z">
                                <w:pPr>
                                  <w:pStyle w:val="Caption"/>
                                </w:pPr>
                              </w:pPrChange>
                            </w:pPr>
                            <w:bookmarkStart w:id="1038" w:name="_Ref141460762"/>
                            <w:bookmarkStart w:id="1039" w:name="_Ref143197360"/>
                            <w:proofErr w:type="spellStart"/>
                            <w:r>
                              <w:t>Листинг</w:t>
                            </w:r>
                            <w:proofErr w:type="spellEnd"/>
                            <w:r>
                              <w:t xml:space="preserve"> </w:t>
                            </w:r>
                            <w:ins w:id="1040" w:author="SW 46/2019 - Petrović Milica" w:date="2023-08-17T21:14:00Z">
                              <w:r>
                                <w:fldChar w:fldCharType="begin"/>
                              </w:r>
                              <w:r>
                                <w:instrText xml:space="preserve"> STYLEREF 1 \s </w:instrText>
                              </w:r>
                            </w:ins>
                            <w:r>
                              <w:fldChar w:fldCharType="separate"/>
                            </w:r>
                            <w:r>
                              <w:rPr>
                                <w:noProof/>
                              </w:rPr>
                              <w:t>5</w:t>
                            </w:r>
                            <w:ins w:id="1041" w:author="SW 46/2019 - Petrović Milica" w:date="2023-08-17T21:14:00Z">
                              <w:r>
                                <w:fldChar w:fldCharType="end"/>
                              </w:r>
                              <w:r>
                                <w:t>.</w:t>
                              </w:r>
                              <w:r>
                                <w:fldChar w:fldCharType="begin"/>
                              </w:r>
                              <w:r>
                                <w:instrText xml:space="preserve"> SEQ Листинг \* ARABIC \s 1 </w:instrText>
                              </w:r>
                            </w:ins>
                            <w:r>
                              <w:fldChar w:fldCharType="separate"/>
                            </w:r>
                            <w:ins w:id="1042" w:author="SW 46/2019 - Petrović Milica" w:date="2023-08-17T21:14:00Z">
                              <w:r>
                                <w:rPr>
                                  <w:noProof/>
                                </w:rPr>
                                <w:t>3</w:t>
                              </w:r>
                              <w:r>
                                <w:fldChar w:fldCharType="end"/>
                              </w:r>
                            </w:ins>
                            <w:bookmarkEnd w:id="1039"/>
                            <w:del w:id="1043"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6</w:delText>
                              </w:r>
                              <w:r w:rsidDel="00994F03">
                                <w:rPr>
                                  <w:noProof/>
                                </w:rPr>
                                <w:fldChar w:fldCharType="end"/>
                              </w:r>
                            </w:del>
                            <w:bookmarkEnd w:id="1038"/>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ECA27" id="Text Box 39" o:spid="_x0000_s1064" type="#_x0000_t202" style="position:absolute;left:0;text-align:left;margin-left:89pt;margin-top:4.2pt;width:28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" stroked="f">
                <v:textbox style="mso-fit-shape-to-text:t" inset="0,0,0,0">
                  <w:txbxContent>
                    <w:p w14:paraId="3B87B541" w14:textId="295C8FD3" w:rsidR="0003146D" w:rsidRPr="003F2B6A" w:rsidRDefault="0003146D">
                      <w:pPr>
                        <w:pStyle w:val="Caption"/>
                        <w:jc w:val="center"/>
                        <w:rPr>
                          <w:noProof/>
                          <w:lang w:val="sr-Cyrl-RS"/>
                        </w:rPr>
                        <w:pPrChange w:id="1044" w:author="SW 46/2019 - Petrović Milica" w:date="2023-08-14T20:35:00Z">
                          <w:pPr>
                            <w:pStyle w:val="Caption"/>
                          </w:pPr>
                        </w:pPrChange>
                      </w:pPr>
                      <w:bookmarkStart w:id="1045" w:name="_Ref141460762"/>
                      <w:bookmarkStart w:id="1046" w:name="_Ref143197360"/>
                      <w:proofErr w:type="spellStart"/>
                      <w:r>
                        <w:t>Листинг</w:t>
                      </w:r>
                      <w:proofErr w:type="spellEnd"/>
                      <w:r>
                        <w:t xml:space="preserve"> </w:t>
                      </w:r>
                      <w:ins w:id="1047" w:author="SW 46/2019 - Petrović Milica" w:date="2023-08-17T21:14:00Z">
                        <w:r>
                          <w:fldChar w:fldCharType="begin"/>
                        </w:r>
                        <w:r>
                          <w:instrText xml:space="preserve"> STYLEREF 1 \s </w:instrText>
                        </w:r>
                      </w:ins>
                      <w:r>
                        <w:fldChar w:fldCharType="separate"/>
                      </w:r>
                      <w:r>
                        <w:rPr>
                          <w:noProof/>
                        </w:rPr>
                        <w:t>5</w:t>
                      </w:r>
                      <w:ins w:id="1048" w:author="SW 46/2019 - Petrović Milica" w:date="2023-08-17T21:14:00Z">
                        <w:r>
                          <w:fldChar w:fldCharType="end"/>
                        </w:r>
                        <w:r>
                          <w:t>.</w:t>
                        </w:r>
                        <w:r>
                          <w:fldChar w:fldCharType="begin"/>
                        </w:r>
                        <w:r>
                          <w:instrText xml:space="preserve"> SEQ Листинг \* ARABIC \s 1 </w:instrText>
                        </w:r>
                      </w:ins>
                      <w:r>
                        <w:fldChar w:fldCharType="separate"/>
                      </w:r>
                      <w:ins w:id="1049" w:author="SW 46/2019 - Petrović Milica" w:date="2023-08-17T21:14:00Z">
                        <w:r>
                          <w:rPr>
                            <w:noProof/>
                          </w:rPr>
                          <w:t>3</w:t>
                        </w:r>
                        <w:r>
                          <w:fldChar w:fldCharType="end"/>
                        </w:r>
                      </w:ins>
                      <w:bookmarkEnd w:id="1046"/>
                      <w:del w:id="1050"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6</w:delText>
                        </w:r>
                        <w:r w:rsidDel="00994F03">
                          <w:rPr>
                            <w:noProof/>
                          </w:rPr>
                          <w:fldChar w:fldCharType="end"/>
                        </w:r>
                      </w:del>
                      <w:bookmarkEnd w:id="1045"/>
                      <w:r>
                        <w:rPr>
                          <w:lang w:val="sr-Cyrl-RS"/>
                        </w:rPr>
                        <w:t xml:space="preserve"> Зависности модел и </w:t>
                      </w:r>
                      <w:proofErr w:type="spellStart"/>
                      <w:r>
                        <w:rPr>
                          <w:lang w:val="sr-Cyrl-RS"/>
                        </w:rPr>
                        <w:t>кјар</w:t>
                      </w:r>
                      <w:proofErr w:type="spellEnd"/>
                      <w:r>
                        <w:rPr>
                          <w:lang w:val="sr-Cyrl-RS"/>
                        </w:rPr>
                        <w:t xml:space="preserve"> </w:t>
                      </w:r>
                      <w:proofErr w:type="spellStart"/>
                      <w:r>
                        <w:rPr>
                          <w:lang w:val="sr-Cyrl-RS"/>
                        </w:rPr>
                        <w:t>пројектс</w:t>
                      </w:r>
                      <w:proofErr w:type="spellEnd"/>
                      <w:r>
                        <w:rPr>
                          <w:lang w:val="sr-Cyrl-RS"/>
                        </w:rPr>
                        <w:t xml:space="preserve"> у </w:t>
                      </w:r>
                      <w:r>
                        <w:t xml:space="preserve">pom.xml </w:t>
                      </w:r>
                      <w:r>
                        <w:rPr>
                          <w:lang w:val="sr-Cyrl-RS"/>
                        </w:rPr>
                        <w:t>фајлу</w:t>
                      </w:r>
                    </w:p>
                  </w:txbxContent>
                </v:textbox>
                <w10:wrap type="square"/>
              </v:shape>
            </w:pict>
          </mc:Fallback>
        </mc:AlternateContent>
      </w:r>
    </w:p>
    <w:p w14:paraId="371B787E" w14:textId="77777777" w:rsidR="001E0BC8" w:rsidRPr="00D97B2C" w:rsidRDefault="001E0BC8" w:rsidP="00CA76AE">
      <w:pPr>
        <w:pStyle w:val="osnovnitekst"/>
        <w:rPr>
          <w:lang w:val="sr-Cyrl-RS"/>
        </w:rPr>
      </w:pPr>
    </w:p>
    <w:p w14:paraId="33EA5ABB" w14:textId="6278A9CA" w:rsidR="001E0BC8" w:rsidRPr="00D97B2C" w:rsidRDefault="003F1547" w:rsidP="00CA76AE">
      <w:pPr>
        <w:pStyle w:val="osnovnitekst"/>
        <w:rPr>
          <w:lang w:val="sr-Cyrl-RS"/>
        </w:rPr>
      </w:pPr>
      <w:r w:rsidRPr="00D97B2C">
        <w:rPr>
          <w:lang w:val="sr-Cyrl-RS"/>
        </w:rPr>
        <w:t>За инстанцирање сесије која омогућава додавања чињеница у базу</w:t>
      </w:r>
      <w:r w:rsidR="006958B9" w:rsidRPr="00D97B2C">
        <w:rPr>
          <w:lang w:val="sr-Cyrl-RS"/>
        </w:rPr>
        <w:t xml:space="preserve"> знања</w:t>
      </w:r>
      <w:r w:rsidRPr="00D97B2C">
        <w:rPr>
          <w:lang w:val="sr-Cyrl-RS"/>
        </w:rPr>
        <w:t xml:space="preserve"> и покретање модула за зак</w:t>
      </w:r>
      <w:r w:rsidR="00400E7E" w:rsidRPr="00D97B2C">
        <w:rPr>
          <w:lang w:val="sr-Cyrl-RS"/>
        </w:rPr>
        <w:t>љ</w:t>
      </w:r>
      <w:r w:rsidRPr="00D97B2C">
        <w:rPr>
          <w:lang w:val="sr-Cyrl-RS"/>
        </w:rPr>
        <w:t xml:space="preserve">учивање је потребно добавити инстанцу </w:t>
      </w:r>
      <w:proofErr w:type="spellStart"/>
      <w:r w:rsidRPr="00D97B2C">
        <w:rPr>
          <w:i/>
          <w:lang w:val="sr-Cyrl-RS"/>
        </w:rPr>
        <w:t>KieContainer</w:t>
      </w:r>
      <w:proofErr w:type="spellEnd"/>
      <w:r w:rsidRPr="00D97B2C">
        <w:rPr>
          <w:i/>
          <w:lang w:val="sr-Cyrl-RS"/>
        </w:rPr>
        <w:t>-</w:t>
      </w:r>
      <w:r w:rsidRPr="00D97B2C">
        <w:rPr>
          <w:lang w:val="sr-Cyrl-RS"/>
        </w:rPr>
        <w:t>a</w:t>
      </w:r>
      <w:r w:rsidR="00164672" w:rsidRPr="00D97B2C">
        <w:rPr>
          <w:lang w:val="sr-Cyrl-RS"/>
        </w:rPr>
        <w:t>.</w:t>
      </w:r>
      <w:r w:rsidR="006958B9" w:rsidRPr="00D97B2C">
        <w:rPr>
          <w:lang w:val="sr-Cyrl-RS"/>
        </w:rPr>
        <w:t xml:space="preserve"> Зато</w:t>
      </w:r>
      <w:r w:rsidR="00FB6FFF" w:rsidRPr="00D97B2C">
        <w:rPr>
          <w:lang w:val="sr-Cyrl-RS"/>
        </w:rPr>
        <w:t xml:space="preserve"> </w:t>
      </w:r>
      <w:r w:rsidR="006958B9" w:rsidRPr="00D97B2C">
        <w:rPr>
          <w:lang w:val="sr-Cyrl-RS"/>
        </w:rPr>
        <w:t>је</w:t>
      </w:r>
      <w:r w:rsidR="00164672" w:rsidRPr="00D97B2C">
        <w:rPr>
          <w:lang w:val="sr-Cyrl-RS"/>
        </w:rPr>
        <w:t xml:space="preserve"> </w:t>
      </w:r>
      <w:r w:rsidR="006958B9" w:rsidRPr="00D97B2C">
        <w:rPr>
          <w:lang w:val="sr-Cyrl-RS"/>
        </w:rPr>
        <w:t xml:space="preserve">у </w:t>
      </w:r>
      <w:proofErr w:type="spellStart"/>
      <w:r w:rsidR="006958B9" w:rsidRPr="00D97B2C">
        <w:rPr>
          <w:i/>
          <w:lang w:val="sr-Cyrl-RS"/>
        </w:rPr>
        <w:t>main</w:t>
      </w:r>
      <w:proofErr w:type="spellEnd"/>
      <w:r w:rsidR="006958B9" w:rsidRPr="00D97B2C">
        <w:rPr>
          <w:i/>
          <w:lang w:val="sr-Cyrl-RS"/>
        </w:rPr>
        <w:t xml:space="preserve"> </w:t>
      </w:r>
      <w:r w:rsidR="006958B9" w:rsidRPr="00D97B2C">
        <w:rPr>
          <w:lang w:val="sr-Cyrl-RS"/>
        </w:rPr>
        <w:t>класу потребно додати код</w:t>
      </w:r>
      <w:r w:rsidR="00164672" w:rsidRPr="00D97B2C">
        <w:rPr>
          <w:lang w:val="sr-Cyrl-RS"/>
        </w:rPr>
        <w:t xml:space="preserve"> из </w:t>
      </w:r>
      <w:ins w:id="1051" w:author="SW 46/2019 - Petrović Milica" w:date="2023-08-17T20:43:00Z">
        <w:r w:rsidR="00911423">
          <w:rPr>
            <w:lang w:val="sr-Cyrl-RS"/>
          </w:rPr>
          <w:fldChar w:fldCharType="begin"/>
        </w:r>
        <w:r w:rsidR="00911423">
          <w:rPr>
            <w:lang w:val="sr-Cyrl-RS"/>
          </w:rPr>
          <w:instrText xml:space="preserve"> REF _Ref143197431 \h </w:instrText>
        </w:r>
        <w:r w:rsidR="00911423">
          <w:rPr>
            <w:lang w:val="sr-Cyrl-RS"/>
          </w:rPr>
        </w:r>
      </w:ins>
      <w:r w:rsidR="00911423">
        <w:rPr>
          <w:lang w:val="sr-Cyrl-RS"/>
        </w:rPr>
        <w:fldChar w:fldCharType="separate"/>
      </w:r>
      <w:proofErr w:type="spellStart"/>
      <w:ins w:id="1052" w:author="SW 46/2019 - Petrović Milica" w:date="2023-08-17T20:43:00Z">
        <w:r w:rsidR="00911423">
          <w:t>Листинг</w:t>
        </w:r>
        <w:proofErr w:type="spellEnd"/>
        <w:r w:rsidR="00911423">
          <w:t xml:space="preserve"> </w:t>
        </w:r>
        <w:r w:rsidR="00911423">
          <w:rPr>
            <w:noProof/>
          </w:rPr>
          <w:t>5</w:t>
        </w:r>
        <w:r w:rsidR="00911423">
          <w:t>.</w:t>
        </w:r>
        <w:r w:rsidR="00911423">
          <w:rPr>
            <w:noProof/>
          </w:rPr>
          <w:t>4</w:t>
        </w:r>
        <w:r w:rsidR="00911423">
          <w:rPr>
            <w:lang w:val="sr-Cyrl-RS"/>
          </w:rPr>
          <w:fldChar w:fldCharType="end"/>
        </w:r>
        <w:r w:rsidR="00911423">
          <w:rPr>
            <w:lang w:val="sr-Cyrl-RS"/>
          </w:rPr>
          <w:t>.</w:t>
        </w:r>
      </w:ins>
      <w:del w:id="1053" w:author="SW 46/2019 - Petrović Milica" w:date="2023-08-17T20:43:00Z">
        <w:r w:rsidR="00164672" w:rsidRPr="00D97B2C" w:rsidDel="00911423">
          <w:rPr>
            <w:lang w:val="sr-Cyrl-RS"/>
          </w:rPr>
          <w:fldChar w:fldCharType="begin"/>
        </w:r>
        <w:r w:rsidR="00164672" w:rsidRPr="00D97B2C" w:rsidDel="00911423">
          <w:rPr>
            <w:lang w:val="sr-Cyrl-RS"/>
          </w:rPr>
          <w:delInstrText xml:space="preserve"> REF _Ref141483786 \h </w:delInstrText>
        </w:r>
        <w:r w:rsidR="00164672" w:rsidRPr="00D97B2C" w:rsidDel="00911423">
          <w:rPr>
            <w:lang w:val="sr-Cyrl-RS"/>
          </w:rPr>
        </w:r>
        <w:r w:rsidR="00164672" w:rsidRPr="00D97B2C" w:rsidDel="00911423">
          <w:rPr>
            <w:lang w:val="sr-Cyrl-RS"/>
          </w:rPr>
          <w:fldChar w:fldCharType="separate"/>
        </w:r>
        <w:r w:rsidR="00164672" w:rsidRPr="00D97B2C" w:rsidDel="00911423">
          <w:rPr>
            <w:lang w:val="sr-Cyrl-RS"/>
          </w:rPr>
          <w:delText xml:space="preserve">Листинг </w:delText>
        </w:r>
        <w:r w:rsidR="00164672" w:rsidRPr="00D97B2C" w:rsidDel="00911423">
          <w:rPr>
            <w:noProof/>
            <w:lang w:val="sr-Cyrl-RS"/>
          </w:rPr>
          <w:delText>7</w:delText>
        </w:r>
        <w:r w:rsidR="00164672" w:rsidRPr="00D97B2C" w:rsidDel="00911423">
          <w:rPr>
            <w:lang w:val="sr-Cyrl-RS"/>
          </w:rPr>
          <w:fldChar w:fldCharType="end"/>
        </w:r>
        <w:r w:rsidR="006958B9" w:rsidRPr="00D97B2C" w:rsidDel="00911423">
          <w:rPr>
            <w:lang w:val="sr-Cyrl-RS"/>
          </w:rPr>
          <w:delText>.</w:delText>
        </w:r>
      </w:del>
    </w:p>
    <w:p w14:paraId="40A7936C" w14:textId="77777777" w:rsidR="003F1547" w:rsidRPr="00D97B2C" w:rsidRDefault="003F1547" w:rsidP="00CA76AE">
      <w:pPr>
        <w:pStyle w:val="osnovnitekst"/>
        <w:rPr>
          <w:lang w:val="sr-Cyrl-RS"/>
        </w:rPr>
      </w:pPr>
    </w:p>
    <w:p w14:paraId="77CF67C1" w14:textId="04522F82" w:rsidR="003F1547" w:rsidRPr="00D97B2C" w:rsidDel="00B70467" w:rsidRDefault="00B70467" w:rsidP="00CA76AE">
      <w:pPr>
        <w:pStyle w:val="osnovnitekst"/>
        <w:rPr>
          <w:del w:id="1054" w:author="SW 46/2019 - Petrović Milica" w:date="2023-08-17T20:42:00Z"/>
          <w:lang w:val="sr-Cyrl-RS"/>
        </w:rPr>
      </w:pPr>
      <w:ins w:id="1055" w:author="SW 46/2019 - Petrović Milica" w:date="2023-08-17T20:42:00Z">
        <w:r>
          <w:rPr>
            <w:lang w:val="sr-Cyrl-RS"/>
          </w:rPr>
          <w:tab/>
        </w:r>
      </w:ins>
    </w:p>
    <w:p w14:paraId="6ACC48ED" w14:textId="6F9A0F84" w:rsidR="001E0BC8" w:rsidRPr="00D97B2C" w:rsidRDefault="001E0BC8" w:rsidP="00B70467">
      <w:pPr>
        <w:pStyle w:val="osnovnitekst"/>
        <w:ind w:firstLine="0"/>
        <w:rPr>
          <w:lang w:val="sr-Cyrl-RS"/>
        </w:rPr>
        <w:pPrChange w:id="1056" w:author="SW 46/2019 - Petrović Milica" w:date="2023-08-17T20:42:00Z">
          <w:pPr>
            <w:pStyle w:val="osnovnitekst"/>
          </w:pPr>
        </w:pPrChange>
      </w:pPr>
    </w:p>
    <w:p w14:paraId="3A16A901" w14:textId="5FF54359" w:rsidR="00B70467" w:rsidRDefault="00B70467">
      <w:pPr>
        <w:rPr>
          <w:ins w:id="1057" w:author="SW 46/2019 - Petrović Milica" w:date="2023-08-17T20:42:00Z"/>
          <w:lang w:val="sr-Cyrl-RS"/>
        </w:rPr>
      </w:pPr>
      <w:ins w:id="1058" w:author="SW 46/2019 - Petrović Milica" w:date="2023-08-17T20:42:00Z">
        <w:r>
          <w:rPr>
            <w:lang w:val="sr-Cyrl-RS"/>
          </w:rPr>
          <w:br w:type="page"/>
        </w:r>
      </w:ins>
    </w:p>
    <w:p w14:paraId="5F25A537" w14:textId="1A51D87E" w:rsidR="001E0BC8" w:rsidRPr="00D97B2C" w:rsidDel="00B70467" w:rsidRDefault="006D7DC0" w:rsidP="00CA76AE">
      <w:pPr>
        <w:pStyle w:val="osnovnitekst"/>
        <w:rPr>
          <w:del w:id="1059" w:author="SW 46/2019 - Petrović Milica" w:date="2023-08-17T20:43:00Z"/>
          <w:lang w:val="sr-Cyrl-RS"/>
        </w:rPr>
      </w:pPr>
      <w:r w:rsidRPr="00D97B2C">
        <w:rPr>
          <w:noProof/>
          <w:lang w:val="sr-Cyrl-RS"/>
        </w:rPr>
        <w:lastRenderedPageBreak/>
        <mc:AlternateContent>
          <mc:Choice Requires="wps">
            <w:drawing>
              <wp:anchor distT="45720" distB="45720" distL="114300" distR="114300" simplePos="0" relativeHeight="251738112" behindDoc="0" locked="0" layoutInCell="1" allowOverlap="1" wp14:anchorId="7B7EEB6F" wp14:editId="6353804D">
                <wp:simplePos x="0" y="0"/>
                <wp:positionH relativeFrom="margin">
                  <wp:align>center</wp:align>
                </wp:positionH>
                <wp:positionV relativeFrom="paragraph">
                  <wp:posOffset>95365</wp:posOffset>
                </wp:positionV>
                <wp:extent cx="5753100" cy="1819910"/>
                <wp:effectExtent l="0" t="0" r="19050" b="2794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19910"/>
                        </a:xfrm>
                        <a:prstGeom prst="rect">
                          <a:avLst/>
                        </a:prstGeom>
                        <a:solidFill>
                          <a:srgbClr val="FFFFFF"/>
                        </a:solidFill>
                        <a:ln w="9525">
                          <a:solidFill>
                            <a:srgbClr val="000000"/>
                          </a:solidFill>
                          <a:miter lim="800000"/>
                          <a:headEnd/>
                          <a:tailEnd/>
                        </a:ln>
                      </wps:spPr>
                      <wps:txbx>
                        <w:txbxContent>
                          <w:p w14:paraId="1064FD89" w14:textId="77777777" w:rsidR="0003146D" w:rsidRPr="00B86CAB" w:rsidRDefault="0003146D"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kieContainer</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KieServices</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newKieContainer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com.ftn.sbnz</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kjar</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KieScanner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kScanner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EEB6F" id="_x0000_s1065" type="#_x0000_t202" style="position:absolute;left:0;text-align:left;margin-left:0;margin-top:7.5pt;width:453pt;height:143.3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">
                <v:textbox>
                  <w:txbxContent>
                    <w:p w14:paraId="1064FD89" w14:textId="77777777" w:rsidR="0003146D" w:rsidRPr="00B86CAB" w:rsidRDefault="0003146D" w:rsidP="003F1547">
                      <w:pPr>
                        <w:shd w:val="clear" w:color="auto" w:fill="FFFFFF"/>
                        <w:rPr>
                          <w:rFonts w:ascii="Courier New" w:eastAsia="Times New Roman" w:hAnsi="Courier New" w:cs="Courier New"/>
                          <w:color w:val="080808"/>
                          <w:szCs w:val="24"/>
                        </w:rPr>
                      </w:pPr>
                      <w:r w:rsidRPr="00B86CAB">
                        <w:rPr>
                          <w:rFonts w:ascii="Courier New" w:eastAsia="Times New Roman" w:hAnsi="Courier New" w:cs="Courier New"/>
                          <w:color w:val="9E880D"/>
                          <w:szCs w:val="24"/>
                        </w:rPr>
                        <w:t>@Bean</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 xml:space="preserve">public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proofErr w:type="gramStart"/>
                      <w:r w:rsidRPr="00B86CAB">
                        <w:rPr>
                          <w:rFonts w:ascii="Courier New" w:eastAsia="Times New Roman" w:hAnsi="Courier New" w:cs="Courier New"/>
                          <w:color w:val="00627A"/>
                          <w:szCs w:val="24"/>
                        </w:rPr>
                        <w:t>kieContainer</w:t>
                      </w:r>
                      <w:proofErr w:type="spellEnd"/>
                      <w:r w:rsidRPr="00B86CAB">
                        <w:rPr>
                          <w:rFonts w:ascii="Courier New" w:eastAsia="Times New Roman" w:hAnsi="Courier New" w:cs="Courier New"/>
                          <w:color w:val="080808"/>
                          <w:szCs w:val="24"/>
                        </w:rPr>
                        <w:t>(</w:t>
                      </w:r>
                      <w:proofErr w:type="gramEnd"/>
                      <w:r w:rsidRPr="00B86CAB">
                        <w:rPr>
                          <w:rFonts w:ascii="Courier New" w:eastAsia="Times New Roman" w:hAnsi="Courier New" w:cs="Courier New"/>
                          <w:color w:val="080808"/>
                          <w:szCs w:val="24"/>
                        </w:rPr>
                        <w:t>) {</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KieServices</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KieServices</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00000"/>
                          <w:szCs w:val="24"/>
                        </w:rPr>
                        <w:t>Factory</w:t>
                      </w:r>
                      <w:r w:rsidRPr="00B86CAB">
                        <w:rPr>
                          <w:rFonts w:ascii="Courier New" w:eastAsia="Times New Roman" w:hAnsi="Courier New" w:cs="Courier New"/>
                          <w:color w:val="080808"/>
                          <w:szCs w:val="24"/>
                        </w:rPr>
                        <w:t>.</w:t>
                      </w:r>
                      <w:r w:rsidRPr="00B86CAB">
                        <w:rPr>
                          <w:rFonts w:ascii="Courier New" w:eastAsia="Times New Roman" w:hAnsi="Courier New" w:cs="Courier New"/>
                          <w:i/>
                          <w:iCs/>
                          <w:color w:val="080808"/>
                          <w:szCs w:val="24"/>
                        </w:rPr>
                        <w:t>get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KieContainer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proofErr w:type="spellEnd"/>
                      <w:r w:rsidRPr="00B86CAB">
                        <w:rPr>
                          <w:rFonts w:ascii="Courier New" w:eastAsia="Times New Roman" w:hAnsi="Courier New" w:cs="Courier New"/>
                          <w:color w:val="000000"/>
                          <w:szCs w:val="24"/>
                        </w:rPr>
                        <w:br/>
                        <w:t xml:space="preserve">          </w:t>
                      </w:r>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newKieContainer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.newReleaseId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com.ftn.sbnz</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w:t>
                      </w:r>
                      <w:proofErr w:type="spellStart"/>
                      <w:r w:rsidRPr="00B86CAB">
                        <w:rPr>
                          <w:rFonts w:ascii="Courier New" w:eastAsia="Times New Roman" w:hAnsi="Courier New" w:cs="Courier New"/>
                          <w:color w:val="067D17"/>
                          <w:szCs w:val="24"/>
                        </w:rPr>
                        <w:t>kjar</w:t>
                      </w:r>
                      <w:proofErr w:type="spellEnd"/>
                      <w:r w:rsidRPr="00B86CAB">
                        <w:rPr>
                          <w:rFonts w:ascii="Courier New" w:eastAsia="Times New Roman" w:hAnsi="Courier New" w:cs="Courier New"/>
                          <w:color w:val="067D17"/>
                          <w:szCs w:val="24"/>
                        </w:rPr>
                        <w:t>"</w:t>
                      </w:r>
                      <w:r w:rsidRPr="00B86CAB">
                        <w:rPr>
                          <w:rFonts w:ascii="Courier New" w:eastAsia="Times New Roman" w:hAnsi="Courier New" w:cs="Courier New"/>
                          <w:color w:val="080808"/>
                          <w:szCs w:val="24"/>
                        </w:rPr>
                        <w:t xml:space="preserve">, </w:t>
                      </w:r>
                      <w:r w:rsidRPr="00B86CAB">
                        <w:rPr>
                          <w:rFonts w:ascii="Courier New" w:eastAsia="Times New Roman" w:hAnsi="Courier New" w:cs="Courier New"/>
                          <w:color w:val="067D17"/>
                          <w:szCs w:val="24"/>
                        </w:rPr>
                        <w:t>"0.0.1-SNAPSHOT"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KieScanner</w:t>
                      </w:r>
                      <w:proofErr w:type="spellEnd"/>
                      <w:r w:rsidRPr="00B86CAB">
                        <w:rPr>
                          <w:rFonts w:ascii="Courier New" w:eastAsia="Times New Roman" w:hAnsi="Courier New" w:cs="Courier New"/>
                          <w:color w:val="000000"/>
                          <w:szCs w:val="24"/>
                        </w:rPr>
                        <w:t xml:space="preserve"> </w:t>
                      </w:r>
                      <w:proofErr w:type="spellStart"/>
                      <w:r w:rsidRPr="00B86CAB">
                        <w:rPr>
                          <w:rFonts w:ascii="Courier New" w:eastAsia="Times New Roman" w:hAnsi="Courier New" w:cs="Courier New"/>
                          <w:color w:val="000000"/>
                          <w:szCs w:val="24"/>
                        </w:rPr>
                        <w:t>kScanner</w:t>
                      </w:r>
                      <w:proofErr w:type="spellEnd"/>
                      <w:r w:rsidRPr="00B86CAB">
                        <w:rPr>
                          <w:rFonts w:ascii="Courier New" w:eastAsia="Times New Roman" w:hAnsi="Courier New" w:cs="Courier New"/>
                          <w:color w:val="000000"/>
                          <w:szCs w:val="24"/>
                        </w:rPr>
                        <w:t xml:space="preserve"> </w:t>
                      </w:r>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00000"/>
                          <w:szCs w:val="24"/>
                        </w:rPr>
                        <w:t>ks</w:t>
                      </w:r>
                      <w:r w:rsidRPr="00B86CAB">
                        <w:rPr>
                          <w:rFonts w:ascii="Courier New" w:eastAsia="Times New Roman" w:hAnsi="Courier New" w:cs="Courier New"/>
                          <w:color w:val="080808"/>
                          <w:szCs w:val="24"/>
                        </w:rPr>
                        <w:t>.newKieScanner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00000"/>
                          <w:szCs w:val="24"/>
                        </w:rPr>
                        <w:t>kScanner</w:t>
                      </w:r>
                      <w:r w:rsidRPr="00B86CAB">
                        <w:rPr>
                          <w:rFonts w:ascii="Courier New" w:eastAsia="Times New Roman" w:hAnsi="Courier New" w:cs="Courier New"/>
                          <w:color w:val="080808"/>
                          <w:szCs w:val="24"/>
                        </w:rPr>
                        <w:t>.start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1750EB"/>
                          <w:szCs w:val="24"/>
                        </w:rPr>
                        <w:t>1000</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return </w:t>
                      </w:r>
                      <w:proofErr w:type="spellStart"/>
                      <w:r w:rsidRPr="00B86CAB">
                        <w:rPr>
                          <w:rFonts w:ascii="Courier New" w:eastAsia="Times New Roman" w:hAnsi="Courier New" w:cs="Courier New"/>
                          <w:color w:val="000000"/>
                          <w:szCs w:val="24"/>
                        </w:rPr>
                        <w:t>kContainer</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w:t>
                      </w:r>
                    </w:p>
                  </w:txbxContent>
                </v:textbox>
                <w10:wrap type="square" anchorx="margin"/>
              </v:shape>
            </w:pict>
          </mc:Fallback>
        </mc:AlternateContent>
      </w:r>
    </w:p>
    <w:p w14:paraId="125E5D6A" w14:textId="072B11AD" w:rsidR="006D326E" w:rsidRPr="00D97B2C" w:rsidRDefault="00B86CAB" w:rsidP="006D326E">
      <w:pPr>
        <w:pStyle w:val="osnovnitekst"/>
        <w:rPr>
          <w:lang w:val="sr-Cyrl-RS"/>
        </w:rPr>
      </w:pPr>
      <w:r w:rsidRPr="00D97B2C">
        <w:rPr>
          <w:noProof/>
          <w:lang w:val="sr-Cyrl-RS"/>
        </w:rPr>
        <mc:AlternateContent>
          <mc:Choice Requires="wps">
            <w:drawing>
              <wp:anchor distT="0" distB="0" distL="114300" distR="114300" simplePos="0" relativeHeight="251740160" behindDoc="0" locked="0" layoutInCell="1" allowOverlap="1" wp14:anchorId="04F036B9" wp14:editId="642E086A">
                <wp:simplePos x="0" y="0"/>
                <wp:positionH relativeFrom="column">
                  <wp:posOffset>85725</wp:posOffset>
                </wp:positionH>
                <wp:positionV relativeFrom="paragraph">
                  <wp:posOffset>1966172</wp:posOffset>
                </wp:positionV>
                <wp:extent cx="57531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4923B55" w14:textId="1DC8B9A3" w:rsidR="0003146D" w:rsidRPr="006958B9" w:rsidRDefault="0003146D">
                            <w:pPr>
                              <w:pStyle w:val="Caption"/>
                              <w:jc w:val="center"/>
                              <w:rPr>
                                <w:noProof/>
                                <w:lang w:val="sr-Cyrl-RS"/>
                              </w:rPr>
                              <w:pPrChange w:id="1060" w:author="SW 46/2019 - Petrović Milica" w:date="2023-08-14T20:35:00Z">
                                <w:pPr>
                                  <w:pStyle w:val="Caption"/>
                                </w:pPr>
                              </w:pPrChange>
                            </w:pPr>
                            <w:bookmarkStart w:id="1061" w:name="_Ref141483786"/>
                            <w:bookmarkStart w:id="1062" w:name="_Ref143197431"/>
                            <w:proofErr w:type="spellStart"/>
                            <w:r>
                              <w:t>Листинг</w:t>
                            </w:r>
                            <w:proofErr w:type="spellEnd"/>
                            <w:r>
                              <w:t xml:space="preserve"> </w:t>
                            </w:r>
                            <w:ins w:id="1063" w:author="SW 46/2019 - Petrović Milica" w:date="2023-08-17T21:14:00Z">
                              <w:r>
                                <w:fldChar w:fldCharType="begin"/>
                              </w:r>
                              <w:r>
                                <w:instrText xml:space="preserve"> STYLEREF 1 \s </w:instrText>
                              </w:r>
                            </w:ins>
                            <w:r>
                              <w:fldChar w:fldCharType="separate"/>
                            </w:r>
                            <w:r>
                              <w:rPr>
                                <w:noProof/>
                              </w:rPr>
                              <w:t>5</w:t>
                            </w:r>
                            <w:ins w:id="1064" w:author="SW 46/2019 - Petrović Milica" w:date="2023-08-17T21:14:00Z">
                              <w:r>
                                <w:fldChar w:fldCharType="end"/>
                              </w:r>
                              <w:r>
                                <w:t>.</w:t>
                              </w:r>
                              <w:r>
                                <w:fldChar w:fldCharType="begin"/>
                              </w:r>
                              <w:r>
                                <w:instrText xml:space="preserve"> SEQ Листинг \* ARABIC \s 1 </w:instrText>
                              </w:r>
                            </w:ins>
                            <w:r>
                              <w:fldChar w:fldCharType="separate"/>
                            </w:r>
                            <w:ins w:id="1065" w:author="SW 46/2019 - Petrović Milica" w:date="2023-08-17T21:14:00Z">
                              <w:r>
                                <w:rPr>
                                  <w:noProof/>
                                </w:rPr>
                                <w:t>4</w:t>
                              </w:r>
                              <w:r>
                                <w:fldChar w:fldCharType="end"/>
                              </w:r>
                            </w:ins>
                            <w:bookmarkEnd w:id="1062"/>
                            <w:del w:id="1066"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7</w:delText>
                              </w:r>
                              <w:r w:rsidDel="00994F03">
                                <w:rPr>
                                  <w:noProof/>
                                </w:rPr>
                                <w:fldChar w:fldCharType="end"/>
                              </w:r>
                            </w:del>
                            <w:bookmarkEnd w:id="1061"/>
                            <w:r>
                              <w:rPr>
                                <w:lang w:val="sr-Cyrl-RS"/>
                              </w:rPr>
                              <w:t xml:space="preserve"> Код који омогућава </w:t>
                            </w:r>
                            <w:proofErr w:type="spellStart"/>
                            <w:r>
                              <w:rPr>
                                <w:lang w:val="sr-Cyrl-RS"/>
                              </w:rPr>
                              <w:t>инстанцирање</w:t>
                            </w:r>
                            <w:proofErr w:type="spellEnd"/>
                            <w:r>
                              <w:rPr>
                                <w:lang w:val="sr-Cyrl-RS"/>
                              </w:rPr>
                              <w:t xml:space="preserve"> </w:t>
                            </w:r>
                            <w:proofErr w:type="spellStart"/>
                            <w:r>
                              <w:t>KieContainer</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036B9" id="Text Box 43" o:spid="_x0000_s1066" type="#_x0000_t202" style="position:absolute;left:0;text-align:left;margin-left:6.75pt;margin-top:154.8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" stroked="f">
                <v:textbox style="mso-fit-shape-to-text:t" inset="0,0,0,0">
                  <w:txbxContent>
                    <w:p w14:paraId="44923B55" w14:textId="1DC8B9A3" w:rsidR="0003146D" w:rsidRPr="006958B9" w:rsidRDefault="0003146D">
                      <w:pPr>
                        <w:pStyle w:val="Caption"/>
                        <w:jc w:val="center"/>
                        <w:rPr>
                          <w:noProof/>
                          <w:lang w:val="sr-Cyrl-RS"/>
                        </w:rPr>
                        <w:pPrChange w:id="1067" w:author="SW 46/2019 - Petrović Milica" w:date="2023-08-14T20:35:00Z">
                          <w:pPr>
                            <w:pStyle w:val="Caption"/>
                          </w:pPr>
                        </w:pPrChange>
                      </w:pPr>
                      <w:bookmarkStart w:id="1068" w:name="_Ref141483786"/>
                      <w:bookmarkStart w:id="1069" w:name="_Ref143197431"/>
                      <w:proofErr w:type="spellStart"/>
                      <w:r>
                        <w:t>Листинг</w:t>
                      </w:r>
                      <w:proofErr w:type="spellEnd"/>
                      <w:r>
                        <w:t xml:space="preserve"> </w:t>
                      </w:r>
                      <w:ins w:id="1070" w:author="SW 46/2019 - Petrović Milica" w:date="2023-08-17T21:14:00Z">
                        <w:r>
                          <w:fldChar w:fldCharType="begin"/>
                        </w:r>
                        <w:r>
                          <w:instrText xml:space="preserve"> STYLEREF 1 \s </w:instrText>
                        </w:r>
                      </w:ins>
                      <w:r>
                        <w:fldChar w:fldCharType="separate"/>
                      </w:r>
                      <w:r>
                        <w:rPr>
                          <w:noProof/>
                        </w:rPr>
                        <w:t>5</w:t>
                      </w:r>
                      <w:ins w:id="1071" w:author="SW 46/2019 - Petrović Milica" w:date="2023-08-17T21:14:00Z">
                        <w:r>
                          <w:fldChar w:fldCharType="end"/>
                        </w:r>
                        <w:r>
                          <w:t>.</w:t>
                        </w:r>
                        <w:r>
                          <w:fldChar w:fldCharType="begin"/>
                        </w:r>
                        <w:r>
                          <w:instrText xml:space="preserve"> SEQ Листинг \* ARABIC \s 1 </w:instrText>
                        </w:r>
                      </w:ins>
                      <w:r>
                        <w:fldChar w:fldCharType="separate"/>
                      </w:r>
                      <w:ins w:id="1072" w:author="SW 46/2019 - Petrović Milica" w:date="2023-08-17T21:14:00Z">
                        <w:r>
                          <w:rPr>
                            <w:noProof/>
                          </w:rPr>
                          <w:t>4</w:t>
                        </w:r>
                        <w:r>
                          <w:fldChar w:fldCharType="end"/>
                        </w:r>
                      </w:ins>
                      <w:bookmarkEnd w:id="1069"/>
                      <w:del w:id="1073"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7</w:delText>
                        </w:r>
                        <w:r w:rsidDel="00994F03">
                          <w:rPr>
                            <w:noProof/>
                          </w:rPr>
                          <w:fldChar w:fldCharType="end"/>
                        </w:r>
                      </w:del>
                      <w:bookmarkEnd w:id="1068"/>
                      <w:r>
                        <w:rPr>
                          <w:lang w:val="sr-Cyrl-RS"/>
                        </w:rPr>
                        <w:t xml:space="preserve"> Код који омогућава </w:t>
                      </w:r>
                      <w:proofErr w:type="spellStart"/>
                      <w:r>
                        <w:rPr>
                          <w:lang w:val="sr-Cyrl-RS"/>
                        </w:rPr>
                        <w:t>инстанцирање</w:t>
                      </w:r>
                      <w:proofErr w:type="spellEnd"/>
                      <w:r>
                        <w:rPr>
                          <w:lang w:val="sr-Cyrl-RS"/>
                        </w:rPr>
                        <w:t xml:space="preserve"> </w:t>
                      </w:r>
                      <w:proofErr w:type="spellStart"/>
                      <w:r>
                        <w:t>KieContainer</w:t>
                      </w:r>
                      <w:proofErr w:type="spellEnd"/>
                      <w:r>
                        <w:t>-a</w:t>
                      </w:r>
                    </w:p>
                  </w:txbxContent>
                </v:textbox>
                <w10:wrap type="square"/>
              </v:shape>
            </w:pict>
          </mc:Fallback>
        </mc:AlternateContent>
      </w:r>
    </w:p>
    <w:p w14:paraId="49325B03" w14:textId="77777777" w:rsidR="00C5700C" w:rsidRPr="00D97B2C" w:rsidRDefault="00C5700C" w:rsidP="006D326E">
      <w:pPr>
        <w:pStyle w:val="Heading2"/>
        <w:numPr>
          <w:ilvl w:val="0"/>
          <w:numId w:val="15"/>
        </w:numPr>
        <w:rPr>
          <w:lang w:val="sr-Cyrl-RS"/>
        </w:rPr>
      </w:pPr>
      <w:bookmarkStart w:id="1074" w:name="_Toc143200089"/>
      <w:proofErr w:type="spellStart"/>
      <w:r w:rsidRPr="00D97B2C">
        <w:rPr>
          <w:lang w:val="sr-Cyrl-RS"/>
        </w:rPr>
        <w:t>Drools</w:t>
      </w:r>
      <w:proofErr w:type="spellEnd"/>
      <w:r w:rsidRPr="00D97B2C">
        <w:rPr>
          <w:lang w:val="sr-Cyrl-RS"/>
        </w:rPr>
        <w:t xml:space="preserve"> апликација</w:t>
      </w:r>
      <w:bookmarkEnd w:id="1074"/>
    </w:p>
    <w:p w14:paraId="2BDA6213" w14:textId="28F5E6CC" w:rsidR="00B25021" w:rsidRPr="00D97B2C" w:rsidRDefault="003544F8" w:rsidP="001354EC">
      <w:pPr>
        <w:pStyle w:val="osnovnitekst"/>
        <w:rPr>
          <w:lang w:val="sr-Cyrl-RS"/>
        </w:rPr>
      </w:pPr>
      <w:del w:id="1075" w:author="SW 46/2019 - Petrović Milica" w:date="2023-08-17T20:44:00Z">
        <w:r w:rsidRPr="00D97B2C" w:rsidDel="00C17AB6">
          <w:rPr>
            <w:noProof/>
            <w:lang w:val="sr-Cyrl-RS"/>
          </w:rPr>
          <mc:AlternateContent>
            <mc:Choice Requires="wps">
              <w:drawing>
                <wp:anchor distT="0" distB="0" distL="114300" distR="114300" simplePos="0" relativeHeight="251743232" behindDoc="0" locked="0" layoutInCell="1" allowOverlap="1" wp14:anchorId="571F8BEE" wp14:editId="13E6A06F">
                  <wp:simplePos x="0" y="0"/>
                  <wp:positionH relativeFrom="margin">
                    <wp:align>center</wp:align>
                  </wp:positionH>
                  <wp:positionV relativeFrom="paragraph">
                    <wp:posOffset>3552825</wp:posOffset>
                  </wp:positionV>
                  <wp:extent cx="2720340" cy="635"/>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19B8ABA0" w14:textId="678FF9EA" w:rsidR="0003146D" w:rsidRPr="00D45875" w:rsidRDefault="0003146D">
                              <w:pPr>
                                <w:pStyle w:val="Caption"/>
                                <w:jc w:val="center"/>
                                <w:rPr>
                                  <w:noProof/>
                                  <w:lang w:val="sr-Cyrl-RS"/>
                                </w:rPr>
                                <w:pPrChange w:id="1076" w:author="SW 46/2019 - Petrović Milica" w:date="2023-08-14T20:35:00Z">
                                  <w:pPr>
                                    <w:pStyle w:val="Caption"/>
                                  </w:pPr>
                                </w:pPrChange>
                              </w:pPr>
                              <w:bookmarkStart w:id="1077" w:name="_Ref141530603"/>
                              <w:proofErr w:type="spellStart"/>
                              <w:r>
                                <w:t>Слика</w:t>
                              </w:r>
                              <w:proofErr w:type="spellEnd"/>
                              <w:r>
                                <w:t xml:space="preserve"> </w:t>
                              </w:r>
                              <w:ins w:id="1078" w:author="SW 46/2019 - Petrović Milica" w:date="2023-08-17T20:44:00Z">
                                <w:r>
                                  <w:fldChar w:fldCharType="begin"/>
                                </w:r>
                                <w:r>
                                  <w:instrText xml:space="preserve"> STYLEREF 1 \s </w:instrText>
                                </w:r>
                              </w:ins>
                              <w:r>
                                <w:fldChar w:fldCharType="separate"/>
                              </w:r>
                              <w:r>
                                <w:rPr>
                                  <w:noProof/>
                                </w:rPr>
                                <w:t>5</w:t>
                              </w:r>
                              <w:ins w:id="1079" w:author="SW 46/2019 - Petrović Milica" w:date="2023-08-17T20:44:00Z">
                                <w:r>
                                  <w:fldChar w:fldCharType="end"/>
                                </w:r>
                                <w:r>
                                  <w:t>.</w:t>
                                </w:r>
                                <w:r>
                                  <w:fldChar w:fldCharType="begin"/>
                                </w:r>
                                <w:r>
                                  <w:instrText xml:space="preserve"> SEQ Слика \* ARABIC \s 1 </w:instrText>
                                </w:r>
                              </w:ins>
                              <w:r>
                                <w:fldChar w:fldCharType="separate"/>
                              </w:r>
                              <w:ins w:id="1080" w:author="SW 46/2019 - Petrović Milica" w:date="2023-08-17T20:44:00Z">
                                <w:r>
                                  <w:rPr>
                                    <w:noProof/>
                                  </w:rPr>
                                  <w:t>5</w:t>
                                </w:r>
                                <w:r>
                                  <w:fldChar w:fldCharType="end"/>
                                </w:r>
                              </w:ins>
                              <w:del w:id="108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18</w:delText>
                                </w:r>
                                <w:r w:rsidDel="00693600">
                                  <w:rPr>
                                    <w:noProof/>
                                  </w:rPr>
                                  <w:fldChar w:fldCharType="end"/>
                                </w:r>
                              </w:del>
                              <w:bookmarkEnd w:id="1077"/>
                              <w:r>
                                <w:rPr>
                                  <w:lang w:val="sr-Cyrl-RS"/>
                                </w:rPr>
                                <w:t xml:space="preserve"> Структура </w:t>
                              </w:r>
                              <w:proofErr w:type="spellStart"/>
                              <w:r>
                                <w:rPr>
                                  <w:lang w:val="sr-Cyrl-RS"/>
                                </w:rPr>
                                <w:t>кјар</w:t>
                              </w:r>
                              <w:proofErr w:type="spellEnd"/>
                              <w:r>
                                <w:rPr>
                                  <w:lang w:val="sr-Cyrl-RS"/>
                                </w:rPr>
                                <w:t xml:space="preserve"> пр</w:t>
                              </w:r>
                              <w:ins w:id="1082" w:author="SW 46/2019 - Petrović Milica" w:date="2023-08-14T20:35:00Z">
                                <w:r>
                                  <w:rPr>
                                    <w:lang w:val="sr-Cyrl-RS"/>
                                  </w:rPr>
                                  <w:t>о</w:t>
                                </w:r>
                              </w:ins>
                              <w:del w:id="1083" w:author="SW 46/2019 - Petrović Milica" w:date="2023-08-14T20:35:00Z">
                                <w:r w:rsidDel="00C65FDA">
                                  <w:rPr>
                                    <w:lang w:val="sr-Cyrl-RS"/>
                                  </w:rPr>
                                  <w:delText>и</w:delText>
                                </w:r>
                              </w:del>
                              <w:r>
                                <w:rPr>
                                  <w:lang w:val="sr-Cyrl-RS"/>
                                </w:rPr>
                                <w:t>јекта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F8BEE" id="Text Box 49" o:spid="_x0000_s1067" type="#_x0000_t202" style="position:absolute;left:0;text-align:left;margin-left:0;margin-top:279.75pt;width:214.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UkpLwIAAGcEAAAOAAAAZHJzL2Uyb0RvYy54bWysVMFu2zAMvQ/YPwi6L07Srt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" stroked="f">
                  <v:textbox style="mso-fit-shape-to-text:t" inset="0,0,0,0">
                    <w:txbxContent>
                      <w:p w14:paraId="19B8ABA0" w14:textId="678FF9EA" w:rsidR="0003146D" w:rsidRPr="00D45875" w:rsidRDefault="0003146D">
                        <w:pPr>
                          <w:pStyle w:val="Caption"/>
                          <w:jc w:val="center"/>
                          <w:rPr>
                            <w:noProof/>
                            <w:lang w:val="sr-Cyrl-RS"/>
                          </w:rPr>
                          <w:pPrChange w:id="1084" w:author="SW 46/2019 - Petrović Milica" w:date="2023-08-14T20:35:00Z">
                            <w:pPr>
                              <w:pStyle w:val="Caption"/>
                            </w:pPr>
                          </w:pPrChange>
                        </w:pPr>
                        <w:bookmarkStart w:id="1085" w:name="_Ref141530603"/>
                        <w:proofErr w:type="spellStart"/>
                        <w:r>
                          <w:t>Слика</w:t>
                        </w:r>
                        <w:proofErr w:type="spellEnd"/>
                        <w:r>
                          <w:t xml:space="preserve"> </w:t>
                        </w:r>
                        <w:ins w:id="1086" w:author="SW 46/2019 - Petrović Milica" w:date="2023-08-17T20:44:00Z">
                          <w:r>
                            <w:fldChar w:fldCharType="begin"/>
                          </w:r>
                          <w:r>
                            <w:instrText xml:space="preserve"> STYLEREF 1 \s </w:instrText>
                          </w:r>
                        </w:ins>
                        <w:r>
                          <w:fldChar w:fldCharType="separate"/>
                        </w:r>
                        <w:r>
                          <w:rPr>
                            <w:noProof/>
                          </w:rPr>
                          <w:t>5</w:t>
                        </w:r>
                        <w:ins w:id="1087" w:author="SW 46/2019 - Petrović Milica" w:date="2023-08-17T20:44:00Z">
                          <w:r>
                            <w:fldChar w:fldCharType="end"/>
                          </w:r>
                          <w:r>
                            <w:t>.</w:t>
                          </w:r>
                          <w:r>
                            <w:fldChar w:fldCharType="begin"/>
                          </w:r>
                          <w:r>
                            <w:instrText xml:space="preserve"> SEQ Слика \* ARABIC \s 1 </w:instrText>
                          </w:r>
                        </w:ins>
                        <w:r>
                          <w:fldChar w:fldCharType="separate"/>
                        </w:r>
                        <w:ins w:id="1088" w:author="SW 46/2019 - Petrović Milica" w:date="2023-08-17T20:44:00Z">
                          <w:r>
                            <w:rPr>
                              <w:noProof/>
                            </w:rPr>
                            <w:t>5</w:t>
                          </w:r>
                          <w:r>
                            <w:fldChar w:fldCharType="end"/>
                          </w:r>
                        </w:ins>
                        <w:del w:id="108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18</w:delText>
                          </w:r>
                          <w:r w:rsidDel="00693600">
                            <w:rPr>
                              <w:noProof/>
                            </w:rPr>
                            <w:fldChar w:fldCharType="end"/>
                          </w:r>
                        </w:del>
                        <w:bookmarkEnd w:id="1085"/>
                        <w:r>
                          <w:rPr>
                            <w:lang w:val="sr-Cyrl-RS"/>
                          </w:rPr>
                          <w:t xml:space="preserve"> Структура </w:t>
                        </w:r>
                        <w:proofErr w:type="spellStart"/>
                        <w:r>
                          <w:rPr>
                            <w:lang w:val="sr-Cyrl-RS"/>
                          </w:rPr>
                          <w:t>кјар</w:t>
                        </w:r>
                        <w:proofErr w:type="spellEnd"/>
                        <w:r>
                          <w:rPr>
                            <w:lang w:val="sr-Cyrl-RS"/>
                          </w:rPr>
                          <w:t xml:space="preserve"> пр</w:t>
                        </w:r>
                        <w:ins w:id="1090" w:author="SW 46/2019 - Petrović Milica" w:date="2023-08-14T20:35:00Z">
                          <w:r>
                            <w:rPr>
                              <w:lang w:val="sr-Cyrl-RS"/>
                            </w:rPr>
                            <w:t>о</w:t>
                          </w:r>
                        </w:ins>
                        <w:del w:id="1091" w:author="SW 46/2019 - Petrović Milica" w:date="2023-08-14T20:35:00Z">
                          <w:r w:rsidDel="00C65FDA">
                            <w:rPr>
                              <w:lang w:val="sr-Cyrl-RS"/>
                            </w:rPr>
                            <w:delText>и</w:delText>
                          </w:r>
                        </w:del>
                        <w:r>
                          <w:rPr>
                            <w:lang w:val="sr-Cyrl-RS"/>
                          </w:rPr>
                          <w:t>јекта</w:t>
                        </w:r>
                      </w:p>
                    </w:txbxContent>
                  </v:textbox>
                  <w10:wrap type="topAndBottom" anchorx="margin"/>
                </v:shape>
              </w:pict>
            </mc:Fallback>
          </mc:AlternateContent>
        </w:r>
      </w:del>
      <w:ins w:id="1092" w:author="SW 46/2019 - Petrović Milica" w:date="2023-08-17T20:44:00Z">
        <w:r w:rsidR="00C17AB6">
          <w:rPr>
            <w:noProof/>
          </w:rPr>
          <mc:AlternateContent>
            <mc:Choice Requires="wps">
              <w:drawing>
                <wp:anchor distT="0" distB="0" distL="114300" distR="114300" simplePos="0" relativeHeight="251853824" behindDoc="0" locked="0" layoutInCell="1" allowOverlap="1" wp14:anchorId="65E9A72D" wp14:editId="10BB14AB">
                  <wp:simplePos x="0" y="0"/>
                  <wp:positionH relativeFrom="column">
                    <wp:posOffset>1609725</wp:posOffset>
                  </wp:positionH>
                  <wp:positionV relativeFrom="paragraph">
                    <wp:posOffset>3583305</wp:posOffset>
                  </wp:positionV>
                  <wp:extent cx="2720340" cy="635"/>
                  <wp:effectExtent l="0" t="0" r="0" b="0"/>
                  <wp:wrapTopAndBottom/>
                  <wp:docPr id="231" name="Text Box 23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35D3EF7D" w14:textId="7090B261" w:rsidR="0003146D" w:rsidRPr="00C17AB6" w:rsidRDefault="0003146D" w:rsidP="003159E2">
                              <w:pPr>
                                <w:pStyle w:val="Caption"/>
                                <w:jc w:val="center"/>
                                <w:rPr>
                                  <w:noProof/>
                                  <w:lang w:val="sr-Cyrl-RS"/>
                                  <w:rPrChange w:id="1093" w:author="SW 46/2019 - Petrović Milica" w:date="2023-08-17T20:46:00Z">
                                    <w:rPr>
                                      <w:noProof/>
                                      <w:lang w:val="sr-Cyrl-RS"/>
                                    </w:rPr>
                                  </w:rPrChange>
                                </w:rPr>
                                <w:pPrChange w:id="1094" w:author="SW 46/2019 - Petrović Milica" w:date="2023-08-17T20:47:00Z">
                                  <w:pPr>
                                    <w:pStyle w:val="osnovnitekst"/>
                                    <w:ind w:firstLine="720"/>
                                  </w:pPr>
                                </w:pPrChange>
                              </w:pPr>
                              <w:proofErr w:type="spellStart"/>
                              <w:ins w:id="1095" w:author="SW 46/2019 - Petrović Milica" w:date="2023-08-17T20:44:00Z">
                                <w:r>
                                  <w:t>Слика</w:t>
                                </w:r>
                                <w:proofErr w:type="spellEnd"/>
                                <w:r>
                                  <w:t xml:space="preserve"> </w:t>
                                </w:r>
                                <w:r>
                                  <w:fldChar w:fldCharType="begin"/>
                                </w:r>
                                <w:r>
                                  <w:instrText xml:space="preserve"> STYLEREF 1 \s </w:instrText>
                                </w:r>
                              </w:ins>
                              <w:r>
                                <w:fldChar w:fldCharType="separate"/>
                              </w:r>
                              <w:r>
                                <w:rPr>
                                  <w:noProof/>
                                </w:rPr>
                                <w:t>5</w:t>
                              </w:r>
                              <w:ins w:id="1096" w:author="SW 46/2019 - Petrović Milica" w:date="2023-08-17T20:44:00Z">
                                <w:r>
                                  <w:fldChar w:fldCharType="end"/>
                                </w:r>
                                <w:r>
                                  <w:t>.</w:t>
                                </w:r>
                              </w:ins>
                              <w:ins w:id="1097" w:author="SW 46/2019 - Petrović Milica" w:date="2023-08-17T20:46:00Z">
                                <w:r>
                                  <w:rPr>
                                    <w:lang w:val="sr-Cyrl-RS"/>
                                  </w:rPr>
                                  <w:t xml:space="preserve">4 </w:t>
                                </w:r>
                              </w:ins>
                              <w:ins w:id="1098" w:author="SW 46/2019 - Petrović Milica" w:date="2023-08-17T20:47:00Z">
                                <w:r>
                                  <w:rPr>
                                    <w:lang w:val="sr-Cyrl-RS"/>
                                  </w:rPr>
                                  <w:t xml:space="preserve">Структура </w:t>
                                </w:r>
                                <w:proofErr w:type="spellStart"/>
                                <w:r>
                                  <w:rPr>
                                    <w:lang w:val="sr-Cyrl-RS"/>
                                  </w:rPr>
                                  <w:t>кјар</w:t>
                                </w:r>
                                <w:proofErr w:type="spellEnd"/>
                                <w:r>
                                  <w:rPr>
                                    <w:lang w:val="sr-Cyrl-RS"/>
                                  </w:rPr>
                                  <w:t xml:space="preserve"> пројекта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9A72D" id="Text Box 231" o:spid="_x0000_s1068" type="#_x0000_t202" style="position:absolute;left:0;text-align:left;margin-left:126.75pt;margin-top:282.15pt;width:214.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PUMAIAAGkEAAAOAAAAZHJzL2Uyb0RvYy54bWysVFFv2yAQfp+0/4B4X5w4XVd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" stroked="f">
                  <v:textbox style="mso-fit-shape-to-text:t" inset="0,0,0,0">
                    <w:txbxContent>
                      <w:p w14:paraId="35D3EF7D" w14:textId="7090B261" w:rsidR="0003146D" w:rsidRPr="00C17AB6" w:rsidRDefault="0003146D" w:rsidP="003159E2">
                        <w:pPr>
                          <w:pStyle w:val="Caption"/>
                          <w:jc w:val="center"/>
                          <w:rPr>
                            <w:noProof/>
                            <w:lang w:val="sr-Cyrl-RS"/>
                            <w:rPrChange w:id="1099" w:author="SW 46/2019 - Petrović Milica" w:date="2023-08-17T20:46:00Z">
                              <w:rPr>
                                <w:noProof/>
                                <w:lang w:val="sr-Cyrl-RS"/>
                              </w:rPr>
                            </w:rPrChange>
                          </w:rPr>
                          <w:pPrChange w:id="1100" w:author="SW 46/2019 - Petrović Milica" w:date="2023-08-17T20:47:00Z">
                            <w:pPr>
                              <w:pStyle w:val="osnovnitekst"/>
                              <w:ind w:firstLine="720"/>
                            </w:pPr>
                          </w:pPrChange>
                        </w:pPr>
                        <w:proofErr w:type="spellStart"/>
                        <w:ins w:id="1101" w:author="SW 46/2019 - Petrović Milica" w:date="2023-08-17T20:44:00Z">
                          <w:r>
                            <w:t>Слика</w:t>
                          </w:r>
                          <w:proofErr w:type="spellEnd"/>
                          <w:r>
                            <w:t xml:space="preserve"> </w:t>
                          </w:r>
                          <w:r>
                            <w:fldChar w:fldCharType="begin"/>
                          </w:r>
                          <w:r>
                            <w:instrText xml:space="preserve"> STYLEREF 1 \s </w:instrText>
                          </w:r>
                        </w:ins>
                        <w:r>
                          <w:fldChar w:fldCharType="separate"/>
                        </w:r>
                        <w:r>
                          <w:rPr>
                            <w:noProof/>
                          </w:rPr>
                          <w:t>5</w:t>
                        </w:r>
                        <w:ins w:id="1102" w:author="SW 46/2019 - Petrović Milica" w:date="2023-08-17T20:44:00Z">
                          <w:r>
                            <w:fldChar w:fldCharType="end"/>
                          </w:r>
                          <w:r>
                            <w:t>.</w:t>
                          </w:r>
                        </w:ins>
                        <w:ins w:id="1103" w:author="SW 46/2019 - Petrović Milica" w:date="2023-08-17T20:46:00Z">
                          <w:r>
                            <w:rPr>
                              <w:lang w:val="sr-Cyrl-RS"/>
                            </w:rPr>
                            <w:t xml:space="preserve">4 </w:t>
                          </w:r>
                        </w:ins>
                        <w:ins w:id="1104" w:author="SW 46/2019 - Petrović Milica" w:date="2023-08-17T20:47:00Z">
                          <w:r>
                            <w:rPr>
                              <w:lang w:val="sr-Cyrl-RS"/>
                            </w:rPr>
                            <w:t xml:space="preserve">Структура </w:t>
                          </w:r>
                          <w:proofErr w:type="spellStart"/>
                          <w:r>
                            <w:rPr>
                              <w:lang w:val="sr-Cyrl-RS"/>
                            </w:rPr>
                            <w:t>кјар</w:t>
                          </w:r>
                          <w:proofErr w:type="spellEnd"/>
                          <w:r>
                            <w:rPr>
                              <w:lang w:val="sr-Cyrl-RS"/>
                            </w:rPr>
                            <w:t xml:space="preserve"> пројекта</w:t>
                          </w:r>
                        </w:ins>
                      </w:p>
                    </w:txbxContent>
                  </v:textbox>
                  <w10:wrap type="topAndBottom"/>
                </v:shape>
              </w:pict>
            </mc:Fallback>
          </mc:AlternateContent>
        </w:r>
      </w:ins>
      <w:r w:rsidRPr="00D97B2C">
        <w:rPr>
          <w:noProof/>
          <w:lang w:val="sr-Cyrl-RS"/>
        </w:rPr>
        <w:drawing>
          <wp:anchor distT="0" distB="0" distL="114300" distR="114300" simplePos="0" relativeHeight="251741184" behindDoc="0" locked="0" layoutInCell="1" allowOverlap="1" wp14:anchorId="18BE6F9A" wp14:editId="5CCC15C6">
            <wp:simplePos x="0" y="0"/>
            <wp:positionH relativeFrom="margin">
              <wp:align>center</wp:align>
            </wp:positionH>
            <wp:positionV relativeFrom="paragraph">
              <wp:posOffset>653415</wp:posOffset>
            </wp:positionV>
            <wp:extent cx="2720340" cy="2872740"/>
            <wp:effectExtent l="0" t="0" r="381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ruktura kjar projekta.jpg"/>
                    <pic:cNvPicPr/>
                  </pic:nvPicPr>
                  <pic:blipFill>
                    <a:blip r:embed="rId33">
                      <a:extLst>
                        <a:ext uri="{28A0092B-C50C-407E-A947-70E740481C1C}">
                          <a14:useLocalDpi xmlns:a14="http://schemas.microsoft.com/office/drawing/2010/main" val="0"/>
                        </a:ext>
                      </a:extLst>
                    </a:blip>
                    <a:stretch>
                      <a:fillRect/>
                    </a:stretch>
                  </pic:blipFill>
                  <pic:spPr>
                    <a:xfrm>
                      <a:off x="0" y="0"/>
                      <a:ext cx="2720340" cy="2872740"/>
                    </a:xfrm>
                    <a:prstGeom prst="rect">
                      <a:avLst/>
                    </a:prstGeom>
                  </pic:spPr>
                </pic:pic>
              </a:graphicData>
            </a:graphic>
            <wp14:sizeRelH relativeFrom="page">
              <wp14:pctWidth>0</wp14:pctWidth>
            </wp14:sizeRelH>
            <wp14:sizeRelV relativeFrom="page">
              <wp14:pctHeight>0</wp14:pctHeight>
            </wp14:sizeRelV>
          </wp:anchor>
        </w:drawing>
      </w:r>
      <w:r w:rsidR="00CB2D0A" w:rsidRPr="00D97B2C">
        <w:rPr>
          <w:lang w:val="sr-Cyrl-RS"/>
        </w:rPr>
        <w:t xml:space="preserve">Систем базиран на </w:t>
      </w:r>
      <w:r w:rsidR="00BC1540" w:rsidRPr="00D97B2C">
        <w:rPr>
          <w:lang w:val="sr-Cyrl-RS"/>
        </w:rPr>
        <w:t>правилима</w:t>
      </w:r>
      <w:r w:rsidR="00CB2D0A" w:rsidRPr="00D97B2C">
        <w:rPr>
          <w:lang w:val="sr-Cyrl-RS"/>
        </w:rPr>
        <w:t xml:space="preserve"> </w:t>
      </w:r>
      <w:r w:rsidR="00BC1540" w:rsidRPr="00D97B2C">
        <w:rPr>
          <w:lang w:val="sr-Cyrl-RS"/>
        </w:rPr>
        <w:t xml:space="preserve">који доноси одлуке на основу </w:t>
      </w:r>
      <w:proofErr w:type="spellStart"/>
      <w:r w:rsidR="00BC1540" w:rsidRPr="00D97B2C">
        <w:rPr>
          <w:i/>
          <w:lang w:val="sr-Cyrl-RS"/>
        </w:rPr>
        <w:t>if-then</w:t>
      </w:r>
      <w:proofErr w:type="spellEnd"/>
      <w:r w:rsidR="00BC1540" w:rsidRPr="00D97B2C">
        <w:rPr>
          <w:lang w:val="sr-Cyrl-RS"/>
        </w:rPr>
        <w:t xml:space="preserve"> правила имплементиран је као засебни </w:t>
      </w:r>
      <w:proofErr w:type="spellStart"/>
      <w:r w:rsidR="00BC1540" w:rsidRPr="00D97B2C">
        <w:rPr>
          <w:i/>
          <w:lang w:val="sr-Cyrl-RS"/>
        </w:rPr>
        <w:t>maven</w:t>
      </w:r>
      <w:proofErr w:type="spellEnd"/>
      <w:r w:rsidR="00BC1540" w:rsidRPr="00D97B2C">
        <w:rPr>
          <w:lang w:val="sr-Cyrl-RS"/>
        </w:rPr>
        <w:t xml:space="preserve"> пројекат и користи </w:t>
      </w:r>
      <w:proofErr w:type="spellStart"/>
      <w:r w:rsidR="00BC1540" w:rsidRPr="00D97B2C">
        <w:rPr>
          <w:i/>
          <w:lang w:val="sr-Cyrl-RS"/>
        </w:rPr>
        <w:t>Drools</w:t>
      </w:r>
      <w:proofErr w:type="spellEnd"/>
      <w:r w:rsidR="00BC1540" w:rsidRPr="00D97B2C">
        <w:rPr>
          <w:i/>
          <w:lang w:val="sr-Cyrl-RS"/>
        </w:rPr>
        <w:t xml:space="preserve"> </w:t>
      </w:r>
      <w:r w:rsidR="00BC1540" w:rsidRPr="00D97B2C">
        <w:rPr>
          <w:lang w:val="sr-Cyrl-RS"/>
        </w:rPr>
        <w:t>алат.</w:t>
      </w:r>
      <w:r w:rsidR="00D45875" w:rsidRPr="00D97B2C">
        <w:rPr>
          <w:lang w:val="sr-Cyrl-RS"/>
        </w:rPr>
        <w:t xml:space="preserve"> Структура </w:t>
      </w:r>
      <w:proofErr w:type="spellStart"/>
      <w:r w:rsidR="00D45875" w:rsidRPr="00D97B2C">
        <w:rPr>
          <w:lang w:val="sr-Cyrl-RS"/>
        </w:rPr>
        <w:t>кјар</w:t>
      </w:r>
      <w:proofErr w:type="spellEnd"/>
      <w:r w:rsidR="00D45875" w:rsidRPr="00D97B2C">
        <w:rPr>
          <w:lang w:val="sr-Cyrl-RS"/>
        </w:rPr>
        <w:t xml:space="preserve"> пројекта приказана је на </w:t>
      </w:r>
      <w:ins w:id="1105" w:author="SW 46/2019 - Petrović Milica" w:date="2023-08-17T20:48:00Z">
        <w:r w:rsidR="003159E2">
          <w:rPr>
            <w:lang w:val="sr-Cyrl-RS"/>
          </w:rPr>
          <w:fldChar w:fldCharType="begin"/>
        </w:r>
        <w:r w:rsidR="003159E2">
          <w:rPr>
            <w:lang w:val="sr-Cyrl-RS"/>
          </w:rPr>
          <w:instrText xml:space="preserve"> REF _Ref143197732 \h </w:instrText>
        </w:r>
        <w:r w:rsidR="003159E2">
          <w:rPr>
            <w:lang w:val="sr-Cyrl-RS"/>
          </w:rPr>
        </w:r>
      </w:ins>
      <w:r w:rsidR="003159E2">
        <w:rPr>
          <w:lang w:val="sr-Cyrl-RS"/>
        </w:rPr>
        <w:fldChar w:fldCharType="separate"/>
      </w:r>
      <w:ins w:id="1106" w:author="SW 46/2019 - Petrović Milica" w:date="2023-08-17T20:48:00Z">
        <w:r w:rsidR="003159E2">
          <w:rPr>
            <w:lang w:val="sr-Cyrl-RS"/>
          </w:rPr>
          <w:fldChar w:fldCharType="end"/>
        </w:r>
        <w:r w:rsidR="003159E2">
          <w:rPr>
            <w:lang w:val="sr-Cyrl-RS"/>
          </w:rPr>
          <w:fldChar w:fldCharType="begin"/>
        </w:r>
        <w:r w:rsidR="003159E2">
          <w:rPr>
            <w:lang w:val="sr-Cyrl-RS"/>
          </w:rPr>
          <w:instrText xml:space="preserve"> REF _Ref143197739 \h </w:instrText>
        </w:r>
        <w:r w:rsidR="003159E2">
          <w:rPr>
            <w:lang w:val="sr-Cyrl-RS"/>
          </w:rPr>
        </w:r>
      </w:ins>
      <w:r w:rsidR="003159E2">
        <w:rPr>
          <w:lang w:val="sr-Cyrl-RS"/>
        </w:rPr>
        <w:fldChar w:fldCharType="separate"/>
      </w:r>
      <w:proofErr w:type="spellStart"/>
      <w:ins w:id="1107" w:author="SW 46/2019 - Petrović Milica" w:date="2023-08-17T20:48:00Z">
        <w:r w:rsidR="003159E2">
          <w:t>Сл</w:t>
        </w:r>
        <w:r w:rsidR="003159E2">
          <w:t>и</w:t>
        </w:r>
        <w:r w:rsidR="003159E2">
          <w:t>ка</w:t>
        </w:r>
        <w:proofErr w:type="spellEnd"/>
        <w:r w:rsidR="003159E2">
          <w:t xml:space="preserve"> </w:t>
        </w:r>
        <w:r w:rsidR="003159E2">
          <w:rPr>
            <w:noProof/>
          </w:rPr>
          <w:t>5</w:t>
        </w:r>
        <w:r w:rsidR="003159E2">
          <w:t>.</w:t>
        </w:r>
        <w:r w:rsidR="003159E2">
          <w:rPr>
            <w:noProof/>
          </w:rPr>
          <w:t>4</w:t>
        </w:r>
        <w:r w:rsidR="003159E2">
          <w:rPr>
            <w:lang w:val="sr-Cyrl-RS"/>
          </w:rPr>
          <w:fldChar w:fldCharType="end"/>
        </w:r>
      </w:ins>
      <w:r w:rsidR="00D45875" w:rsidRPr="00D97B2C">
        <w:rPr>
          <w:lang w:val="sr-Cyrl-RS"/>
        </w:rPr>
        <w:fldChar w:fldCharType="begin"/>
      </w:r>
      <w:r w:rsidR="00D45875" w:rsidRPr="00D97B2C">
        <w:rPr>
          <w:lang w:val="sr-Cyrl-RS"/>
        </w:rPr>
        <w:instrText xml:space="preserve"> REF _Ref141530603 \h </w:instrText>
      </w:r>
      <w:r w:rsidR="001354EC" w:rsidRPr="00D97B2C">
        <w:rPr>
          <w:lang w:val="sr-Cyrl-RS"/>
        </w:rPr>
        <w:instrText xml:space="preserve"> \* MERGEFORMAT </w:instrText>
      </w:r>
      <w:r w:rsidR="00D45875" w:rsidRPr="00D97B2C">
        <w:rPr>
          <w:lang w:val="sr-Cyrl-RS"/>
        </w:rPr>
      </w:r>
      <w:r w:rsidR="00D45875" w:rsidRPr="00D97B2C">
        <w:rPr>
          <w:lang w:val="sr-Cyrl-RS"/>
        </w:rPr>
        <w:fldChar w:fldCharType="separate"/>
      </w:r>
      <w:del w:id="1108" w:author="SW 46/2019 - Petrović Milica" w:date="2023-08-17T20:45:00Z">
        <w:r w:rsidR="00D45875" w:rsidRPr="00D97B2C" w:rsidDel="00C17AB6">
          <w:rPr>
            <w:lang w:val="sr-Cyrl-RS"/>
          </w:rPr>
          <w:delText xml:space="preserve">Слика </w:delText>
        </w:r>
        <w:r w:rsidR="00D45875" w:rsidRPr="00D97B2C" w:rsidDel="00C17AB6">
          <w:rPr>
            <w:noProof/>
            <w:lang w:val="sr-Cyrl-RS"/>
          </w:rPr>
          <w:delText>18</w:delText>
        </w:r>
      </w:del>
      <w:r w:rsidR="00D45875" w:rsidRPr="00D97B2C">
        <w:rPr>
          <w:lang w:val="sr-Cyrl-RS"/>
        </w:rPr>
        <w:fldChar w:fldCharType="end"/>
      </w:r>
      <w:r w:rsidR="00D45875" w:rsidRPr="00D97B2C">
        <w:rPr>
          <w:lang w:val="sr-Cyrl-RS"/>
        </w:rPr>
        <w:t xml:space="preserve">. Сви фајлови са правилима смештени су пакет </w:t>
      </w:r>
      <w:proofErr w:type="spellStart"/>
      <w:r w:rsidR="00D45875" w:rsidRPr="00D97B2C">
        <w:rPr>
          <w:i/>
          <w:lang w:val="sr-Cyrl-RS"/>
        </w:rPr>
        <w:t>resources</w:t>
      </w:r>
      <w:proofErr w:type="spellEnd"/>
      <w:r w:rsidR="00864652" w:rsidRPr="00D97B2C">
        <w:rPr>
          <w:i/>
          <w:lang w:val="sr-Cyrl-RS"/>
        </w:rPr>
        <w:t>/</w:t>
      </w:r>
      <w:proofErr w:type="spellStart"/>
      <w:r w:rsidR="00864652" w:rsidRPr="00D97B2C">
        <w:rPr>
          <w:i/>
          <w:lang w:val="sr-Cyrl-RS"/>
        </w:rPr>
        <w:t>rules</w:t>
      </w:r>
      <w:proofErr w:type="spellEnd"/>
      <w:r w:rsidR="00864652" w:rsidRPr="00D97B2C">
        <w:rPr>
          <w:i/>
          <w:lang w:val="sr-Cyrl-RS"/>
        </w:rPr>
        <w:t>/</w:t>
      </w:r>
      <w:proofErr w:type="spellStart"/>
      <w:r w:rsidR="00864652" w:rsidRPr="00D97B2C">
        <w:rPr>
          <w:i/>
          <w:lang w:val="sr-Cyrl-RS"/>
        </w:rPr>
        <w:t>diagnostics</w:t>
      </w:r>
      <w:proofErr w:type="spellEnd"/>
      <w:r w:rsidR="00BF6E83" w:rsidRPr="00D97B2C">
        <w:rPr>
          <w:i/>
          <w:lang w:val="sr-Cyrl-RS"/>
        </w:rPr>
        <w:t>.</w:t>
      </w:r>
    </w:p>
    <w:p w14:paraId="73F14086" w14:textId="118C1116" w:rsidR="00075AA2" w:rsidRPr="00D97B2C" w:rsidRDefault="006F39FA" w:rsidP="00EE1F8B">
      <w:pPr>
        <w:pStyle w:val="osnovnitekst"/>
        <w:rPr>
          <w:lang w:val="sr-Cyrl-RS"/>
        </w:rPr>
      </w:pPr>
      <w:r w:rsidRPr="00D97B2C">
        <w:rPr>
          <w:lang w:val="sr-Cyrl-RS"/>
        </w:rPr>
        <w:t>Анализа одговора на питања почи</w:t>
      </w:r>
      <w:r w:rsidR="002B6E2B" w:rsidRPr="00D97B2C">
        <w:rPr>
          <w:lang w:val="sr-Cyrl-RS"/>
        </w:rPr>
        <w:t xml:space="preserve">ње правилом за трансформацију одговора. Правило проверава да ли је питање постављено у позитивној или негативној форми и на основу тога модификује вредност одговора. Одговори се дају по </w:t>
      </w:r>
      <w:proofErr w:type="spellStart"/>
      <w:r w:rsidR="002B6E2B" w:rsidRPr="00D97B2C">
        <w:rPr>
          <w:lang w:val="sr-Cyrl-RS"/>
        </w:rPr>
        <w:t>Ликертовој</w:t>
      </w:r>
      <w:proofErr w:type="spellEnd"/>
      <w:r w:rsidR="002B6E2B" w:rsidRPr="00D97B2C">
        <w:rPr>
          <w:lang w:val="sr-Cyrl-RS"/>
        </w:rPr>
        <w:t xml:space="preserve"> скали</w:t>
      </w:r>
      <w:r w:rsidR="00A91240">
        <w:rPr>
          <w:lang w:val="sr-Cyrl-RS"/>
        </w:rPr>
        <w:fldChar w:fldCharType="begin"/>
      </w:r>
      <w:r w:rsidR="00A91240">
        <w:rPr>
          <w:lang w:val="sr-Cyrl-RS"/>
        </w:rPr>
        <w:instrText xml:space="preserve"> REF _Ref142325748 \r \h </w:instrText>
      </w:r>
      <w:r w:rsidR="00A91240">
        <w:rPr>
          <w:lang w:val="sr-Cyrl-RS"/>
        </w:rPr>
      </w:r>
      <w:r w:rsidR="00A91240">
        <w:rPr>
          <w:lang w:val="sr-Cyrl-RS"/>
        </w:rPr>
        <w:fldChar w:fldCharType="separate"/>
      </w:r>
      <w:r w:rsidR="00A91240">
        <w:rPr>
          <w:lang w:val="sr-Cyrl-RS"/>
        </w:rPr>
        <w:t>[12]</w:t>
      </w:r>
      <w:r w:rsidR="00A91240">
        <w:rPr>
          <w:lang w:val="sr-Cyrl-RS"/>
        </w:rPr>
        <w:fldChar w:fldCharType="end"/>
      </w:r>
      <w:r w:rsidR="002B6E2B" w:rsidRPr="00D97B2C">
        <w:rPr>
          <w:lang w:val="sr-Cyrl-RS"/>
        </w:rPr>
        <w:t xml:space="preserve"> у вредностима од 1</w:t>
      </w:r>
      <w:r w:rsidR="00E1776C" w:rsidRPr="00D97B2C">
        <w:rPr>
          <w:lang w:val="sr-Cyrl-RS"/>
        </w:rPr>
        <w:t>,</w:t>
      </w:r>
      <w:r w:rsidR="002B6E2B" w:rsidRPr="00D97B2C">
        <w:rPr>
          <w:lang w:val="sr-Cyrl-RS"/>
        </w:rPr>
        <w:t xml:space="preserve"> што значи </w:t>
      </w:r>
      <w:r w:rsidR="002B6E2B" w:rsidRPr="00D97B2C">
        <w:rPr>
          <w:i/>
          <w:lang w:val="sr-Cyrl-RS"/>
        </w:rPr>
        <w:t>у</w:t>
      </w:r>
      <w:r w:rsidR="003F5B88">
        <w:rPr>
          <w:i/>
          <w:lang w:val="sr-Cyrl-RS"/>
        </w:rPr>
        <w:t>опште</w:t>
      </w:r>
      <w:r w:rsidR="002B6E2B" w:rsidRPr="00D97B2C">
        <w:rPr>
          <w:i/>
          <w:lang w:val="sr-Cyrl-RS"/>
        </w:rPr>
        <w:t xml:space="preserve"> се не слажем</w:t>
      </w:r>
      <w:r w:rsidR="00E1776C" w:rsidRPr="00D97B2C">
        <w:rPr>
          <w:i/>
          <w:lang w:val="sr-Cyrl-RS"/>
        </w:rPr>
        <w:t>,</w:t>
      </w:r>
      <w:r w:rsidR="002B6E2B" w:rsidRPr="00D97B2C">
        <w:rPr>
          <w:lang w:val="sr-Cyrl-RS"/>
        </w:rPr>
        <w:t xml:space="preserve"> до 5 односно </w:t>
      </w:r>
      <w:r w:rsidR="002B6E2B" w:rsidRPr="00D97B2C">
        <w:rPr>
          <w:i/>
          <w:lang w:val="sr-Cyrl-RS"/>
        </w:rPr>
        <w:t>у потпуности се слажем</w:t>
      </w:r>
      <w:r w:rsidR="00E1776C" w:rsidRPr="00D97B2C">
        <w:rPr>
          <w:i/>
          <w:lang w:val="sr-Cyrl-RS"/>
        </w:rPr>
        <w:t>.</w:t>
      </w:r>
      <w:r w:rsidR="00E1776C" w:rsidRPr="00D97B2C">
        <w:rPr>
          <w:lang w:val="sr-Cyrl-RS"/>
        </w:rPr>
        <w:t xml:space="preserve"> На </w:t>
      </w:r>
      <w:ins w:id="1109" w:author="SW 46/2019 - Petrović Milica" w:date="2023-08-17T20:49:00Z">
        <w:r w:rsidR="00E74B65">
          <w:rPr>
            <w:lang w:val="sr-Cyrl-RS"/>
          </w:rPr>
          <w:fldChar w:fldCharType="begin"/>
        </w:r>
        <w:r w:rsidR="00E74B65">
          <w:rPr>
            <w:lang w:val="sr-Cyrl-RS"/>
          </w:rPr>
          <w:instrText xml:space="preserve"> REF _Ref143197814 \h </w:instrText>
        </w:r>
        <w:r w:rsidR="00E74B65">
          <w:rPr>
            <w:lang w:val="sr-Cyrl-RS"/>
          </w:rPr>
        </w:r>
      </w:ins>
      <w:r w:rsidR="00E74B65">
        <w:rPr>
          <w:lang w:val="sr-Cyrl-RS"/>
        </w:rPr>
        <w:fldChar w:fldCharType="separate"/>
      </w:r>
      <w:proofErr w:type="spellStart"/>
      <w:ins w:id="1110" w:author="SW 46/2019 - Petrović Milica" w:date="2023-08-17T20:49:00Z">
        <w:r w:rsidR="00E74B65">
          <w:t>Листинг</w:t>
        </w:r>
        <w:proofErr w:type="spellEnd"/>
        <w:r w:rsidR="00E74B65">
          <w:t xml:space="preserve"> </w:t>
        </w:r>
        <w:r w:rsidR="00E74B65">
          <w:rPr>
            <w:noProof/>
          </w:rPr>
          <w:t>5</w:t>
        </w:r>
        <w:r w:rsidR="00E74B65">
          <w:t>.</w:t>
        </w:r>
        <w:r w:rsidR="00E74B65">
          <w:rPr>
            <w:noProof/>
          </w:rPr>
          <w:t>5</w:t>
        </w:r>
        <w:r w:rsidR="00E74B65">
          <w:rPr>
            <w:lang w:val="sr-Cyrl-RS"/>
          </w:rPr>
          <w:fldChar w:fldCharType="end"/>
        </w:r>
      </w:ins>
      <w:ins w:id="1111" w:author="SW 46/2019 - Petrović Milica" w:date="2023-08-17T20:50:00Z">
        <w:r w:rsidR="00E74B65">
          <w:rPr>
            <w:lang w:val="sr-Cyrl-RS"/>
          </w:rPr>
          <w:t xml:space="preserve"> </w:t>
        </w:r>
      </w:ins>
      <w:del w:id="1112" w:author="SW 46/2019 - Petrović Milica" w:date="2023-08-17T20:49:00Z">
        <w:r w:rsidR="00E1776C" w:rsidRPr="00D97B2C" w:rsidDel="00E74B65">
          <w:rPr>
            <w:lang w:val="sr-Cyrl-RS"/>
          </w:rPr>
          <w:fldChar w:fldCharType="begin"/>
        </w:r>
        <w:r w:rsidR="00E1776C" w:rsidRPr="00D97B2C" w:rsidDel="00E74B65">
          <w:rPr>
            <w:lang w:val="sr-Cyrl-RS"/>
          </w:rPr>
          <w:delInstrText xml:space="preserve"> REF _Ref141531704 \h </w:delInstrText>
        </w:r>
        <w:r w:rsidR="00EE1F8B" w:rsidDel="00E74B65">
          <w:rPr>
            <w:lang w:val="sr-Cyrl-RS"/>
          </w:rPr>
          <w:delInstrText xml:space="preserve"> \* MERGEFORMAT </w:delInstrText>
        </w:r>
        <w:r w:rsidR="00E1776C" w:rsidRPr="00D97B2C" w:rsidDel="00E74B65">
          <w:rPr>
            <w:lang w:val="sr-Cyrl-RS"/>
          </w:rPr>
        </w:r>
        <w:r w:rsidR="00E1776C" w:rsidRPr="00D97B2C" w:rsidDel="00E74B65">
          <w:rPr>
            <w:lang w:val="sr-Cyrl-RS"/>
          </w:rPr>
          <w:fldChar w:fldCharType="separate"/>
        </w:r>
        <w:r w:rsidR="00E1776C" w:rsidRPr="00D97B2C" w:rsidDel="00E74B65">
          <w:rPr>
            <w:lang w:val="sr-Cyrl-RS"/>
          </w:rPr>
          <w:delText xml:space="preserve">Листинг </w:delText>
        </w:r>
        <w:r w:rsidR="00E1776C" w:rsidRPr="00D97B2C" w:rsidDel="00E74B65">
          <w:rPr>
            <w:noProof/>
            <w:lang w:val="sr-Cyrl-RS"/>
          </w:rPr>
          <w:delText>8</w:delText>
        </w:r>
        <w:r w:rsidR="00E1776C" w:rsidRPr="00D97B2C" w:rsidDel="00E74B65">
          <w:rPr>
            <w:lang w:val="sr-Cyrl-RS"/>
          </w:rPr>
          <w:fldChar w:fldCharType="end"/>
        </w:r>
        <w:r w:rsidR="00E1776C" w:rsidRPr="00D97B2C" w:rsidDel="00E74B65">
          <w:rPr>
            <w:lang w:val="sr-Cyrl-RS"/>
          </w:rPr>
          <w:delText xml:space="preserve"> </w:delText>
        </w:r>
      </w:del>
      <w:r w:rsidR="00E1776C" w:rsidRPr="00D97B2C">
        <w:rPr>
          <w:lang w:val="sr-Cyrl-RS"/>
        </w:rPr>
        <w:t>је приказано правило за трансформацију.</w:t>
      </w:r>
    </w:p>
    <w:p w14:paraId="09455BC7" w14:textId="77777777" w:rsidR="00E1776C" w:rsidRPr="00D97B2C" w:rsidRDefault="00E1776C" w:rsidP="00075AA2">
      <w:pPr>
        <w:tabs>
          <w:tab w:val="left" w:pos="3851"/>
        </w:tabs>
        <w:rPr>
          <w:lang w:val="sr-Cyrl-RS"/>
        </w:rPr>
      </w:pPr>
    </w:p>
    <w:p w14:paraId="44DEA7F3" w14:textId="4578299F" w:rsidR="00E74B65" w:rsidRDefault="00E74B65">
      <w:pPr>
        <w:rPr>
          <w:ins w:id="1113" w:author="SW 46/2019 - Petrović Milica" w:date="2023-08-17T20:50:00Z"/>
          <w:lang w:val="sr-Cyrl-RS"/>
        </w:rPr>
      </w:pPr>
      <w:ins w:id="1114" w:author="SW 46/2019 - Petrović Milica" w:date="2023-08-17T20:50:00Z">
        <w:r>
          <w:rPr>
            <w:lang w:val="sr-Cyrl-RS"/>
          </w:rPr>
          <w:br w:type="page"/>
        </w:r>
      </w:ins>
    </w:p>
    <w:p w14:paraId="2DE18E2E" w14:textId="4118573F" w:rsidR="00075AA2" w:rsidRPr="00D97B2C" w:rsidDel="00E74B65" w:rsidRDefault="00075AA2" w:rsidP="00FE07DB">
      <w:pPr>
        <w:pStyle w:val="osnovnitekst"/>
        <w:rPr>
          <w:del w:id="1115" w:author="SW 46/2019 - Petrović Milica" w:date="2023-08-17T20:50:00Z"/>
          <w:lang w:val="sr-Cyrl-RS"/>
        </w:rPr>
      </w:pPr>
    </w:p>
    <w:p w14:paraId="2D2091CE" w14:textId="77777777" w:rsidR="00A94E08" w:rsidRDefault="00C65FDA" w:rsidP="00FE07DB">
      <w:pPr>
        <w:pStyle w:val="osnovnitekst"/>
        <w:rPr>
          <w:ins w:id="1116" w:author="SW 46/2019 - Petrović Milica" w:date="2023-08-17T20:55:00Z"/>
          <w:lang w:val="sr-Cyrl-RS"/>
        </w:rPr>
      </w:pPr>
      <w:r w:rsidRPr="00D97B2C">
        <w:rPr>
          <w:noProof/>
          <w:lang w:val="sr-Cyrl-RS"/>
        </w:rPr>
        <mc:AlternateContent>
          <mc:Choice Requires="wps">
            <w:drawing>
              <wp:anchor distT="0" distB="0" distL="114300" distR="114300" simplePos="0" relativeHeight="251747328" behindDoc="0" locked="0" layoutInCell="1" allowOverlap="1" wp14:anchorId="2556B324" wp14:editId="12298A71">
                <wp:simplePos x="0" y="0"/>
                <wp:positionH relativeFrom="column">
                  <wp:posOffset>534458</wp:posOffset>
                </wp:positionH>
                <wp:positionV relativeFrom="paragraph">
                  <wp:posOffset>1592157</wp:posOffset>
                </wp:positionV>
                <wp:extent cx="484632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6F34F5D3" w14:textId="3AFB8C79" w:rsidR="0003146D" w:rsidRPr="00E1776C" w:rsidRDefault="0003146D">
                            <w:pPr>
                              <w:pStyle w:val="Caption"/>
                              <w:jc w:val="center"/>
                              <w:rPr>
                                <w:noProof/>
                                <w:lang w:val="sr-Cyrl-RS"/>
                              </w:rPr>
                              <w:pPrChange w:id="1117" w:author="SW 46/2019 - Petrović Milica" w:date="2023-08-14T20:35:00Z">
                                <w:pPr>
                                  <w:pStyle w:val="Caption"/>
                                </w:pPr>
                              </w:pPrChange>
                            </w:pPr>
                            <w:bookmarkStart w:id="1118" w:name="_Ref141531704"/>
                            <w:bookmarkStart w:id="1119" w:name="_Ref143197810"/>
                            <w:bookmarkStart w:id="1120" w:name="_Ref143197814"/>
                            <w:proofErr w:type="spellStart"/>
                            <w:r>
                              <w:t>Листинг</w:t>
                            </w:r>
                            <w:proofErr w:type="spellEnd"/>
                            <w:r>
                              <w:t xml:space="preserve"> </w:t>
                            </w:r>
                            <w:ins w:id="1121" w:author="SW 46/2019 - Petrović Milica" w:date="2023-08-17T21:14:00Z">
                              <w:r>
                                <w:fldChar w:fldCharType="begin"/>
                              </w:r>
                              <w:r>
                                <w:instrText xml:space="preserve"> STYLEREF 1 \s </w:instrText>
                              </w:r>
                            </w:ins>
                            <w:r>
                              <w:fldChar w:fldCharType="separate"/>
                            </w:r>
                            <w:r>
                              <w:rPr>
                                <w:noProof/>
                              </w:rPr>
                              <w:t>5</w:t>
                            </w:r>
                            <w:ins w:id="1122" w:author="SW 46/2019 - Petrović Milica" w:date="2023-08-17T21:14:00Z">
                              <w:r>
                                <w:fldChar w:fldCharType="end"/>
                              </w:r>
                              <w:r>
                                <w:t>.</w:t>
                              </w:r>
                              <w:r>
                                <w:fldChar w:fldCharType="begin"/>
                              </w:r>
                              <w:r>
                                <w:instrText xml:space="preserve"> SEQ Листинг \* ARABIC \s 1 </w:instrText>
                              </w:r>
                            </w:ins>
                            <w:r>
                              <w:fldChar w:fldCharType="separate"/>
                            </w:r>
                            <w:ins w:id="1123" w:author="SW 46/2019 - Petrović Milica" w:date="2023-08-17T21:14:00Z">
                              <w:r>
                                <w:rPr>
                                  <w:noProof/>
                                </w:rPr>
                                <w:t>5</w:t>
                              </w:r>
                              <w:r>
                                <w:fldChar w:fldCharType="end"/>
                              </w:r>
                            </w:ins>
                            <w:bookmarkEnd w:id="1120"/>
                            <w:del w:id="1124"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8</w:delText>
                              </w:r>
                              <w:r w:rsidDel="00994F03">
                                <w:rPr>
                                  <w:noProof/>
                                </w:rPr>
                                <w:fldChar w:fldCharType="end"/>
                              </w:r>
                            </w:del>
                            <w:bookmarkEnd w:id="1118"/>
                            <w:r>
                              <w:rPr>
                                <w:lang w:val="sr-Cyrl-RS"/>
                              </w:rPr>
                              <w:t xml:space="preserve"> Правило за трансформацију одговора за питања постављена у негативној форми</w:t>
                            </w:r>
                            <w:bookmarkEnd w:id="1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6B324" id="Text Box 51" o:spid="_x0000_s1069" type="#_x0000_t202" style="position:absolute;left:0;text-align:left;margin-left:42.1pt;margin-top:125.35pt;width:381.6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" stroked="f">
                <v:textbox style="mso-fit-shape-to-text:t" inset="0,0,0,0">
                  <w:txbxContent>
                    <w:p w14:paraId="6F34F5D3" w14:textId="3AFB8C79" w:rsidR="0003146D" w:rsidRPr="00E1776C" w:rsidRDefault="0003146D">
                      <w:pPr>
                        <w:pStyle w:val="Caption"/>
                        <w:jc w:val="center"/>
                        <w:rPr>
                          <w:noProof/>
                          <w:lang w:val="sr-Cyrl-RS"/>
                        </w:rPr>
                        <w:pPrChange w:id="1125" w:author="SW 46/2019 - Petrović Milica" w:date="2023-08-14T20:35:00Z">
                          <w:pPr>
                            <w:pStyle w:val="Caption"/>
                          </w:pPr>
                        </w:pPrChange>
                      </w:pPr>
                      <w:bookmarkStart w:id="1126" w:name="_Ref141531704"/>
                      <w:bookmarkStart w:id="1127" w:name="_Ref143197810"/>
                      <w:bookmarkStart w:id="1128" w:name="_Ref143197814"/>
                      <w:proofErr w:type="spellStart"/>
                      <w:r>
                        <w:t>Листинг</w:t>
                      </w:r>
                      <w:proofErr w:type="spellEnd"/>
                      <w:r>
                        <w:t xml:space="preserve"> </w:t>
                      </w:r>
                      <w:ins w:id="1129" w:author="SW 46/2019 - Petrović Milica" w:date="2023-08-17T21:14:00Z">
                        <w:r>
                          <w:fldChar w:fldCharType="begin"/>
                        </w:r>
                        <w:r>
                          <w:instrText xml:space="preserve"> STYLEREF 1 \s </w:instrText>
                        </w:r>
                      </w:ins>
                      <w:r>
                        <w:fldChar w:fldCharType="separate"/>
                      </w:r>
                      <w:r>
                        <w:rPr>
                          <w:noProof/>
                        </w:rPr>
                        <w:t>5</w:t>
                      </w:r>
                      <w:ins w:id="1130" w:author="SW 46/2019 - Petrović Milica" w:date="2023-08-17T21:14:00Z">
                        <w:r>
                          <w:fldChar w:fldCharType="end"/>
                        </w:r>
                        <w:r>
                          <w:t>.</w:t>
                        </w:r>
                        <w:r>
                          <w:fldChar w:fldCharType="begin"/>
                        </w:r>
                        <w:r>
                          <w:instrText xml:space="preserve"> SEQ Листинг \* ARABIC \s 1 </w:instrText>
                        </w:r>
                      </w:ins>
                      <w:r>
                        <w:fldChar w:fldCharType="separate"/>
                      </w:r>
                      <w:ins w:id="1131" w:author="SW 46/2019 - Petrović Milica" w:date="2023-08-17T21:14:00Z">
                        <w:r>
                          <w:rPr>
                            <w:noProof/>
                          </w:rPr>
                          <w:t>5</w:t>
                        </w:r>
                        <w:r>
                          <w:fldChar w:fldCharType="end"/>
                        </w:r>
                      </w:ins>
                      <w:bookmarkEnd w:id="1128"/>
                      <w:del w:id="1132"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8</w:delText>
                        </w:r>
                        <w:r w:rsidDel="00994F03">
                          <w:rPr>
                            <w:noProof/>
                          </w:rPr>
                          <w:fldChar w:fldCharType="end"/>
                        </w:r>
                      </w:del>
                      <w:bookmarkEnd w:id="1126"/>
                      <w:r>
                        <w:rPr>
                          <w:lang w:val="sr-Cyrl-RS"/>
                        </w:rPr>
                        <w:t xml:space="preserve"> Правило за трансформацију одговора за питања постављена у негативној форми</w:t>
                      </w:r>
                      <w:bookmarkEnd w:id="1127"/>
                    </w:p>
                  </w:txbxContent>
                </v:textbox>
                <w10:wrap type="topAndBottom"/>
              </v:shape>
            </w:pict>
          </mc:Fallback>
        </mc:AlternateContent>
      </w:r>
      <w:r w:rsidR="00B86CAB" w:rsidRPr="00D97B2C">
        <w:rPr>
          <w:noProof/>
          <w:lang w:val="sr-Cyrl-RS"/>
        </w:rPr>
        <mc:AlternateContent>
          <mc:Choice Requires="wps">
            <w:drawing>
              <wp:anchor distT="45720" distB="45720" distL="114300" distR="114300" simplePos="0" relativeHeight="251745280" behindDoc="0" locked="0" layoutInCell="1" allowOverlap="1" wp14:anchorId="1C6C3AED" wp14:editId="7A379A6B">
                <wp:simplePos x="0" y="0"/>
                <wp:positionH relativeFrom="margin">
                  <wp:align>center</wp:align>
                </wp:positionH>
                <wp:positionV relativeFrom="paragraph">
                  <wp:posOffset>0</wp:posOffset>
                </wp:positionV>
                <wp:extent cx="4846320" cy="1565910"/>
                <wp:effectExtent l="0" t="0" r="11430" b="1524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6320" cy="1566333"/>
                        </a:xfrm>
                        <a:prstGeom prst="rect">
                          <a:avLst/>
                        </a:prstGeom>
                        <a:solidFill>
                          <a:srgbClr val="FFFFFF"/>
                        </a:solidFill>
                        <a:ln w="9525">
                          <a:solidFill>
                            <a:srgbClr val="000000"/>
                          </a:solidFill>
                          <a:miter lim="800000"/>
                          <a:headEnd/>
                          <a:tailEnd/>
                        </a:ln>
                      </wps:spPr>
                      <wps:txbx>
                        <w:txbxContent>
                          <w:p w14:paraId="083F2C27" w14:textId="77777777" w:rsidR="0003146D" w:rsidRPr="00E1776C" w:rsidRDefault="0003146D"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xml:space="preserve">: </w:t>
                            </w:r>
                            <w:proofErr w:type="spellStart"/>
                            <w:proofErr w:type="gramStart"/>
                            <w:r w:rsidRPr="00E1776C">
                              <w:rPr>
                                <w:rFonts w:ascii="Courier New" w:eastAsia="Times New Roman" w:hAnsi="Courier New" w:cs="Courier New"/>
                                <w:color w:val="080808"/>
                                <w:szCs w:val="24"/>
                              </w:rPr>
                              <w:t>FullAnswer</w:t>
                            </w:r>
                            <w:proofErr w:type="spellEnd"/>
                            <w:r w:rsidRPr="00E1776C">
                              <w:rPr>
                                <w:rFonts w:ascii="Courier New" w:eastAsia="Times New Roman" w:hAnsi="Courier New" w:cs="Courier New"/>
                                <w:color w:val="080808"/>
                                <w:szCs w:val="24"/>
                              </w:rPr>
                              <w:t>(</w:t>
                            </w:r>
                            <w:proofErr w:type="gramEnd"/>
                            <w:r w:rsidRPr="00E1776C">
                              <w:rPr>
                                <w:rFonts w:ascii="Courier New" w:eastAsia="Times New Roman" w:hAnsi="Courier New" w:cs="Courier New"/>
                                <w:color w:val="080808"/>
                                <w:szCs w:val="24"/>
                              </w:rPr>
                              <w:t>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setScore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setPositive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14:paraId="7A8D8DA2"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C3AED" id="_x0000_s1070" type="#_x0000_t202" style="position:absolute;left:0;text-align:left;margin-left:0;margin-top:0;width:381.6pt;height:12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">
                <v:textbox>
                  <w:txbxContent>
                    <w:p w14:paraId="083F2C27" w14:textId="77777777" w:rsidR="0003146D" w:rsidRPr="00E1776C" w:rsidRDefault="0003146D" w:rsidP="00E1776C">
                      <w:pPr>
                        <w:shd w:val="clear" w:color="auto" w:fill="FFFFFF"/>
                        <w:spacing w:after="0" w:line="240" w:lineRule="auto"/>
                        <w:rPr>
                          <w:rFonts w:ascii="Courier New" w:eastAsia="Times New Roman" w:hAnsi="Courier New" w:cs="Courier New"/>
                          <w:color w:val="080808"/>
                          <w:szCs w:val="24"/>
                        </w:rPr>
                      </w:pPr>
                      <w:r w:rsidRPr="00E1776C">
                        <w:rPr>
                          <w:rFonts w:ascii="Courier New" w:eastAsia="Times New Roman" w:hAnsi="Courier New" w:cs="Courier New"/>
                          <w:color w:val="0033B3"/>
                          <w:szCs w:val="24"/>
                        </w:rPr>
                        <w:t xml:space="preserve">rule </w:t>
                      </w:r>
                      <w:r w:rsidRPr="00E1776C">
                        <w:rPr>
                          <w:rFonts w:ascii="Courier New" w:eastAsia="Times New Roman" w:hAnsi="Courier New" w:cs="Courier New"/>
                          <w:color w:val="067D17"/>
                          <w:szCs w:val="24"/>
                        </w:rPr>
                        <w:t>"transform-answer-diagnostic"</w:t>
                      </w:r>
                      <w:r w:rsidRPr="00E1776C">
                        <w:rPr>
                          <w:rFonts w:ascii="Courier New" w:eastAsia="Times New Roman" w:hAnsi="Courier New" w:cs="Courier New"/>
                          <w:color w:val="067D17"/>
                          <w:szCs w:val="24"/>
                        </w:rPr>
                        <w:br/>
                      </w:r>
                      <w:r w:rsidRPr="00E1776C">
                        <w:rPr>
                          <w:rFonts w:ascii="Courier New" w:eastAsia="Times New Roman" w:hAnsi="Courier New" w:cs="Courier New"/>
                          <w:color w:val="0033B3"/>
                          <w:szCs w:val="24"/>
                        </w:rPr>
                        <w:t>no-loop</w:t>
                      </w:r>
                      <w:r w:rsidRPr="00E1776C">
                        <w:rPr>
                          <w:rFonts w:ascii="Courier New" w:eastAsia="Times New Roman" w:hAnsi="Courier New" w:cs="Courier New"/>
                          <w:color w:val="0033B3"/>
                          <w:szCs w:val="24"/>
                        </w:rPr>
                        <w:br/>
                        <w:t xml:space="preserve">agenda-group </w:t>
                      </w:r>
                      <w:r w:rsidRPr="00E1776C">
                        <w:rPr>
                          <w:rFonts w:ascii="Courier New" w:eastAsia="Times New Roman" w:hAnsi="Courier New" w:cs="Courier New"/>
                          <w:color w:val="067D17"/>
                          <w:szCs w:val="24"/>
                        </w:rPr>
                        <w:t>"transform-diagnostic"</w:t>
                      </w:r>
                      <w:r w:rsidRPr="00E1776C">
                        <w:rPr>
                          <w:rFonts w:ascii="Courier New" w:eastAsia="Times New Roman" w:hAnsi="Courier New" w:cs="Courier New"/>
                          <w:color w:val="067D17"/>
                          <w:szCs w:val="24"/>
                        </w:rPr>
                        <w:br/>
                        <w:t xml:space="preserve">    </w:t>
                      </w:r>
                      <w:r w:rsidRPr="00E1776C">
                        <w:rPr>
                          <w:rFonts w:ascii="Courier New" w:eastAsia="Times New Roman" w:hAnsi="Courier New" w:cs="Courier New"/>
                          <w:color w:val="0033B3"/>
                          <w:szCs w:val="24"/>
                        </w:rPr>
                        <w:t>when</w:t>
                      </w:r>
                      <w:r w:rsidRPr="00E1776C">
                        <w:rPr>
                          <w:rFonts w:ascii="Courier New" w:eastAsia="Times New Roman" w:hAnsi="Courier New" w:cs="Courier New"/>
                          <w:color w:val="0033B3"/>
                          <w:szCs w:val="24"/>
                        </w:rPr>
                        <w:br/>
                        <w:t xml:space="preserve">        </w:t>
                      </w:r>
                      <w:r w:rsidRPr="00E1776C">
                        <w:rPr>
                          <w:rFonts w:ascii="Courier New" w:eastAsia="Times New Roman" w:hAnsi="Courier New" w:cs="Courier New"/>
                          <w:color w:val="000000"/>
                          <w:szCs w:val="24"/>
                        </w:rPr>
                        <w:t>$a</w:t>
                      </w:r>
                      <w:r w:rsidRPr="00E1776C">
                        <w:rPr>
                          <w:rFonts w:ascii="Courier New" w:eastAsia="Times New Roman" w:hAnsi="Courier New" w:cs="Courier New"/>
                          <w:color w:val="080808"/>
                          <w:szCs w:val="24"/>
                        </w:rPr>
                        <w:t xml:space="preserve">: </w:t>
                      </w:r>
                      <w:proofErr w:type="spellStart"/>
                      <w:proofErr w:type="gramStart"/>
                      <w:r w:rsidRPr="00E1776C">
                        <w:rPr>
                          <w:rFonts w:ascii="Courier New" w:eastAsia="Times New Roman" w:hAnsi="Courier New" w:cs="Courier New"/>
                          <w:color w:val="080808"/>
                          <w:szCs w:val="24"/>
                        </w:rPr>
                        <w:t>FullAnswer</w:t>
                      </w:r>
                      <w:proofErr w:type="spellEnd"/>
                      <w:r w:rsidRPr="00E1776C">
                        <w:rPr>
                          <w:rFonts w:ascii="Courier New" w:eastAsia="Times New Roman" w:hAnsi="Courier New" w:cs="Courier New"/>
                          <w:color w:val="080808"/>
                          <w:szCs w:val="24"/>
                        </w:rPr>
                        <w:t>(</w:t>
                      </w:r>
                      <w:proofErr w:type="gramEnd"/>
                      <w:r w:rsidRPr="00E1776C">
                        <w:rPr>
                          <w:rFonts w:ascii="Courier New" w:eastAsia="Times New Roman" w:hAnsi="Courier New" w:cs="Courier New"/>
                          <w:color w:val="080808"/>
                          <w:szCs w:val="24"/>
                        </w:rPr>
                        <w:t>positive==</w:t>
                      </w:r>
                      <w:r w:rsidRPr="00E1776C">
                        <w:rPr>
                          <w:rFonts w:ascii="Courier New" w:eastAsia="Times New Roman" w:hAnsi="Courier New" w:cs="Courier New"/>
                          <w:color w:val="0033B3"/>
                          <w:szCs w:val="24"/>
                        </w:rPr>
                        <w:t>false</w:t>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0000"/>
                          <w:szCs w:val="24"/>
                        </w:rPr>
                        <w:t>$s</w:t>
                      </w:r>
                      <w:r w:rsidRPr="00E1776C">
                        <w:rPr>
                          <w:rFonts w:ascii="Courier New" w:eastAsia="Times New Roman" w:hAnsi="Courier New" w:cs="Courier New"/>
                          <w:color w:val="080808"/>
                          <w:szCs w:val="24"/>
                        </w:rPr>
                        <w:t>: score)</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then</w:t>
                      </w:r>
                      <w:r w:rsidRPr="00E1776C">
                        <w:rPr>
                          <w:rFonts w:ascii="Courier New" w:eastAsia="Times New Roman" w:hAnsi="Courier New" w:cs="Courier New"/>
                          <w:color w:val="0033B3"/>
                          <w:szCs w:val="24"/>
                        </w:rPr>
                        <w:br/>
                      </w:r>
                      <w:r w:rsidRPr="00E1776C">
                        <w:rPr>
                          <w:rFonts w:ascii="Courier New" w:eastAsia="Times New Roman" w:hAnsi="Courier New" w:cs="Courier New"/>
                          <w:color w:val="080808"/>
                          <w:szCs w:val="24"/>
                        </w:rP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setScore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1750EB"/>
                          <w:szCs w:val="24"/>
                        </w:rPr>
                        <w:t>5</w:t>
                      </w:r>
                      <w:r w:rsidRPr="00E1776C">
                        <w:rPr>
                          <w:rFonts w:ascii="Courier New" w:eastAsia="Times New Roman" w:hAnsi="Courier New" w:cs="Courier New"/>
                          <w:color w:val="080808"/>
                          <w:szCs w:val="24"/>
                        </w:rPr>
                        <w:t>-$s);}</w:t>
                      </w:r>
                      <w:r w:rsidRPr="00E1776C">
                        <w:rPr>
                          <w:rFonts w:ascii="Courier New" w:eastAsia="Times New Roman" w:hAnsi="Courier New" w:cs="Courier New"/>
                          <w:color w:val="080808"/>
                          <w:szCs w:val="24"/>
                        </w:rPr>
                        <w:br/>
                        <w:t xml:space="preserve">        </w:t>
                      </w:r>
                      <w:r w:rsidRPr="00E1776C">
                        <w:rPr>
                          <w:rFonts w:ascii="Courier New" w:eastAsia="Times New Roman" w:hAnsi="Courier New" w:cs="Courier New"/>
                          <w:color w:val="0033B3"/>
                          <w:szCs w:val="24"/>
                        </w:rPr>
                        <w:t>modify</w:t>
                      </w:r>
                      <w:r w:rsidRPr="00E1776C">
                        <w:rPr>
                          <w:rFonts w:ascii="Courier New" w:eastAsia="Times New Roman" w:hAnsi="Courier New" w:cs="Courier New"/>
                          <w:color w:val="080808"/>
                          <w:szCs w:val="24"/>
                        </w:rPr>
                        <w:t>($a){</w:t>
                      </w:r>
                      <w:proofErr w:type="spellStart"/>
                      <w:r w:rsidRPr="00E1776C">
                        <w:rPr>
                          <w:rFonts w:ascii="Courier New" w:eastAsia="Times New Roman" w:hAnsi="Courier New" w:cs="Courier New"/>
                          <w:color w:val="080808"/>
                          <w:szCs w:val="24"/>
                        </w:rPr>
                        <w:t>setPositive</w:t>
                      </w:r>
                      <w:proofErr w:type="spellEnd"/>
                      <w:r w:rsidRPr="00E1776C">
                        <w:rPr>
                          <w:rFonts w:ascii="Courier New" w:eastAsia="Times New Roman" w:hAnsi="Courier New" w:cs="Courier New"/>
                          <w:color w:val="080808"/>
                          <w:szCs w:val="24"/>
                        </w:rPr>
                        <w:t>(</w:t>
                      </w:r>
                      <w:r w:rsidRPr="00E1776C">
                        <w:rPr>
                          <w:rFonts w:ascii="Courier New" w:eastAsia="Times New Roman" w:hAnsi="Courier New" w:cs="Courier New"/>
                          <w:color w:val="0033B3"/>
                          <w:szCs w:val="24"/>
                        </w:rPr>
                        <w:t>true</w:t>
                      </w:r>
                      <w:r w:rsidRPr="00E1776C">
                        <w:rPr>
                          <w:rFonts w:ascii="Courier New" w:eastAsia="Times New Roman" w:hAnsi="Courier New" w:cs="Courier New"/>
                          <w:color w:val="080808"/>
                          <w:szCs w:val="24"/>
                        </w:rPr>
                        <w:t>);}</w:t>
                      </w:r>
                      <w:r w:rsidRPr="00E1776C">
                        <w:rPr>
                          <w:rFonts w:ascii="Courier New" w:eastAsia="Times New Roman" w:hAnsi="Courier New" w:cs="Courier New"/>
                          <w:color w:val="080808"/>
                          <w:szCs w:val="24"/>
                        </w:rPr>
                        <w:br/>
                      </w:r>
                      <w:r w:rsidRPr="00E1776C">
                        <w:rPr>
                          <w:rFonts w:ascii="Courier New" w:eastAsia="Times New Roman" w:hAnsi="Courier New" w:cs="Courier New"/>
                          <w:color w:val="0033B3"/>
                          <w:szCs w:val="24"/>
                        </w:rPr>
                        <w:t>end</w:t>
                      </w:r>
                    </w:p>
                    <w:p w14:paraId="7A8D8DA2" w14:textId="77777777" w:rsidR="0003146D" w:rsidRDefault="0003146D"/>
                  </w:txbxContent>
                </v:textbox>
                <w10:wrap type="topAndBottom" anchorx="margin"/>
              </v:shape>
            </w:pict>
          </mc:Fallback>
        </mc:AlternateContent>
      </w:r>
      <w:r w:rsidR="00DE7889" w:rsidRPr="00D97B2C">
        <w:rPr>
          <w:lang w:val="sr-Cyrl-RS"/>
        </w:rPr>
        <w:t>Г</w:t>
      </w:r>
      <w:r w:rsidR="00DA139C" w:rsidRPr="00D97B2C">
        <w:rPr>
          <w:lang w:val="sr-Cyrl-RS"/>
        </w:rPr>
        <w:t xml:space="preserve">рупа правила </w:t>
      </w:r>
      <w:r w:rsidR="00DE7889" w:rsidRPr="00D97B2C">
        <w:rPr>
          <w:lang w:val="sr-Cyrl-RS"/>
        </w:rPr>
        <w:t xml:space="preserve">која </w:t>
      </w:r>
      <w:r w:rsidR="00397A31" w:rsidRPr="00D97B2C">
        <w:rPr>
          <w:lang w:val="sr-Cyrl-RS"/>
        </w:rPr>
        <w:t>обра</w:t>
      </w:r>
      <w:r w:rsidR="002F4FDE" w:rsidRPr="00D97B2C">
        <w:rPr>
          <w:lang w:val="sr-Cyrl-RS"/>
        </w:rPr>
        <w:t>ђује одговоре</w:t>
      </w:r>
      <w:r w:rsidR="00DE7889" w:rsidRPr="00D97B2C">
        <w:rPr>
          <w:lang w:val="sr-Cyrl-RS"/>
        </w:rPr>
        <w:t xml:space="preserve"> након трансформације</w:t>
      </w:r>
      <w:r w:rsidR="002F4FDE" w:rsidRPr="00D97B2C">
        <w:rPr>
          <w:lang w:val="sr-Cyrl-RS"/>
        </w:rPr>
        <w:t xml:space="preserve"> </w:t>
      </w:r>
      <w:r w:rsidR="00DE7889" w:rsidRPr="00D97B2C">
        <w:rPr>
          <w:lang w:val="sr-Cyrl-RS"/>
        </w:rPr>
        <w:t xml:space="preserve">имплементирана је као </w:t>
      </w:r>
      <w:proofErr w:type="spellStart"/>
      <w:r w:rsidR="00DE7889" w:rsidRPr="00D97B2C">
        <w:rPr>
          <w:lang w:val="sr-Cyrl-RS"/>
        </w:rPr>
        <w:t>темплејт</w:t>
      </w:r>
      <w:proofErr w:type="spellEnd"/>
      <w:r w:rsidR="002F4FDE" w:rsidRPr="00D97B2C">
        <w:rPr>
          <w:lang w:val="sr-Cyrl-RS"/>
        </w:rPr>
        <w:t>.</w:t>
      </w:r>
      <w:r w:rsidR="00DE7889" w:rsidRPr="00D97B2C">
        <w:rPr>
          <w:lang w:val="sr-Cyrl-RS"/>
        </w:rPr>
        <w:t xml:space="preserve"> За </w:t>
      </w:r>
      <w:r w:rsidR="00E53D3C" w:rsidRPr="00D97B2C">
        <w:rPr>
          <w:lang w:val="sr-Cyrl-RS"/>
        </w:rPr>
        <w:t xml:space="preserve">исту групу питања, односно за питања која дијагностикују исто ментално стање и припадају истом </w:t>
      </w:r>
      <w:r w:rsidR="00C73BCA" w:rsidRPr="00D97B2C">
        <w:rPr>
          <w:lang w:val="sr-Cyrl-RS"/>
        </w:rPr>
        <w:t>слоју</w:t>
      </w:r>
      <w:r w:rsidR="00E53D3C" w:rsidRPr="00D97B2C">
        <w:rPr>
          <w:lang w:val="sr-Cyrl-RS"/>
        </w:rPr>
        <w:t xml:space="preserve"> упитника примењује се правило. </w:t>
      </w:r>
    </w:p>
    <w:p w14:paraId="1F0BBA20" w14:textId="77777777" w:rsidR="00A94E08" w:rsidRDefault="00E53D3C" w:rsidP="00FE07DB">
      <w:pPr>
        <w:pStyle w:val="osnovnitekst"/>
        <w:rPr>
          <w:ins w:id="1133" w:author="SW 46/2019 - Petrović Milica" w:date="2023-08-17T20:55:00Z"/>
          <w:lang w:val="sr-Cyrl-RS"/>
        </w:rPr>
      </w:pPr>
      <w:r w:rsidRPr="00D97B2C">
        <w:rPr>
          <w:lang w:val="sr-Cyrl-RS"/>
        </w:rPr>
        <w:t>Пре убацивања одговора у базу знања, потребно је убацити корисника чији се одговори обрађују.</w:t>
      </w:r>
      <w:r w:rsidR="00FE07DB" w:rsidRPr="00D97B2C">
        <w:rPr>
          <w:lang w:val="sr-Cyrl-RS"/>
        </w:rPr>
        <w:t xml:space="preserve"> На основу збира који се добије сабирањем одговарајућих одговора на питања у радну меморију се убацује објекат класе </w:t>
      </w:r>
      <w:proofErr w:type="spellStart"/>
      <w:r w:rsidR="00FE07DB" w:rsidRPr="00D97B2C">
        <w:rPr>
          <w:i/>
          <w:lang w:val="sr-Cyrl-RS"/>
        </w:rPr>
        <w:t>Diagnostic</w:t>
      </w:r>
      <w:proofErr w:type="spellEnd"/>
      <w:r w:rsidR="00FE07DB" w:rsidRPr="00D97B2C">
        <w:rPr>
          <w:lang w:val="sr-Cyrl-RS"/>
        </w:rPr>
        <w:t xml:space="preserve"> који садржи информације о </w:t>
      </w:r>
      <w:proofErr w:type="spellStart"/>
      <w:r w:rsidR="00FE07DB" w:rsidRPr="00D97B2C">
        <w:rPr>
          <w:lang w:val="sr-Cyrl-RS"/>
        </w:rPr>
        <w:t>дијагностикованом</w:t>
      </w:r>
      <w:proofErr w:type="spellEnd"/>
      <w:r w:rsidR="00FE07DB" w:rsidRPr="00D97B2C">
        <w:rPr>
          <w:lang w:val="sr-Cyrl-RS"/>
        </w:rPr>
        <w:t xml:space="preserve"> менталном стању и предлог за наредни </w:t>
      </w:r>
      <w:r w:rsidR="0042045C" w:rsidRPr="00D97B2C">
        <w:rPr>
          <w:lang w:val="sr-Cyrl-RS"/>
        </w:rPr>
        <w:t>слој</w:t>
      </w:r>
      <w:r w:rsidR="00FE07DB" w:rsidRPr="00D97B2C">
        <w:rPr>
          <w:lang w:val="sr-Cyrl-RS"/>
        </w:rPr>
        <w:t xml:space="preserve"> питања.</w:t>
      </w:r>
      <w:r w:rsidR="00EB3159" w:rsidRPr="00D97B2C">
        <w:rPr>
          <w:lang w:val="sr-Cyrl-RS"/>
        </w:rPr>
        <w:t xml:space="preserve"> </w:t>
      </w:r>
    </w:p>
    <w:p w14:paraId="2CDDFA22" w14:textId="5F0EEA63" w:rsidR="00075AA2" w:rsidRPr="00D97B2C" w:rsidRDefault="0042045C" w:rsidP="00FE07DB">
      <w:pPr>
        <w:pStyle w:val="osnovnitekst"/>
        <w:rPr>
          <w:lang w:val="sr-Cyrl-RS"/>
        </w:rPr>
      </w:pPr>
      <w:r w:rsidRPr="00D97B2C">
        <w:rPr>
          <w:lang w:val="sr-Cyrl-RS"/>
        </w:rPr>
        <w:t xml:space="preserve">Први слој питања садржи питања која детектују назнаке односно услове за анксиозност, паничне нападе и социјалну анксиозност. На основу одговора из првог упитника формира се наредни упитник који садржи питања из области која су у претходном имала висок збир бодова, односно чија стања су </w:t>
      </w:r>
      <w:proofErr w:type="spellStart"/>
      <w:r w:rsidRPr="00D97B2C">
        <w:rPr>
          <w:lang w:val="sr-Cyrl-RS"/>
        </w:rPr>
        <w:t>дијагностикована</w:t>
      </w:r>
      <w:proofErr w:type="spellEnd"/>
      <w:r w:rsidRPr="00D97B2C">
        <w:rPr>
          <w:lang w:val="sr-Cyrl-RS"/>
        </w:rPr>
        <w:t xml:space="preserve"> као тешка и дубока</w:t>
      </w:r>
      <w:r w:rsidR="00C54252" w:rsidRPr="00D97B2C">
        <w:rPr>
          <w:lang w:val="sr-Cyrl-RS"/>
        </w:rPr>
        <w:t xml:space="preserve"> што је уједно и симптом за дијагностику наредног стања. </w:t>
      </w:r>
      <w:proofErr w:type="spellStart"/>
      <w:r w:rsidR="00C54252" w:rsidRPr="00D97B2C">
        <w:rPr>
          <w:lang w:val="sr-Cyrl-RS"/>
        </w:rPr>
        <w:t>Темплејт</w:t>
      </w:r>
      <w:proofErr w:type="spellEnd"/>
      <w:r w:rsidR="00C54252" w:rsidRPr="00D97B2C">
        <w:rPr>
          <w:lang w:val="sr-Cyrl-RS"/>
        </w:rPr>
        <w:t xml:space="preserve"> је приказан на </w:t>
      </w:r>
      <w:ins w:id="1134" w:author="SW 46/2019 - Petrović Milica" w:date="2023-08-17T20:56:00Z">
        <w:r w:rsidR="00A94E08">
          <w:rPr>
            <w:lang w:val="sr-Cyrl-RS"/>
          </w:rPr>
          <w:fldChar w:fldCharType="begin"/>
        </w:r>
        <w:r w:rsidR="00A94E08">
          <w:rPr>
            <w:lang w:val="sr-Cyrl-RS"/>
          </w:rPr>
          <w:instrText xml:space="preserve"> REF _Ref143198189 \h </w:instrText>
        </w:r>
        <w:r w:rsidR="00A94E08">
          <w:rPr>
            <w:lang w:val="sr-Cyrl-RS"/>
          </w:rPr>
        </w:r>
      </w:ins>
      <w:r w:rsidR="00A94E08">
        <w:rPr>
          <w:lang w:val="sr-Cyrl-RS"/>
        </w:rPr>
        <w:fldChar w:fldCharType="separate"/>
      </w:r>
      <w:proofErr w:type="spellStart"/>
      <w:ins w:id="1135" w:author="SW 46/2019 - Petrović Milica" w:date="2023-08-17T20:56:00Z">
        <w:r w:rsidR="00A94E08">
          <w:t>Листинг</w:t>
        </w:r>
        <w:proofErr w:type="spellEnd"/>
        <w:r w:rsidR="00A94E08">
          <w:t xml:space="preserve"> </w:t>
        </w:r>
        <w:r w:rsidR="00A94E08">
          <w:rPr>
            <w:noProof/>
          </w:rPr>
          <w:t>5</w:t>
        </w:r>
        <w:r w:rsidR="00A94E08">
          <w:t>.</w:t>
        </w:r>
        <w:r w:rsidR="00A94E08">
          <w:rPr>
            <w:noProof/>
          </w:rPr>
          <w:t>6</w:t>
        </w:r>
        <w:r w:rsidR="00A94E08">
          <w:rPr>
            <w:lang w:val="sr-Cyrl-RS"/>
          </w:rPr>
          <w:fldChar w:fldCharType="end"/>
        </w:r>
      </w:ins>
      <w:del w:id="1136" w:author="SW 46/2019 - Petrović Milica" w:date="2023-08-17T20:56:00Z">
        <w:r w:rsidR="00AF6B7C" w:rsidRPr="00D97B2C" w:rsidDel="00A94E08">
          <w:rPr>
            <w:lang w:val="sr-Cyrl-RS"/>
          </w:rPr>
          <w:fldChar w:fldCharType="begin"/>
        </w:r>
        <w:r w:rsidR="00AF6B7C" w:rsidRPr="00D97B2C" w:rsidDel="00A94E08">
          <w:rPr>
            <w:lang w:val="sr-Cyrl-RS"/>
          </w:rPr>
          <w:delInstrText xml:space="preserve"> REF _Ref141533730 \h </w:delInstrText>
        </w:r>
        <w:r w:rsidR="00AF6B7C" w:rsidRPr="00D97B2C" w:rsidDel="00A94E08">
          <w:rPr>
            <w:lang w:val="sr-Cyrl-RS"/>
          </w:rPr>
        </w:r>
        <w:r w:rsidR="00AF6B7C" w:rsidRPr="00D97B2C" w:rsidDel="00A94E08">
          <w:rPr>
            <w:lang w:val="sr-Cyrl-RS"/>
          </w:rPr>
          <w:fldChar w:fldCharType="separate"/>
        </w:r>
        <w:r w:rsidR="00AF6B7C" w:rsidRPr="00D97B2C" w:rsidDel="00A94E08">
          <w:rPr>
            <w:lang w:val="sr-Cyrl-RS"/>
          </w:rPr>
          <w:delText xml:space="preserve">Листинг </w:delText>
        </w:r>
        <w:r w:rsidR="00AF6B7C" w:rsidRPr="00D97B2C" w:rsidDel="00A94E08">
          <w:rPr>
            <w:noProof/>
            <w:lang w:val="sr-Cyrl-RS"/>
          </w:rPr>
          <w:delText>9</w:delText>
        </w:r>
        <w:r w:rsidR="00AF6B7C" w:rsidRPr="00D97B2C" w:rsidDel="00A94E08">
          <w:rPr>
            <w:lang w:val="sr-Cyrl-RS"/>
          </w:rPr>
          <w:fldChar w:fldCharType="end"/>
        </w:r>
      </w:del>
      <w:r w:rsidR="00C54252" w:rsidRPr="00D97B2C">
        <w:rPr>
          <w:lang w:val="sr-Cyrl-RS"/>
        </w:rPr>
        <w:fldChar w:fldCharType="begin"/>
      </w:r>
      <w:r w:rsidR="00C54252" w:rsidRPr="00D97B2C">
        <w:rPr>
          <w:lang w:val="sr-Cyrl-RS"/>
        </w:rPr>
        <w:instrText xml:space="preserve"> REF _Ref141531704 \h </w:instrText>
      </w:r>
      <w:r w:rsidR="00C54252" w:rsidRPr="00D97B2C">
        <w:rPr>
          <w:lang w:val="sr-Cyrl-RS"/>
        </w:rPr>
      </w:r>
      <w:r w:rsidR="00C54252" w:rsidRPr="00D97B2C">
        <w:rPr>
          <w:lang w:val="sr-Cyrl-RS"/>
        </w:rPr>
        <w:fldChar w:fldCharType="end"/>
      </w:r>
      <w:r w:rsidR="003F6E85" w:rsidRPr="00D97B2C">
        <w:rPr>
          <w:lang w:val="sr-Cyrl-RS"/>
        </w:rPr>
        <w:t xml:space="preserve"> где се на основу збира одговора у радну меморију убацује објекат класе </w:t>
      </w:r>
      <w:proofErr w:type="spellStart"/>
      <w:r w:rsidR="003F6E85" w:rsidRPr="00D97B2C">
        <w:rPr>
          <w:i/>
          <w:lang w:val="sr-Cyrl-RS"/>
        </w:rPr>
        <w:t>Diagnostic</w:t>
      </w:r>
      <w:proofErr w:type="spellEnd"/>
      <w:r w:rsidR="003F6E85" w:rsidRPr="00D97B2C">
        <w:rPr>
          <w:i/>
          <w:lang w:val="sr-Cyrl-RS"/>
        </w:rPr>
        <w:t xml:space="preserve"> </w:t>
      </w:r>
      <w:r w:rsidR="003F6E85" w:rsidRPr="00D97B2C">
        <w:rPr>
          <w:lang w:val="sr-Cyrl-RS"/>
        </w:rPr>
        <w:t>са одговарајућим атрибутима.</w:t>
      </w:r>
    </w:p>
    <w:p w14:paraId="5AD1B08F" w14:textId="1F4F30C2" w:rsidR="00734762" w:rsidRPr="00D97B2C" w:rsidRDefault="00BB518D" w:rsidP="00FE07DB">
      <w:pPr>
        <w:pStyle w:val="osnovnitekst"/>
        <w:rPr>
          <w:lang w:val="sr-Cyrl-RS"/>
        </w:rPr>
      </w:pPr>
      <w:r w:rsidRPr="00D97B2C">
        <w:rPr>
          <w:lang w:val="sr-Cyrl-RS"/>
        </w:rPr>
        <w:t>За</w:t>
      </w:r>
      <w:r w:rsidR="00500943" w:rsidRPr="00D97B2C">
        <w:rPr>
          <w:lang w:val="sr-Cyrl-RS"/>
        </w:rPr>
        <w:t xml:space="preserve"> одређивање дијагнозе услова</w:t>
      </w:r>
      <w:r w:rsidR="007A120C" w:rsidRPr="00D97B2C">
        <w:rPr>
          <w:lang w:val="sr-Cyrl-RS"/>
        </w:rPr>
        <w:t xml:space="preserve"> за неко од претходно наведених менталних стања,</w:t>
      </w:r>
      <w:r w:rsidR="00500943" w:rsidRPr="00D97B2C">
        <w:rPr>
          <w:lang w:val="sr-Cyrl-RS"/>
        </w:rPr>
        <w:t xml:space="preserve"> потребно је да у радној меморији постоји објекат класе </w:t>
      </w:r>
      <w:proofErr w:type="spellStart"/>
      <w:r w:rsidR="00500943" w:rsidRPr="00D97B2C">
        <w:rPr>
          <w:i/>
          <w:lang w:val="sr-Cyrl-RS"/>
        </w:rPr>
        <w:t>Diagnostic</w:t>
      </w:r>
      <w:proofErr w:type="spellEnd"/>
      <w:r w:rsidR="00500943" w:rsidRPr="00D97B2C">
        <w:rPr>
          <w:lang w:val="sr-Cyrl-RS"/>
        </w:rPr>
        <w:t xml:space="preserve"> који указује на неко </w:t>
      </w:r>
      <w:proofErr w:type="spellStart"/>
      <w:r w:rsidR="00500943" w:rsidRPr="00D97B2C">
        <w:rPr>
          <w:lang w:val="sr-Cyrl-RS"/>
        </w:rPr>
        <w:t>дијагностиковано</w:t>
      </w:r>
      <w:proofErr w:type="spellEnd"/>
      <w:r w:rsidR="00500943" w:rsidRPr="00D97B2C">
        <w:rPr>
          <w:lang w:val="sr-Cyrl-RS"/>
        </w:rPr>
        <w:t xml:space="preserve"> стање и да не постоје објекти исте класе који би указивали на присутност још неког стања за истог корисника</w:t>
      </w:r>
      <w:r w:rsidRPr="00D97B2C">
        <w:rPr>
          <w:lang w:val="sr-Cyrl-RS"/>
        </w:rPr>
        <w:t>.</w:t>
      </w:r>
      <w:r w:rsidR="00734762" w:rsidRPr="00D97B2C">
        <w:rPr>
          <w:lang w:val="sr-Cyrl-RS"/>
        </w:rPr>
        <w:t xml:space="preserve"> Пример правила које доноси ту одлуку приказано је у</w:t>
      </w:r>
      <w:del w:id="1137" w:author="SW 46/2019 - Petrović Milica" w:date="2023-08-17T20:58:00Z">
        <w:r w:rsidR="00734762" w:rsidRPr="00D97B2C" w:rsidDel="0024403C">
          <w:rPr>
            <w:lang w:val="sr-Cyrl-RS"/>
          </w:rPr>
          <w:delText xml:space="preserve"> </w:delText>
        </w:r>
      </w:del>
      <w:ins w:id="1138" w:author="SW 46/2019 - Petrović Milica" w:date="2023-08-17T20:58:00Z">
        <w:r w:rsidR="0024403C">
          <w:rPr>
            <w:lang w:val="sr-Cyrl-RS"/>
          </w:rPr>
          <w:t xml:space="preserve"> </w:t>
        </w:r>
        <w:r w:rsidR="0024403C">
          <w:rPr>
            <w:lang w:val="sr-Cyrl-RS"/>
          </w:rPr>
          <w:fldChar w:fldCharType="begin"/>
        </w:r>
        <w:r w:rsidR="0024403C">
          <w:rPr>
            <w:lang w:val="sr-Cyrl-RS"/>
          </w:rPr>
          <w:instrText xml:space="preserve"> REF _Ref143198236 \h </w:instrText>
        </w:r>
        <w:r w:rsidR="0024403C">
          <w:rPr>
            <w:lang w:val="sr-Cyrl-RS"/>
          </w:rPr>
        </w:r>
      </w:ins>
      <w:r w:rsidR="0024403C">
        <w:rPr>
          <w:lang w:val="sr-Cyrl-RS"/>
        </w:rPr>
        <w:fldChar w:fldCharType="separate"/>
      </w:r>
      <w:proofErr w:type="spellStart"/>
      <w:ins w:id="1139" w:author="SW 46/2019 - Petrović Milica" w:date="2023-08-17T20:58:00Z">
        <w:r w:rsidR="0024403C">
          <w:t>Листинг</w:t>
        </w:r>
        <w:proofErr w:type="spellEnd"/>
        <w:r w:rsidR="0024403C">
          <w:t xml:space="preserve"> </w:t>
        </w:r>
        <w:r w:rsidR="0024403C">
          <w:rPr>
            <w:noProof/>
          </w:rPr>
          <w:t>5</w:t>
        </w:r>
        <w:r w:rsidR="0024403C">
          <w:t>.</w:t>
        </w:r>
        <w:r w:rsidR="0024403C">
          <w:rPr>
            <w:noProof/>
          </w:rPr>
          <w:t>7</w:t>
        </w:r>
        <w:r w:rsidR="0024403C">
          <w:rPr>
            <w:lang w:val="sr-Cyrl-RS"/>
          </w:rPr>
          <w:fldChar w:fldCharType="end"/>
        </w:r>
      </w:ins>
      <w:del w:id="1140" w:author="SW 46/2019 - Petrović Milica" w:date="2023-08-17T20:58:00Z">
        <w:r w:rsidR="00734762" w:rsidRPr="00D97B2C" w:rsidDel="0024403C">
          <w:rPr>
            <w:lang w:val="sr-Cyrl-RS"/>
          </w:rPr>
          <w:fldChar w:fldCharType="begin"/>
        </w:r>
        <w:r w:rsidR="00734762" w:rsidRPr="00D97B2C" w:rsidDel="0024403C">
          <w:rPr>
            <w:lang w:val="sr-Cyrl-RS"/>
          </w:rPr>
          <w:delInstrText xml:space="preserve"> REF _Ref141534720 \h </w:delInstrText>
        </w:r>
        <w:r w:rsidR="00734762" w:rsidRPr="00D97B2C" w:rsidDel="0024403C">
          <w:rPr>
            <w:lang w:val="sr-Cyrl-RS"/>
          </w:rPr>
        </w:r>
        <w:r w:rsidR="00734762" w:rsidRPr="00D97B2C" w:rsidDel="0024403C">
          <w:rPr>
            <w:lang w:val="sr-Cyrl-RS"/>
          </w:rPr>
          <w:fldChar w:fldCharType="separate"/>
        </w:r>
        <w:r w:rsidR="00734762" w:rsidRPr="00D97B2C" w:rsidDel="0024403C">
          <w:rPr>
            <w:lang w:val="sr-Cyrl-RS"/>
          </w:rPr>
          <w:delText xml:space="preserve">Листинг </w:delText>
        </w:r>
        <w:r w:rsidR="00734762" w:rsidRPr="00D97B2C" w:rsidDel="0024403C">
          <w:rPr>
            <w:noProof/>
            <w:lang w:val="sr-Cyrl-RS"/>
          </w:rPr>
          <w:delText>10</w:delText>
        </w:r>
        <w:r w:rsidR="00734762" w:rsidRPr="00D97B2C" w:rsidDel="0024403C">
          <w:rPr>
            <w:lang w:val="sr-Cyrl-RS"/>
          </w:rPr>
          <w:fldChar w:fldCharType="end"/>
        </w:r>
      </w:del>
      <w:r w:rsidR="00734762" w:rsidRPr="00D97B2C">
        <w:rPr>
          <w:lang w:val="sr-Cyrl-RS"/>
        </w:rPr>
        <w:t>.</w:t>
      </w:r>
      <w:r w:rsidR="00AF6B7C" w:rsidRPr="00D97B2C">
        <w:rPr>
          <w:lang w:val="sr-Cyrl-RS"/>
        </w:rPr>
        <w:t xml:space="preserve"> </w:t>
      </w:r>
    </w:p>
    <w:p w14:paraId="396F3F5B" w14:textId="1DF67844" w:rsidR="00B86CAB" w:rsidRPr="00D97B2C" w:rsidRDefault="000477DA" w:rsidP="00FE07DB">
      <w:pPr>
        <w:pStyle w:val="osnovnitekst"/>
        <w:rPr>
          <w:lang w:val="sr-Cyrl-RS"/>
        </w:rPr>
      </w:pPr>
      <w:r w:rsidRPr="00D97B2C">
        <w:rPr>
          <w:lang w:val="sr-Cyrl-RS"/>
        </w:rPr>
        <w:t xml:space="preserve">За дијагностиковање анксиозност, паничног напада и социјалне анксиозности потребно је да је </w:t>
      </w:r>
      <w:r w:rsidR="00FF5F1B" w:rsidRPr="00D97B2C">
        <w:rPr>
          <w:lang w:val="sr-Cyrl-RS"/>
        </w:rPr>
        <w:t xml:space="preserve">већ </w:t>
      </w:r>
      <w:proofErr w:type="spellStart"/>
      <w:r w:rsidR="00FF5F1B" w:rsidRPr="00D97B2C">
        <w:rPr>
          <w:lang w:val="sr-Cyrl-RS"/>
        </w:rPr>
        <w:t>дијагностикован</w:t>
      </w:r>
      <w:proofErr w:type="spellEnd"/>
      <w:r w:rsidR="00FF5F1B" w:rsidRPr="00D97B2C">
        <w:rPr>
          <w:lang w:val="sr-Cyrl-RS"/>
        </w:rPr>
        <w:t xml:space="preserve"> услов за </w:t>
      </w:r>
      <w:r w:rsidR="00B86CAB" w:rsidRPr="00D97B2C">
        <w:rPr>
          <w:lang w:val="sr-Cyrl-RS"/>
        </w:rPr>
        <w:t xml:space="preserve">дато </w:t>
      </w:r>
      <w:r w:rsidR="00FF5F1B" w:rsidRPr="00D97B2C">
        <w:rPr>
          <w:lang w:val="sr-Cyrl-RS"/>
        </w:rPr>
        <w:t xml:space="preserve">ментално стање и да је упитник који представља то ментално стање обрађен и окарактерисан као тешко или дубоко стање. </w:t>
      </w:r>
      <w:r w:rsidR="00B86CAB" w:rsidRPr="00D97B2C">
        <w:rPr>
          <w:lang w:val="sr-Cyrl-RS"/>
        </w:rPr>
        <w:t>Пример за правило које дијагностикује анксиозност приказано је у</w:t>
      </w:r>
      <w:del w:id="1141" w:author="SW 46/2019 - Petrović Milica" w:date="2023-08-17T20:56:00Z">
        <w:r w:rsidR="00B86CAB" w:rsidRPr="00D97B2C" w:rsidDel="00503C49">
          <w:rPr>
            <w:lang w:val="sr-Cyrl-RS"/>
          </w:rPr>
          <w:delText xml:space="preserve"> </w:delText>
        </w:r>
      </w:del>
      <w:ins w:id="1142" w:author="SW 46/2019 - Petrović Milica" w:date="2023-08-17T20:56:00Z">
        <w:r w:rsidR="00503C49">
          <w:rPr>
            <w:lang w:val="sr-Cyrl-RS"/>
          </w:rPr>
          <w:t xml:space="preserve"> </w:t>
        </w:r>
      </w:ins>
      <w:ins w:id="1143" w:author="SW 46/2019 - Petrović Milica" w:date="2023-08-17T20:59:00Z">
        <w:r w:rsidR="0024403C">
          <w:rPr>
            <w:lang w:val="sr-Cyrl-RS"/>
          </w:rPr>
          <w:fldChar w:fldCharType="begin"/>
        </w:r>
        <w:r w:rsidR="0024403C">
          <w:rPr>
            <w:lang w:val="sr-Cyrl-RS"/>
          </w:rPr>
          <w:instrText xml:space="preserve"> REF _Ref143198360 \h </w:instrText>
        </w:r>
        <w:r w:rsidR="0024403C">
          <w:rPr>
            <w:lang w:val="sr-Cyrl-RS"/>
          </w:rPr>
        </w:r>
      </w:ins>
      <w:r w:rsidR="0024403C">
        <w:rPr>
          <w:lang w:val="sr-Cyrl-RS"/>
        </w:rPr>
        <w:fldChar w:fldCharType="separate"/>
      </w:r>
      <w:proofErr w:type="spellStart"/>
      <w:ins w:id="1144" w:author="SW 46/2019 - Petrović Milica" w:date="2023-08-17T20:59:00Z">
        <w:r w:rsidR="0024403C">
          <w:t>Листинг</w:t>
        </w:r>
        <w:proofErr w:type="spellEnd"/>
        <w:r w:rsidR="0024403C">
          <w:t xml:space="preserve"> </w:t>
        </w:r>
        <w:r w:rsidR="0024403C">
          <w:rPr>
            <w:noProof/>
          </w:rPr>
          <w:t>5</w:t>
        </w:r>
        <w:r w:rsidR="0024403C">
          <w:t>.</w:t>
        </w:r>
        <w:r w:rsidR="0024403C">
          <w:rPr>
            <w:noProof/>
          </w:rPr>
          <w:t>8</w:t>
        </w:r>
        <w:r w:rsidR="0024403C">
          <w:rPr>
            <w:lang w:val="sr-Cyrl-RS"/>
          </w:rPr>
          <w:fldChar w:fldCharType="end"/>
        </w:r>
      </w:ins>
      <w:del w:id="1145" w:author="SW 46/2019 - Petrović Milica" w:date="2023-08-17T20:56:00Z">
        <w:r w:rsidR="003F1915" w:rsidRPr="00D97B2C" w:rsidDel="00503C49">
          <w:rPr>
            <w:lang w:val="sr-Cyrl-RS"/>
          </w:rPr>
          <w:fldChar w:fldCharType="begin"/>
        </w:r>
        <w:r w:rsidR="003F1915" w:rsidRPr="00D97B2C" w:rsidDel="00503C49">
          <w:rPr>
            <w:lang w:val="sr-Cyrl-RS"/>
          </w:rPr>
          <w:delInstrText xml:space="preserve"> REF _Ref141535168 \h </w:delInstrText>
        </w:r>
        <w:r w:rsidR="003F1915" w:rsidRPr="00D97B2C" w:rsidDel="00503C49">
          <w:rPr>
            <w:lang w:val="sr-Cyrl-RS"/>
          </w:rPr>
        </w:r>
        <w:r w:rsidR="003F1915" w:rsidRPr="00D97B2C" w:rsidDel="00503C49">
          <w:rPr>
            <w:lang w:val="sr-Cyrl-RS"/>
          </w:rPr>
          <w:fldChar w:fldCharType="separate"/>
        </w:r>
        <w:r w:rsidR="003F1915" w:rsidRPr="00D97B2C" w:rsidDel="00503C49">
          <w:rPr>
            <w:lang w:val="sr-Cyrl-RS"/>
          </w:rPr>
          <w:delText xml:space="preserve">Листинг </w:delText>
        </w:r>
        <w:r w:rsidR="003F1915" w:rsidRPr="00D97B2C" w:rsidDel="00503C49">
          <w:rPr>
            <w:noProof/>
            <w:lang w:val="sr-Cyrl-RS"/>
          </w:rPr>
          <w:delText>10</w:delText>
        </w:r>
        <w:r w:rsidR="003F1915" w:rsidRPr="00D97B2C" w:rsidDel="00503C49">
          <w:rPr>
            <w:lang w:val="sr-Cyrl-RS"/>
          </w:rPr>
          <w:fldChar w:fldCharType="end"/>
        </w:r>
      </w:del>
      <w:r w:rsidR="003F1915" w:rsidRPr="00D97B2C">
        <w:rPr>
          <w:lang w:val="sr-Cyrl-RS"/>
        </w:rPr>
        <w:t>.</w:t>
      </w:r>
    </w:p>
    <w:p w14:paraId="003D2E4B" w14:textId="6C8E37D2" w:rsidR="00730794" w:rsidRDefault="00FF5F1B" w:rsidP="00FE07DB">
      <w:pPr>
        <w:pStyle w:val="osnovnitekst"/>
        <w:rPr>
          <w:ins w:id="1146" w:author="SW 46/2019 - Petrović Milica" w:date="2023-08-17T20:57:00Z"/>
          <w:lang w:val="sr-Cyrl-RS"/>
        </w:rPr>
      </w:pPr>
      <w:r w:rsidRPr="00D97B2C">
        <w:rPr>
          <w:lang w:val="sr-Cyrl-RS"/>
        </w:rPr>
        <w:t xml:space="preserve">Такође, да би се </w:t>
      </w:r>
      <w:proofErr w:type="spellStart"/>
      <w:r w:rsidRPr="00D97B2C">
        <w:rPr>
          <w:lang w:val="sr-Cyrl-RS"/>
        </w:rPr>
        <w:t>дијагностиковали</w:t>
      </w:r>
      <w:proofErr w:type="spellEnd"/>
      <w:r w:rsidRPr="00D97B2C">
        <w:rPr>
          <w:lang w:val="sr-Cyrl-RS"/>
        </w:rPr>
        <w:t xml:space="preserve"> </w:t>
      </w:r>
      <w:r w:rsidR="00565F54" w:rsidRPr="00D97B2C">
        <w:rPr>
          <w:lang w:val="sr-Cyrl-RS"/>
        </w:rPr>
        <w:t xml:space="preserve">генерални анксиозни поремећај, панични поремећај и социјална фобија потребно је да </w:t>
      </w:r>
      <w:r w:rsidR="00F95D79" w:rsidRPr="00D97B2C">
        <w:rPr>
          <w:lang w:val="sr-Cyrl-RS"/>
        </w:rPr>
        <w:t>је</w:t>
      </w:r>
      <w:r w:rsidR="00565F54" w:rsidRPr="00D97B2C">
        <w:rPr>
          <w:lang w:val="sr-Cyrl-RS"/>
        </w:rPr>
        <w:t xml:space="preserve"> претходно утврђено одговарајуће ментално стање, услови за то стање и обрађен одговарајући упитник за финалн</w:t>
      </w:r>
      <w:r w:rsidR="00F95D79" w:rsidRPr="00D97B2C">
        <w:rPr>
          <w:lang w:val="sr-Cyrl-RS"/>
        </w:rPr>
        <w:t>о</w:t>
      </w:r>
      <w:r w:rsidR="00565F54" w:rsidRPr="00D97B2C">
        <w:rPr>
          <w:lang w:val="sr-Cyrl-RS"/>
        </w:rPr>
        <w:t xml:space="preserve"> стања. </w:t>
      </w:r>
      <w:r w:rsidR="00F95D79" w:rsidRPr="00D97B2C">
        <w:rPr>
          <w:lang w:val="sr-Cyrl-RS"/>
        </w:rPr>
        <w:t>Пример правила за дијагностиковање генералног анксиозног поремећаја приказано је на</w:t>
      </w:r>
      <w:del w:id="1147" w:author="SW 46/2019 - Petrović Milica" w:date="2023-08-17T20:58:00Z">
        <w:r w:rsidR="00F95D79" w:rsidRPr="00D97B2C" w:rsidDel="0024403C">
          <w:rPr>
            <w:lang w:val="sr-Cyrl-RS"/>
          </w:rPr>
          <w:delText xml:space="preserve"> </w:delText>
        </w:r>
      </w:del>
      <w:ins w:id="1148" w:author="SW 46/2019 - Petrović Milica" w:date="2023-08-17T20:58:00Z">
        <w:r w:rsidR="0024403C">
          <w:rPr>
            <w:lang w:val="sr-Cyrl-RS"/>
          </w:rPr>
          <w:t xml:space="preserve"> </w:t>
        </w:r>
      </w:ins>
      <w:ins w:id="1149" w:author="SW 46/2019 - Petrović Milica" w:date="2023-08-17T21:07:00Z">
        <w:r w:rsidR="00AA1179">
          <w:rPr>
            <w:lang w:val="sr-Cyrl-RS"/>
          </w:rPr>
          <w:fldChar w:fldCharType="begin"/>
        </w:r>
        <w:r w:rsidR="00AA1179">
          <w:rPr>
            <w:lang w:val="sr-Cyrl-RS"/>
          </w:rPr>
          <w:instrText xml:space="preserve"> REF _Ref143198884 \h </w:instrText>
        </w:r>
        <w:r w:rsidR="00AA1179">
          <w:rPr>
            <w:lang w:val="sr-Cyrl-RS"/>
          </w:rPr>
        </w:r>
      </w:ins>
      <w:r w:rsidR="00AA1179">
        <w:rPr>
          <w:lang w:val="sr-Cyrl-RS"/>
        </w:rPr>
        <w:fldChar w:fldCharType="separate"/>
      </w:r>
      <w:proofErr w:type="spellStart"/>
      <w:ins w:id="1150" w:author="SW 46/2019 - Petrović Milica" w:date="2023-08-17T21:07:00Z">
        <w:r w:rsidR="00AA1179">
          <w:t>Листинг</w:t>
        </w:r>
        <w:proofErr w:type="spellEnd"/>
        <w:r w:rsidR="00AA1179">
          <w:t xml:space="preserve"> </w:t>
        </w:r>
        <w:r w:rsidR="00AA1179">
          <w:rPr>
            <w:noProof/>
          </w:rPr>
          <w:t>5</w:t>
        </w:r>
        <w:r w:rsidR="00AA1179">
          <w:t>.</w:t>
        </w:r>
        <w:r w:rsidR="00AA1179">
          <w:rPr>
            <w:noProof/>
          </w:rPr>
          <w:t>9</w:t>
        </w:r>
        <w:r w:rsidR="00AA1179">
          <w:rPr>
            <w:lang w:val="sr-Cyrl-RS"/>
          </w:rPr>
          <w:fldChar w:fldCharType="end"/>
        </w:r>
      </w:ins>
      <w:del w:id="1151" w:author="SW 46/2019 - Petrović Milica" w:date="2023-08-17T20:58:00Z">
        <w:r w:rsidR="004B7EB5" w:rsidRPr="00D97B2C" w:rsidDel="0024403C">
          <w:rPr>
            <w:lang w:val="sr-Cyrl-RS"/>
          </w:rPr>
          <w:fldChar w:fldCharType="begin"/>
        </w:r>
        <w:r w:rsidR="004B7EB5" w:rsidRPr="00D97B2C" w:rsidDel="0024403C">
          <w:rPr>
            <w:lang w:val="sr-Cyrl-RS"/>
          </w:rPr>
          <w:delInstrText xml:space="preserve"> REF _Ref141535745 \h </w:delInstrText>
        </w:r>
        <w:r w:rsidR="004B7EB5" w:rsidRPr="00D97B2C" w:rsidDel="0024403C">
          <w:rPr>
            <w:lang w:val="sr-Cyrl-RS"/>
          </w:rPr>
        </w:r>
        <w:r w:rsidR="004B7EB5" w:rsidRPr="00D97B2C" w:rsidDel="0024403C">
          <w:rPr>
            <w:lang w:val="sr-Cyrl-RS"/>
          </w:rPr>
          <w:fldChar w:fldCharType="separate"/>
        </w:r>
        <w:r w:rsidR="004B7EB5" w:rsidRPr="00D97B2C" w:rsidDel="0024403C">
          <w:rPr>
            <w:lang w:val="sr-Cyrl-RS"/>
          </w:rPr>
          <w:delText xml:space="preserve">Листинг </w:delText>
        </w:r>
        <w:r w:rsidR="004B7EB5" w:rsidRPr="00D97B2C" w:rsidDel="0024403C">
          <w:rPr>
            <w:noProof/>
            <w:lang w:val="sr-Cyrl-RS"/>
          </w:rPr>
          <w:delText>12</w:delText>
        </w:r>
        <w:r w:rsidR="004B7EB5" w:rsidRPr="00D97B2C" w:rsidDel="0024403C">
          <w:rPr>
            <w:lang w:val="sr-Cyrl-RS"/>
          </w:rPr>
          <w:fldChar w:fldCharType="end"/>
        </w:r>
      </w:del>
      <w:r w:rsidR="00F95D79" w:rsidRPr="00D97B2C">
        <w:rPr>
          <w:lang w:val="sr-Cyrl-RS"/>
        </w:rPr>
        <w:t>.</w:t>
      </w:r>
      <w:del w:id="1152" w:author="SW 46/2019 - Petrović Milica" w:date="2023-08-17T20:59:00Z">
        <w:r w:rsidR="00F95D79" w:rsidRPr="00D97B2C" w:rsidDel="0024403C">
          <w:rPr>
            <w:lang w:val="sr-Cyrl-RS"/>
          </w:rPr>
          <w:delText xml:space="preserve"> </w:delText>
        </w:r>
      </w:del>
    </w:p>
    <w:p w14:paraId="7BDE64FD" w14:textId="71E16D7F" w:rsidR="003F6E85" w:rsidRPr="00D97B2C" w:rsidRDefault="00565F54" w:rsidP="00FE07DB">
      <w:pPr>
        <w:pStyle w:val="osnovnitekst"/>
        <w:rPr>
          <w:lang w:val="sr-Cyrl-RS"/>
        </w:rPr>
      </w:pPr>
      <w:r w:rsidRPr="00D97B2C">
        <w:rPr>
          <w:lang w:val="sr-Cyrl-RS"/>
        </w:rPr>
        <w:t>Корисник попуњава упитнике један по један и након сваког упитника добија резултате и сазнања о свом менталном стању уз питање да ли жели да настави да</w:t>
      </w:r>
      <w:r w:rsidR="00A94A15">
        <w:rPr>
          <w:lang w:val="sr-Cyrl-RS"/>
        </w:rPr>
        <w:t>љ</w:t>
      </w:r>
      <w:r w:rsidRPr="00D97B2C">
        <w:rPr>
          <w:lang w:val="sr-Cyrl-RS"/>
        </w:rPr>
        <w:t xml:space="preserve">е. Питања у упитницима се формирају динамички на основу </w:t>
      </w:r>
      <w:r w:rsidR="00305BBD" w:rsidRPr="00D97B2C">
        <w:rPr>
          <w:lang w:val="sr-Cyrl-RS"/>
        </w:rPr>
        <w:t>претходних о</w:t>
      </w:r>
      <w:r w:rsidR="004B7EB5" w:rsidRPr="00D97B2C">
        <w:rPr>
          <w:lang w:val="sr-Cyrl-RS"/>
        </w:rPr>
        <w:t>д</w:t>
      </w:r>
      <w:r w:rsidR="00305BBD" w:rsidRPr="00D97B2C">
        <w:rPr>
          <w:lang w:val="sr-Cyrl-RS"/>
        </w:rPr>
        <w:t>говора. Ако је корисник има</w:t>
      </w:r>
      <w:r w:rsidR="006C4422" w:rsidRPr="00D97B2C">
        <w:rPr>
          <w:lang w:val="sr-Cyrl-RS"/>
        </w:rPr>
        <w:t>о</w:t>
      </w:r>
      <w:r w:rsidR="00305BBD" w:rsidRPr="00D97B2C">
        <w:rPr>
          <w:lang w:val="sr-Cyrl-RS"/>
        </w:rPr>
        <w:t xml:space="preserve"> благе услове за анксиозност, а тешке или дубоке услове за панични напад, следећи упитник </w:t>
      </w:r>
      <w:r w:rsidR="006C4422" w:rsidRPr="00D97B2C">
        <w:rPr>
          <w:lang w:val="sr-Cyrl-RS"/>
        </w:rPr>
        <w:t>ће</w:t>
      </w:r>
      <w:r w:rsidR="00305BBD" w:rsidRPr="00D97B2C">
        <w:rPr>
          <w:lang w:val="sr-Cyrl-RS"/>
        </w:rPr>
        <w:t xml:space="preserve"> се састоја</w:t>
      </w:r>
      <w:r w:rsidR="006C4422" w:rsidRPr="00D97B2C">
        <w:rPr>
          <w:lang w:val="sr-Cyrl-RS"/>
        </w:rPr>
        <w:t>ти</w:t>
      </w:r>
      <w:r w:rsidR="00305BBD" w:rsidRPr="00D97B2C">
        <w:rPr>
          <w:lang w:val="sr-Cyrl-RS"/>
        </w:rPr>
        <w:t xml:space="preserve"> само од питања која дијагностикују панични напад.</w:t>
      </w:r>
      <w:r w:rsidR="00366D85" w:rsidRPr="00D97B2C">
        <w:rPr>
          <w:lang w:val="sr-Cyrl-RS"/>
        </w:rPr>
        <w:t xml:space="preserve"> </w:t>
      </w:r>
      <w:r w:rsidR="00636C8B" w:rsidRPr="00D97B2C">
        <w:rPr>
          <w:lang w:val="sr-Cyrl-RS"/>
        </w:rPr>
        <w:t xml:space="preserve">По истом принципу </w:t>
      </w:r>
      <w:r w:rsidR="003C3134" w:rsidRPr="00D97B2C">
        <w:rPr>
          <w:lang w:val="sr-Cyrl-RS"/>
        </w:rPr>
        <w:t xml:space="preserve">као на </w:t>
      </w:r>
      <w:ins w:id="1153" w:author="SW 46/2019 - Petrović Milica" w:date="2023-08-17T21:09:00Z">
        <w:r w:rsidR="00EA2CB0">
          <w:rPr>
            <w:lang w:val="sr-Cyrl-RS"/>
          </w:rPr>
          <w:fldChar w:fldCharType="begin"/>
        </w:r>
        <w:r w:rsidR="00EA2CB0">
          <w:rPr>
            <w:lang w:val="sr-Cyrl-RS"/>
          </w:rPr>
          <w:instrText xml:space="preserve"> REF _Ref143198236 \h </w:instrText>
        </w:r>
        <w:r w:rsidR="00EA2CB0">
          <w:rPr>
            <w:lang w:val="sr-Cyrl-RS"/>
          </w:rPr>
        </w:r>
      </w:ins>
      <w:r w:rsidR="00EA2CB0">
        <w:rPr>
          <w:lang w:val="sr-Cyrl-RS"/>
        </w:rPr>
        <w:fldChar w:fldCharType="separate"/>
      </w:r>
      <w:proofErr w:type="spellStart"/>
      <w:ins w:id="1154" w:author="SW 46/2019 - Petrović Milica" w:date="2023-08-17T21:09:00Z">
        <w:r w:rsidR="00EA2CB0">
          <w:t>Листинг</w:t>
        </w:r>
        <w:proofErr w:type="spellEnd"/>
        <w:r w:rsidR="00EA2CB0">
          <w:t xml:space="preserve"> </w:t>
        </w:r>
        <w:r w:rsidR="00EA2CB0">
          <w:rPr>
            <w:noProof/>
          </w:rPr>
          <w:t>5</w:t>
        </w:r>
        <w:r w:rsidR="00EA2CB0">
          <w:t>.</w:t>
        </w:r>
        <w:r w:rsidR="00EA2CB0">
          <w:rPr>
            <w:noProof/>
          </w:rPr>
          <w:t>7</w:t>
        </w:r>
        <w:r w:rsidR="00EA2CB0">
          <w:rPr>
            <w:lang w:val="sr-Cyrl-RS"/>
          </w:rPr>
          <w:fldChar w:fldCharType="end"/>
        </w:r>
      </w:ins>
      <w:r w:rsidR="003C3134" w:rsidRPr="00D97B2C">
        <w:rPr>
          <w:lang w:val="sr-Cyrl-RS"/>
        </w:rPr>
        <w:fldChar w:fldCharType="begin"/>
      </w:r>
      <w:r w:rsidR="003C3134" w:rsidRPr="00D97B2C">
        <w:rPr>
          <w:lang w:val="sr-Cyrl-RS"/>
        </w:rPr>
        <w:instrText xml:space="preserve"> REF _Ref141534720 \h </w:instrText>
      </w:r>
      <w:r w:rsidR="003C3134" w:rsidRPr="00D97B2C">
        <w:rPr>
          <w:lang w:val="sr-Cyrl-RS"/>
        </w:rPr>
      </w:r>
      <w:r w:rsidR="003C3134" w:rsidRPr="00D97B2C">
        <w:rPr>
          <w:lang w:val="sr-Cyrl-RS"/>
        </w:rPr>
        <w:fldChar w:fldCharType="separate"/>
      </w:r>
      <w:del w:id="1155" w:author="SW 46/2019 - Petrović Milica" w:date="2023-08-17T21:09:00Z">
        <w:r w:rsidR="003C3134" w:rsidRPr="00D97B2C" w:rsidDel="00EA2CB0">
          <w:rPr>
            <w:lang w:val="sr-Cyrl-RS"/>
          </w:rPr>
          <w:delText xml:space="preserve">Листинг </w:delText>
        </w:r>
        <w:r w:rsidR="003C3134" w:rsidRPr="00D97B2C" w:rsidDel="00EA2CB0">
          <w:rPr>
            <w:noProof/>
            <w:lang w:val="sr-Cyrl-RS"/>
          </w:rPr>
          <w:delText>10</w:delText>
        </w:r>
      </w:del>
      <w:r w:rsidR="003C3134" w:rsidRPr="00D97B2C">
        <w:rPr>
          <w:lang w:val="sr-Cyrl-RS"/>
        </w:rPr>
        <w:fldChar w:fldCharType="end"/>
      </w:r>
      <w:r w:rsidR="003C3134" w:rsidRPr="00D97B2C">
        <w:rPr>
          <w:lang w:val="sr-Cyrl-RS"/>
        </w:rPr>
        <w:t xml:space="preserve">, </w:t>
      </w:r>
      <w:ins w:id="1156" w:author="SW 46/2019 - Petrović Milica" w:date="2023-08-17T21:09:00Z">
        <w:r w:rsidR="00EA2CB0">
          <w:rPr>
            <w:lang w:val="sr-Cyrl-RS"/>
          </w:rPr>
          <w:fldChar w:fldCharType="begin"/>
        </w:r>
        <w:r w:rsidR="00EA2CB0">
          <w:rPr>
            <w:lang w:val="sr-Cyrl-RS"/>
          </w:rPr>
          <w:instrText xml:space="preserve"> REF _Ref143198360 \h </w:instrText>
        </w:r>
        <w:r w:rsidR="00EA2CB0">
          <w:rPr>
            <w:lang w:val="sr-Cyrl-RS"/>
          </w:rPr>
        </w:r>
      </w:ins>
      <w:r w:rsidR="00EA2CB0">
        <w:rPr>
          <w:lang w:val="sr-Cyrl-RS"/>
        </w:rPr>
        <w:fldChar w:fldCharType="separate"/>
      </w:r>
      <w:proofErr w:type="spellStart"/>
      <w:ins w:id="1157" w:author="SW 46/2019 - Petrović Milica" w:date="2023-08-17T21:09:00Z">
        <w:r w:rsidR="00EA2CB0">
          <w:t>Листинг</w:t>
        </w:r>
        <w:proofErr w:type="spellEnd"/>
        <w:r w:rsidR="00EA2CB0">
          <w:t xml:space="preserve"> </w:t>
        </w:r>
        <w:r w:rsidR="00EA2CB0">
          <w:rPr>
            <w:noProof/>
          </w:rPr>
          <w:t>5</w:t>
        </w:r>
        <w:r w:rsidR="00EA2CB0">
          <w:t>.</w:t>
        </w:r>
        <w:r w:rsidR="00EA2CB0">
          <w:rPr>
            <w:noProof/>
          </w:rPr>
          <w:t>8</w:t>
        </w:r>
        <w:r w:rsidR="00EA2CB0">
          <w:rPr>
            <w:lang w:val="sr-Cyrl-RS"/>
          </w:rPr>
          <w:fldChar w:fldCharType="end"/>
        </w:r>
      </w:ins>
      <w:r w:rsidR="003C3134" w:rsidRPr="00D97B2C">
        <w:rPr>
          <w:lang w:val="sr-Cyrl-RS"/>
        </w:rPr>
        <w:fldChar w:fldCharType="begin"/>
      </w:r>
      <w:r w:rsidR="003C3134" w:rsidRPr="00D97B2C">
        <w:rPr>
          <w:lang w:val="sr-Cyrl-RS"/>
        </w:rPr>
        <w:instrText xml:space="preserve"> REF _Ref141535168 \h </w:instrText>
      </w:r>
      <w:r w:rsidR="003C3134" w:rsidRPr="00D97B2C">
        <w:rPr>
          <w:lang w:val="sr-Cyrl-RS"/>
        </w:rPr>
      </w:r>
      <w:r w:rsidR="003C3134" w:rsidRPr="00D97B2C">
        <w:rPr>
          <w:lang w:val="sr-Cyrl-RS"/>
        </w:rPr>
        <w:fldChar w:fldCharType="separate"/>
      </w:r>
      <w:del w:id="1158" w:author="SW 46/2019 - Petrović Milica" w:date="2023-08-17T21:09:00Z">
        <w:r w:rsidR="003C3134" w:rsidRPr="00D97B2C" w:rsidDel="00EA2CB0">
          <w:rPr>
            <w:lang w:val="sr-Cyrl-RS"/>
          </w:rPr>
          <w:delText xml:space="preserve">Листинг </w:delText>
        </w:r>
        <w:r w:rsidR="003C3134" w:rsidRPr="00D97B2C" w:rsidDel="00EA2CB0">
          <w:rPr>
            <w:noProof/>
            <w:lang w:val="sr-Cyrl-RS"/>
          </w:rPr>
          <w:delText>11</w:delText>
        </w:r>
      </w:del>
      <w:r w:rsidR="003C3134" w:rsidRPr="00D97B2C">
        <w:rPr>
          <w:lang w:val="sr-Cyrl-RS"/>
        </w:rPr>
        <w:fldChar w:fldCharType="end"/>
      </w:r>
      <w:r w:rsidR="003C3134" w:rsidRPr="00D97B2C">
        <w:rPr>
          <w:lang w:val="sr-Cyrl-RS"/>
        </w:rPr>
        <w:t xml:space="preserve"> и </w:t>
      </w:r>
      <w:ins w:id="1159" w:author="SW 46/2019 - Petrović Milica" w:date="2023-08-17T21:10:00Z">
        <w:r w:rsidR="00EA2CB0">
          <w:rPr>
            <w:lang w:val="sr-Cyrl-RS"/>
          </w:rPr>
          <w:fldChar w:fldCharType="begin"/>
        </w:r>
        <w:r w:rsidR="00EA2CB0">
          <w:rPr>
            <w:lang w:val="sr-Cyrl-RS"/>
          </w:rPr>
          <w:instrText xml:space="preserve"> REF _Ref143198884 \h </w:instrText>
        </w:r>
        <w:r w:rsidR="00EA2CB0">
          <w:rPr>
            <w:lang w:val="sr-Cyrl-RS"/>
          </w:rPr>
        </w:r>
      </w:ins>
      <w:r w:rsidR="00EA2CB0">
        <w:rPr>
          <w:lang w:val="sr-Cyrl-RS"/>
        </w:rPr>
        <w:fldChar w:fldCharType="separate"/>
      </w:r>
      <w:proofErr w:type="spellStart"/>
      <w:ins w:id="1160" w:author="SW 46/2019 - Petrović Milica" w:date="2023-08-17T21:10:00Z">
        <w:r w:rsidR="00EA2CB0">
          <w:t>Листинг</w:t>
        </w:r>
        <w:proofErr w:type="spellEnd"/>
        <w:r w:rsidR="00EA2CB0">
          <w:t xml:space="preserve"> </w:t>
        </w:r>
        <w:r w:rsidR="00EA2CB0">
          <w:rPr>
            <w:noProof/>
          </w:rPr>
          <w:t>5</w:t>
        </w:r>
        <w:r w:rsidR="00EA2CB0">
          <w:t>.</w:t>
        </w:r>
        <w:r w:rsidR="00EA2CB0">
          <w:rPr>
            <w:noProof/>
          </w:rPr>
          <w:t>9</w:t>
        </w:r>
        <w:r w:rsidR="00EA2CB0">
          <w:rPr>
            <w:lang w:val="sr-Cyrl-RS"/>
          </w:rPr>
          <w:fldChar w:fldCharType="end"/>
        </w:r>
        <w:r w:rsidR="00EA2CB0">
          <w:rPr>
            <w:lang w:val="sr-Cyrl-RS"/>
          </w:rPr>
          <w:t xml:space="preserve"> </w:t>
        </w:r>
      </w:ins>
      <w:del w:id="1161" w:author="SW 46/2019 - Petrović Milica" w:date="2023-08-17T21:09:00Z">
        <w:r w:rsidR="003C3134" w:rsidRPr="00D97B2C" w:rsidDel="00EA2CB0">
          <w:rPr>
            <w:lang w:val="sr-Cyrl-RS"/>
          </w:rPr>
          <w:fldChar w:fldCharType="begin"/>
        </w:r>
        <w:r w:rsidR="003C3134" w:rsidRPr="00D97B2C" w:rsidDel="00EA2CB0">
          <w:rPr>
            <w:lang w:val="sr-Cyrl-RS"/>
          </w:rPr>
          <w:delInstrText xml:space="preserve"> REF _Ref141535745 \h </w:delInstrText>
        </w:r>
        <w:r w:rsidR="003C3134" w:rsidRPr="00D97B2C" w:rsidDel="00EA2CB0">
          <w:rPr>
            <w:lang w:val="sr-Cyrl-RS"/>
          </w:rPr>
        </w:r>
        <w:r w:rsidR="003C3134" w:rsidRPr="00D97B2C" w:rsidDel="00EA2CB0">
          <w:rPr>
            <w:lang w:val="sr-Cyrl-RS"/>
          </w:rPr>
          <w:fldChar w:fldCharType="separate"/>
        </w:r>
        <w:r w:rsidR="003C3134" w:rsidRPr="00D97B2C" w:rsidDel="00EA2CB0">
          <w:rPr>
            <w:lang w:val="sr-Cyrl-RS"/>
          </w:rPr>
          <w:delText xml:space="preserve">Листинг </w:delText>
        </w:r>
        <w:r w:rsidR="003C3134" w:rsidRPr="00D97B2C" w:rsidDel="00EA2CB0">
          <w:rPr>
            <w:noProof/>
            <w:lang w:val="sr-Cyrl-RS"/>
          </w:rPr>
          <w:delText>12</w:delText>
        </w:r>
        <w:r w:rsidR="003C3134" w:rsidRPr="00D97B2C" w:rsidDel="00EA2CB0">
          <w:rPr>
            <w:lang w:val="sr-Cyrl-RS"/>
          </w:rPr>
          <w:fldChar w:fldCharType="end"/>
        </w:r>
        <w:r w:rsidR="003C3134" w:rsidRPr="00D97B2C" w:rsidDel="00EA2CB0">
          <w:rPr>
            <w:lang w:val="sr-Cyrl-RS"/>
          </w:rPr>
          <w:delText xml:space="preserve"> </w:delText>
        </w:r>
      </w:del>
      <w:r w:rsidR="003C3134" w:rsidRPr="00D97B2C">
        <w:rPr>
          <w:lang w:val="sr-Cyrl-RS"/>
        </w:rPr>
        <w:t>писана су правила и за остала ментална стања.</w:t>
      </w:r>
    </w:p>
    <w:p w14:paraId="1DD5436F" w14:textId="77777777" w:rsidR="00075AA2" w:rsidRPr="00D97B2C" w:rsidRDefault="00B86CAB" w:rsidP="00075AA2">
      <w:pPr>
        <w:tabs>
          <w:tab w:val="left" w:pos="3851"/>
        </w:tabs>
        <w:rPr>
          <w:lang w:val="sr-Cyrl-RS"/>
        </w:rPr>
      </w:pPr>
      <w:r w:rsidRPr="00D97B2C">
        <w:rPr>
          <w:noProof/>
          <w:lang w:val="sr-Cyrl-RS"/>
        </w:rPr>
        <w:lastRenderedPageBreak/>
        <mc:AlternateContent>
          <mc:Choice Requires="wps">
            <w:drawing>
              <wp:anchor distT="0" distB="0" distL="114300" distR="114300" simplePos="0" relativeHeight="251751424" behindDoc="0" locked="0" layoutInCell="1" allowOverlap="1" wp14:anchorId="02614689" wp14:editId="68DBA6FF">
                <wp:simplePos x="0" y="0"/>
                <wp:positionH relativeFrom="margin">
                  <wp:align>right</wp:align>
                </wp:positionH>
                <wp:positionV relativeFrom="paragraph">
                  <wp:posOffset>7203440</wp:posOffset>
                </wp:positionV>
                <wp:extent cx="59436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6390DB" w14:textId="328F1B02" w:rsidR="0003146D" w:rsidRPr="00AF6B7C" w:rsidRDefault="0003146D">
                            <w:pPr>
                              <w:pStyle w:val="Caption"/>
                              <w:jc w:val="center"/>
                              <w:rPr>
                                <w:noProof/>
                                <w:lang w:val="sr-Cyrl-RS"/>
                              </w:rPr>
                              <w:pPrChange w:id="1162" w:author="SW 46/2019 - Petrović Milica" w:date="2023-08-14T20:35:00Z">
                                <w:pPr>
                                  <w:pStyle w:val="Caption"/>
                                </w:pPr>
                              </w:pPrChange>
                            </w:pPr>
                            <w:bookmarkStart w:id="1163" w:name="_Ref141533730"/>
                            <w:bookmarkStart w:id="1164" w:name="_Ref143198189"/>
                            <w:proofErr w:type="spellStart"/>
                            <w:r>
                              <w:t>Листинг</w:t>
                            </w:r>
                            <w:proofErr w:type="spellEnd"/>
                            <w:r>
                              <w:t xml:space="preserve"> </w:t>
                            </w:r>
                            <w:ins w:id="1165" w:author="SW 46/2019 - Petrović Milica" w:date="2023-08-17T21:14:00Z">
                              <w:r>
                                <w:fldChar w:fldCharType="begin"/>
                              </w:r>
                              <w:r>
                                <w:instrText xml:space="preserve"> STYLEREF 1 \s </w:instrText>
                              </w:r>
                            </w:ins>
                            <w:r>
                              <w:fldChar w:fldCharType="separate"/>
                            </w:r>
                            <w:r>
                              <w:rPr>
                                <w:noProof/>
                              </w:rPr>
                              <w:t>5</w:t>
                            </w:r>
                            <w:ins w:id="1166" w:author="SW 46/2019 - Petrović Milica" w:date="2023-08-17T21:14:00Z">
                              <w:r>
                                <w:fldChar w:fldCharType="end"/>
                              </w:r>
                              <w:r>
                                <w:t>.</w:t>
                              </w:r>
                              <w:r>
                                <w:fldChar w:fldCharType="begin"/>
                              </w:r>
                              <w:r>
                                <w:instrText xml:space="preserve"> SEQ Листинг \* ARABIC \s 1 </w:instrText>
                              </w:r>
                            </w:ins>
                            <w:r>
                              <w:fldChar w:fldCharType="separate"/>
                            </w:r>
                            <w:ins w:id="1167" w:author="SW 46/2019 - Petrović Milica" w:date="2023-08-17T21:14:00Z">
                              <w:r>
                                <w:rPr>
                                  <w:noProof/>
                                </w:rPr>
                                <w:t>6</w:t>
                              </w:r>
                              <w:r>
                                <w:fldChar w:fldCharType="end"/>
                              </w:r>
                            </w:ins>
                            <w:bookmarkEnd w:id="1164"/>
                            <w:del w:id="1168"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9</w:delText>
                              </w:r>
                              <w:r w:rsidDel="00994F03">
                                <w:rPr>
                                  <w:noProof/>
                                </w:rPr>
                                <w:fldChar w:fldCharType="end"/>
                              </w:r>
                            </w:del>
                            <w:bookmarkEnd w:id="1163"/>
                            <w:r>
                              <w:rPr>
                                <w:lang w:val="sr-Cyrl-RS"/>
                              </w:rPr>
                              <w:t xml:space="preserve"> </w:t>
                            </w:r>
                            <w:proofErr w:type="spellStart"/>
                            <w:r>
                              <w:rPr>
                                <w:lang w:val="sr-Cyrl-RS"/>
                              </w:rPr>
                              <w:t>Темплејт</w:t>
                            </w:r>
                            <w:proofErr w:type="spellEnd"/>
                            <w:r>
                              <w:rPr>
                                <w:lang w:val="sr-Cyrl-RS"/>
                              </w:rPr>
                              <w:t xml:space="preserve"> који генерише правила за обраду одговора на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14689" id="Text Box 53" o:spid="_x0000_s1071" type="#_x0000_t202" style="position:absolute;margin-left:416.8pt;margin-top:567.2pt;width:468pt;height:.05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" stroked="f">
                <v:textbox style="mso-fit-shape-to-text:t" inset="0,0,0,0">
                  <w:txbxContent>
                    <w:p w14:paraId="4D6390DB" w14:textId="328F1B02" w:rsidR="0003146D" w:rsidRPr="00AF6B7C" w:rsidRDefault="0003146D">
                      <w:pPr>
                        <w:pStyle w:val="Caption"/>
                        <w:jc w:val="center"/>
                        <w:rPr>
                          <w:noProof/>
                          <w:lang w:val="sr-Cyrl-RS"/>
                        </w:rPr>
                        <w:pPrChange w:id="1169" w:author="SW 46/2019 - Petrović Milica" w:date="2023-08-14T20:35:00Z">
                          <w:pPr>
                            <w:pStyle w:val="Caption"/>
                          </w:pPr>
                        </w:pPrChange>
                      </w:pPr>
                      <w:bookmarkStart w:id="1170" w:name="_Ref141533730"/>
                      <w:bookmarkStart w:id="1171" w:name="_Ref143198189"/>
                      <w:proofErr w:type="spellStart"/>
                      <w:r>
                        <w:t>Листинг</w:t>
                      </w:r>
                      <w:proofErr w:type="spellEnd"/>
                      <w:r>
                        <w:t xml:space="preserve"> </w:t>
                      </w:r>
                      <w:ins w:id="1172" w:author="SW 46/2019 - Petrović Milica" w:date="2023-08-17T21:14:00Z">
                        <w:r>
                          <w:fldChar w:fldCharType="begin"/>
                        </w:r>
                        <w:r>
                          <w:instrText xml:space="preserve"> STYLEREF 1 \s </w:instrText>
                        </w:r>
                      </w:ins>
                      <w:r>
                        <w:fldChar w:fldCharType="separate"/>
                      </w:r>
                      <w:r>
                        <w:rPr>
                          <w:noProof/>
                        </w:rPr>
                        <w:t>5</w:t>
                      </w:r>
                      <w:ins w:id="1173" w:author="SW 46/2019 - Petrović Milica" w:date="2023-08-17T21:14:00Z">
                        <w:r>
                          <w:fldChar w:fldCharType="end"/>
                        </w:r>
                        <w:r>
                          <w:t>.</w:t>
                        </w:r>
                        <w:r>
                          <w:fldChar w:fldCharType="begin"/>
                        </w:r>
                        <w:r>
                          <w:instrText xml:space="preserve"> SEQ Листинг \* ARABIC \s 1 </w:instrText>
                        </w:r>
                      </w:ins>
                      <w:r>
                        <w:fldChar w:fldCharType="separate"/>
                      </w:r>
                      <w:ins w:id="1174" w:author="SW 46/2019 - Petrović Milica" w:date="2023-08-17T21:14:00Z">
                        <w:r>
                          <w:rPr>
                            <w:noProof/>
                          </w:rPr>
                          <w:t>6</w:t>
                        </w:r>
                        <w:r>
                          <w:fldChar w:fldCharType="end"/>
                        </w:r>
                      </w:ins>
                      <w:bookmarkEnd w:id="1171"/>
                      <w:del w:id="1175"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9</w:delText>
                        </w:r>
                        <w:r w:rsidDel="00994F03">
                          <w:rPr>
                            <w:noProof/>
                          </w:rPr>
                          <w:fldChar w:fldCharType="end"/>
                        </w:r>
                      </w:del>
                      <w:bookmarkEnd w:id="1170"/>
                      <w:r>
                        <w:rPr>
                          <w:lang w:val="sr-Cyrl-RS"/>
                        </w:rPr>
                        <w:t xml:space="preserve"> </w:t>
                      </w:r>
                      <w:proofErr w:type="spellStart"/>
                      <w:r>
                        <w:rPr>
                          <w:lang w:val="sr-Cyrl-RS"/>
                        </w:rPr>
                        <w:t>Темплејт</w:t>
                      </w:r>
                      <w:proofErr w:type="spellEnd"/>
                      <w:r>
                        <w:rPr>
                          <w:lang w:val="sr-Cyrl-RS"/>
                        </w:rPr>
                        <w:t xml:space="preserve"> који генерише правила за обраду одговора на питања</w:t>
                      </w:r>
                    </w:p>
                  </w:txbxContent>
                </v:textbox>
                <w10:wrap type="topAndBottom" anchorx="margin"/>
              </v:shape>
            </w:pict>
          </mc:Fallback>
        </mc:AlternateContent>
      </w:r>
      <w:r w:rsidRPr="00D97B2C">
        <w:rPr>
          <w:noProof/>
          <w:lang w:val="sr-Cyrl-RS"/>
        </w:rPr>
        <mc:AlternateContent>
          <mc:Choice Requires="wps">
            <w:drawing>
              <wp:anchor distT="45720" distB="45720" distL="114300" distR="114300" simplePos="0" relativeHeight="251749376" behindDoc="0" locked="0" layoutInCell="1" allowOverlap="1" wp14:anchorId="4DA26B71" wp14:editId="6B00A09F">
                <wp:simplePos x="0" y="0"/>
                <wp:positionH relativeFrom="margin">
                  <wp:align>right</wp:align>
                </wp:positionH>
                <wp:positionV relativeFrom="paragraph">
                  <wp:posOffset>194733</wp:posOffset>
                </wp:positionV>
                <wp:extent cx="5928360" cy="6934200"/>
                <wp:effectExtent l="0" t="0" r="15240" b="1905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6934200"/>
                        </a:xfrm>
                        <a:prstGeom prst="rect">
                          <a:avLst/>
                        </a:prstGeom>
                        <a:solidFill>
                          <a:srgbClr val="FFFFFF"/>
                        </a:solidFill>
                        <a:ln w="9525">
                          <a:solidFill>
                            <a:srgbClr val="000000"/>
                          </a:solidFill>
                          <a:miter lim="800000"/>
                          <a:headEnd/>
                          <a:tailEnd/>
                        </a:ln>
                      </wps:spPr>
                      <wps:txbx>
                        <w:txbxContent>
                          <w:p w14:paraId="76DEE63B" w14:textId="77777777" w:rsidR="0003146D" w:rsidRPr="00E53D3C" w:rsidRDefault="0003146D"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com.ftn.sbnz.model.QuestionLayer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com.ftn.sbnz.model.Intensity</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com.ftn.sbnz.model.User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com.ftn.sbnz.model.helper.Diagnostic</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w:t>
                            </w:r>
                            <w:proofErr w:type="spellStart"/>
                            <w:r w:rsidRPr="00E53D3C">
                              <w:rPr>
                                <w:rFonts w:ascii="Courier New" w:eastAsia="Times New Roman" w:hAnsi="Courier New" w:cs="Courier New"/>
                                <w:color w:val="080808"/>
                                <w:szCs w:val="24"/>
                              </w:rPr>
                              <w:t>row.rowNumber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w:t>
                            </w:r>
                            <w:proofErr w:type="spellStart"/>
                            <w:r w:rsidRPr="00E53D3C">
                              <w:rPr>
                                <w:rFonts w:ascii="Courier New" w:eastAsia="Times New Roman" w:hAnsi="Courier New" w:cs="Courier New"/>
                                <w:color w:val="080808"/>
                                <w:szCs w:val="24"/>
                              </w:rPr>
                              <w:t>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user.id==$</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question.detectionType.getType</w:t>
                            </w:r>
                            <w:proofErr w:type="spellEnd"/>
                            <w:r w:rsidRPr="00E53D3C">
                              <w:rPr>
                                <w:rFonts w:ascii="Courier New" w:eastAsia="Times New Roman" w:hAnsi="Courier New" w:cs="Courier New"/>
                                <w:color w:val="080808"/>
                                <w:szCs w:val="24"/>
                              </w:rPr>
                              <w:t>() == "@{type}",</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question.questionLayer</w:t>
                            </w:r>
                            <w:proofErr w:type="spellEnd"/>
                            <w:r w:rsidRPr="00E53D3C">
                              <w:rPr>
                                <w:rFonts w:ascii="Courier New" w:eastAsia="Times New Roman" w:hAnsi="Courier New" w:cs="Courier New"/>
                                <w:color w:val="080808"/>
                                <w:szCs w:val="24"/>
                              </w:rPr>
                              <w:t xml:space="preserve"> ==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&gt;= @{min} &amp;&amp; $</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System.out.println</w:t>
                            </w:r>
                            <w:proofErr w:type="spellEnd"/>
                            <w:r w:rsidRPr="00E53D3C">
                              <w:rPr>
                                <w:rFonts w:ascii="Courier New" w:eastAsia="Times New Roman" w:hAnsi="Courier New" w:cs="Courier New"/>
                                <w:color w:val="080808"/>
                                <w:szCs w:val="24"/>
                              </w:rPr>
                              <w:t>("</w:t>
                            </w:r>
                            <w:proofErr w:type="spellStart"/>
                            <w:r w:rsidRPr="00E53D3C">
                              <w:rPr>
                                <w:rFonts w:ascii="Courier New" w:eastAsia="Times New Roman" w:hAnsi="Courier New" w:cs="Courier New"/>
                                <w:color w:val="080808"/>
                                <w:szCs w:val="24"/>
                              </w:rPr>
                              <w:t>Okinulo</w:t>
                            </w:r>
                            <w:proofErr w:type="spellEnd"/>
                            <w:r w:rsidRPr="00E53D3C">
                              <w:rPr>
                                <w:rFonts w:ascii="Courier New" w:eastAsia="Times New Roman" w:hAnsi="Courier New" w:cs="Courier New"/>
                                <w:color w:val="080808"/>
                                <w:szCs w:val="24"/>
                              </w:rPr>
                              <w:t xml:space="preserve"> se </w:t>
                            </w:r>
                            <w:proofErr w:type="spellStart"/>
                            <w:r w:rsidRPr="00E53D3C">
                              <w:rPr>
                                <w:rFonts w:ascii="Courier New" w:eastAsia="Times New Roman" w:hAnsi="Courier New" w:cs="Courier New"/>
                                <w:color w:val="080808"/>
                                <w:szCs w:val="24"/>
                              </w:rPr>
                              <w:t>pravilo</w:t>
                            </w:r>
                            <w:proofErr w:type="spellEnd"/>
                            <w:r w:rsidRPr="00E53D3C">
                              <w:rPr>
                                <w:rFonts w:ascii="Courier New" w:eastAsia="Times New Roman" w:hAnsi="Courier New" w:cs="Courier New"/>
                                <w:color w:val="080808"/>
                                <w:szCs w:val="24"/>
                              </w:rPr>
                              <w:t xml:space="preserve"> </w:t>
                            </w:r>
                            <w:proofErr w:type="spellStart"/>
                            <w:r w:rsidRPr="00E53D3C">
                              <w:rPr>
                                <w:rFonts w:ascii="Courier New" w:eastAsia="Times New Roman" w:hAnsi="Courier New" w:cs="Courier New"/>
                                <w:color w:val="080808"/>
                                <w:szCs w:val="24"/>
                              </w:rPr>
                              <w:t>i</w:t>
                            </w:r>
                            <w:proofErr w:type="spellEnd"/>
                            <w:r w:rsidRPr="00E53D3C">
                              <w:rPr>
                                <w:rFonts w:ascii="Courier New" w:eastAsia="Times New Roman" w:hAnsi="Courier New" w:cs="Courier New"/>
                                <w:color w:val="080808"/>
                                <w:szCs w:val="24"/>
                              </w:rPr>
                              <w:t xml:space="preserve"> score je: " + $total);</w:t>
                            </w:r>
                            <w:r w:rsidRPr="00E53D3C">
                              <w:rPr>
                                <w:rFonts w:ascii="Courier New" w:eastAsia="Times New Roman" w:hAnsi="Courier New" w:cs="Courier New"/>
                                <w:color w:val="080808"/>
                                <w:szCs w:val="24"/>
                              </w:rPr>
                              <w:br/>
                              <w:t xml:space="preserve">    insert(new Diagnostic($</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xml:space="preserve">, Intensity.@{intensity}, "@{type}",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 null, null, "@{text}", @{finalResult}));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end template</w:t>
                            </w:r>
                          </w:p>
                          <w:p w14:paraId="60336915"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26B71" id="_x0000_s1072" type="#_x0000_t202" style="position:absolute;margin-left:415.6pt;margin-top:15.35pt;width:466.8pt;height:546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">
                <v:textbox>
                  <w:txbxContent>
                    <w:p w14:paraId="76DEE63B" w14:textId="77777777" w:rsidR="0003146D" w:rsidRPr="00E53D3C" w:rsidRDefault="0003146D" w:rsidP="00E53D3C">
                      <w:pPr>
                        <w:shd w:val="clear" w:color="auto" w:fill="FFFFFF"/>
                        <w:spacing w:after="0" w:line="240" w:lineRule="auto"/>
                        <w:rPr>
                          <w:rFonts w:ascii="Courier New" w:eastAsia="Times New Roman" w:hAnsi="Courier New" w:cs="Courier New"/>
                          <w:color w:val="080808"/>
                          <w:szCs w:val="24"/>
                        </w:rPr>
                      </w:pPr>
                      <w:r w:rsidRPr="00E53D3C">
                        <w:rPr>
                          <w:rFonts w:ascii="Courier New" w:eastAsia="Times New Roman" w:hAnsi="Courier New" w:cs="Courier New"/>
                          <w:color w:val="080808"/>
                          <w:szCs w:val="24"/>
                        </w:rPr>
                        <w:t>template header</w:t>
                      </w:r>
                      <w:r w:rsidRPr="00E53D3C">
                        <w:rPr>
                          <w:rFonts w:ascii="Courier New" w:eastAsia="Times New Roman" w:hAnsi="Courier New" w:cs="Courier New"/>
                          <w:color w:val="080808"/>
                          <w:szCs w:val="24"/>
                        </w:rPr>
                        <w:br/>
                        <w:t>type</w:t>
                      </w:r>
                      <w:r w:rsidRPr="00E53D3C">
                        <w:rPr>
                          <w:rFonts w:ascii="Courier New" w:eastAsia="Times New Roman" w:hAnsi="Courier New" w:cs="Courier New"/>
                          <w:color w:val="080808"/>
                          <w:szCs w:val="24"/>
                        </w:rPr>
                        <w:br/>
                        <w:t>layer</w:t>
                      </w:r>
                      <w:r w:rsidRPr="00E53D3C">
                        <w:rPr>
                          <w:rFonts w:ascii="Courier New" w:eastAsia="Times New Roman" w:hAnsi="Courier New" w:cs="Courier New"/>
                          <w:color w:val="080808"/>
                          <w:szCs w:val="24"/>
                        </w:rPr>
                        <w:br/>
                        <w:t>intensity</w:t>
                      </w:r>
                      <w:r w:rsidRPr="00E53D3C">
                        <w:rPr>
                          <w:rFonts w:ascii="Courier New" w:eastAsia="Times New Roman" w:hAnsi="Courier New" w:cs="Courier New"/>
                          <w:color w:val="080808"/>
                          <w:szCs w:val="24"/>
                        </w:rPr>
                        <w:br/>
                        <w:t>min</w:t>
                      </w:r>
                      <w:r w:rsidRPr="00E53D3C">
                        <w:rPr>
                          <w:rFonts w:ascii="Courier New" w:eastAsia="Times New Roman" w:hAnsi="Courier New" w:cs="Courier New"/>
                          <w:color w:val="080808"/>
                          <w:szCs w:val="24"/>
                        </w:rPr>
                        <w:br/>
                        <w:t>max</w:t>
                      </w:r>
                      <w:r w:rsidRPr="00E53D3C">
                        <w:rPr>
                          <w:rFonts w:ascii="Courier New" w:eastAsia="Times New Roman" w:hAnsi="Courier New" w:cs="Courier New"/>
                          <w:color w:val="080808"/>
                          <w:szCs w:val="24"/>
                        </w:rPr>
                        <w:br/>
                      </w:r>
                      <w:proofErr w:type="spellStart"/>
                      <w:r w:rsidRPr="00E53D3C">
                        <w:rPr>
                          <w:rFonts w:ascii="Courier New" w:eastAsia="Times New Roman" w:hAnsi="Courier New" w:cs="Courier New"/>
                          <w:color w:val="080808"/>
                          <w:szCs w:val="24"/>
                        </w:rPr>
                        <w:t>finalResult</w:t>
                      </w:r>
                      <w:proofErr w:type="spellEnd"/>
                      <w:r w:rsidRPr="00E53D3C">
                        <w:rPr>
                          <w:rFonts w:ascii="Courier New" w:eastAsia="Times New Roman" w:hAnsi="Courier New" w:cs="Courier New"/>
                          <w:color w:val="080808"/>
                          <w:szCs w:val="24"/>
                        </w:rPr>
                        <w:br/>
                        <w:t>text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package diagnostics;</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com.ftn.sbnz.model.QuestionLayer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com.ftn.sbnz.model.Question</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com.ftn.sbnz.model.Intensity</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com.ftn.sbnz.model.User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import </w:t>
                      </w:r>
                      <w:proofErr w:type="spellStart"/>
                      <w:r w:rsidRPr="00E53D3C">
                        <w:rPr>
                          <w:rFonts w:ascii="Courier New" w:eastAsia="Times New Roman" w:hAnsi="Courier New" w:cs="Courier New"/>
                          <w:color w:val="080808"/>
                          <w:szCs w:val="24"/>
                        </w:rPr>
                        <w:t>com.ftn.sbnz.model.helper.Diagnostic</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template "templ-1"</w:t>
                      </w:r>
                      <w:r w:rsidRPr="00E53D3C">
                        <w:rPr>
                          <w:rFonts w:ascii="Courier New" w:eastAsia="Times New Roman" w:hAnsi="Courier New" w:cs="Courier New"/>
                          <w:color w:val="080808"/>
                          <w:szCs w:val="24"/>
                        </w:rPr>
                        <w:br/>
                        <w:t>rule "Diagnostic_@{</w:t>
                      </w:r>
                      <w:proofErr w:type="spellStart"/>
                      <w:r w:rsidRPr="00E53D3C">
                        <w:rPr>
                          <w:rFonts w:ascii="Courier New" w:eastAsia="Times New Roman" w:hAnsi="Courier New" w:cs="Courier New"/>
                          <w:color w:val="080808"/>
                          <w:szCs w:val="24"/>
                        </w:rPr>
                        <w:t>row.rowNumber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agenda-group "first-diagnostic"</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when</w:t>
                      </w:r>
                      <w:r w:rsidRPr="00E53D3C">
                        <w:rPr>
                          <w:rFonts w:ascii="Courier New" w:eastAsia="Times New Roman" w:hAnsi="Courier New" w:cs="Courier New"/>
                          <w:color w:val="080808"/>
                          <w:szCs w:val="24"/>
                        </w:rPr>
                        <w:br/>
                        <w:t xml:space="preserve">    $u: User($</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id)</w:t>
                      </w:r>
                      <w:r w:rsidRPr="00E53D3C">
                        <w:rPr>
                          <w:rFonts w:ascii="Courier New" w:eastAsia="Times New Roman" w:hAnsi="Courier New" w:cs="Courier New"/>
                          <w:color w:val="080808"/>
                          <w:szCs w:val="24"/>
                        </w:rPr>
                        <w:br/>
                        <w:t xml:space="preserve">    $total: Number() from accumulate(</w:t>
                      </w:r>
                      <w:r w:rsidRPr="00E53D3C">
                        <w:rPr>
                          <w:rFonts w:ascii="Courier New" w:eastAsia="Times New Roman" w:hAnsi="Courier New" w:cs="Courier New"/>
                          <w:color w:val="080808"/>
                          <w:szCs w:val="24"/>
                        </w:rPr>
                        <w:br/>
                        <w:t xml:space="preserve">        $a1: </w:t>
                      </w:r>
                      <w:proofErr w:type="spellStart"/>
                      <w:r w:rsidRPr="00E53D3C">
                        <w:rPr>
                          <w:rFonts w:ascii="Courier New" w:eastAsia="Times New Roman" w:hAnsi="Courier New" w:cs="Courier New"/>
                          <w:color w:val="080808"/>
                          <w:szCs w:val="24"/>
                        </w:rPr>
                        <w:t>FullAnswer</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user.id==$</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question.detectionType.getType</w:t>
                      </w:r>
                      <w:proofErr w:type="spellEnd"/>
                      <w:r w:rsidRPr="00E53D3C">
                        <w:rPr>
                          <w:rFonts w:ascii="Courier New" w:eastAsia="Times New Roman" w:hAnsi="Courier New" w:cs="Courier New"/>
                          <w:color w:val="080808"/>
                          <w:szCs w:val="24"/>
                        </w:rPr>
                        <w:t>() == "@{type}",</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question.questionLayer</w:t>
                      </w:r>
                      <w:proofErr w:type="spellEnd"/>
                      <w:r w:rsidRPr="00E53D3C">
                        <w:rPr>
                          <w:rFonts w:ascii="Courier New" w:eastAsia="Times New Roman" w:hAnsi="Courier New" w:cs="Courier New"/>
                          <w:color w:val="080808"/>
                          <w:szCs w:val="24"/>
                        </w:rPr>
                        <w:t xml:space="preserve"> ==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w:t>
                      </w:r>
                      <w:r w:rsidRPr="00E53D3C">
                        <w:rPr>
                          <w:rFonts w:ascii="Courier New" w:eastAsia="Times New Roman" w:hAnsi="Courier New" w:cs="Courier New"/>
                          <w:color w:val="080808"/>
                          <w:szCs w:val="24"/>
                        </w:rPr>
                        <w:br/>
                        <w:t xml:space="preserve">            $s: score</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sum($s)</w:t>
                      </w:r>
                      <w:r w:rsidRPr="00E53D3C">
                        <w:rPr>
                          <w:rFonts w:ascii="Courier New" w:eastAsia="Times New Roman" w:hAnsi="Courier New" w:cs="Courier New"/>
                          <w:color w:val="080808"/>
                          <w:szCs w:val="24"/>
                        </w:rPr>
                        <w:br/>
                        <w:t xml:space="preserve">        )</w:t>
                      </w:r>
                      <w:r w:rsidRPr="00E53D3C">
                        <w:rPr>
                          <w:rFonts w:ascii="Courier New" w:eastAsia="Times New Roman" w:hAnsi="Courier New" w:cs="Courier New"/>
                          <w:color w:val="080808"/>
                          <w:szCs w:val="24"/>
                        </w:rPr>
                        <w:br/>
                        <w:t xml:space="preserve">     eval($</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&gt;= @{min} &amp;&amp; $</w:t>
                      </w:r>
                      <w:proofErr w:type="spellStart"/>
                      <w:r w:rsidRPr="00E53D3C">
                        <w:rPr>
                          <w:rFonts w:ascii="Courier New" w:eastAsia="Times New Roman" w:hAnsi="Courier New" w:cs="Courier New"/>
                          <w:color w:val="080808"/>
                          <w:szCs w:val="24"/>
                        </w:rPr>
                        <w:t>total.intValue</w:t>
                      </w:r>
                      <w:proofErr w:type="spellEnd"/>
                      <w:r w:rsidRPr="00E53D3C">
                        <w:rPr>
                          <w:rFonts w:ascii="Courier New" w:eastAsia="Times New Roman" w:hAnsi="Courier New" w:cs="Courier New"/>
                          <w:color w:val="080808"/>
                          <w:szCs w:val="24"/>
                        </w:rPr>
                        <w:t>() &lt;= @{max})</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then</w:t>
                      </w:r>
                      <w:r w:rsidRPr="00E53D3C">
                        <w:rPr>
                          <w:rFonts w:ascii="Courier New" w:eastAsia="Times New Roman" w:hAnsi="Courier New" w:cs="Courier New"/>
                          <w:color w:val="080808"/>
                          <w:szCs w:val="24"/>
                        </w:rPr>
                        <w:br/>
                        <w:t xml:space="preserve">    </w:t>
                      </w:r>
                      <w:proofErr w:type="spellStart"/>
                      <w:r w:rsidRPr="00E53D3C">
                        <w:rPr>
                          <w:rFonts w:ascii="Courier New" w:eastAsia="Times New Roman" w:hAnsi="Courier New" w:cs="Courier New"/>
                          <w:color w:val="080808"/>
                          <w:szCs w:val="24"/>
                        </w:rPr>
                        <w:t>System.out.println</w:t>
                      </w:r>
                      <w:proofErr w:type="spellEnd"/>
                      <w:r w:rsidRPr="00E53D3C">
                        <w:rPr>
                          <w:rFonts w:ascii="Courier New" w:eastAsia="Times New Roman" w:hAnsi="Courier New" w:cs="Courier New"/>
                          <w:color w:val="080808"/>
                          <w:szCs w:val="24"/>
                        </w:rPr>
                        <w:t>("</w:t>
                      </w:r>
                      <w:proofErr w:type="spellStart"/>
                      <w:r w:rsidRPr="00E53D3C">
                        <w:rPr>
                          <w:rFonts w:ascii="Courier New" w:eastAsia="Times New Roman" w:hAnsi="Courier New" w:cs="Courier New"/>
                          <w:color w:val="080808"/>
                          <w:szCs w:val="24"/>
                        </w:rPr>
                        <w:t>Okinulo</w:t>
                      </w:r>
                      <w:proofErr w:type="spellEnd"/>
                      <w:r w:rsidRPr="00E53D3C">
                        <w:rPr>
                          <w:rFonts w:ascii="Courier New" w:eastAsia="Times New Roman" w:hAnsi="Courier New" w:cs="Courier New"/>
                          <w:color w:val="080808"/>
                          <w:szCs w:val="24"/>
                        </w:rPr>
                        <w:t xml:space="preserve"> se </w:t>
                      </w:r>
                      <w:proofErr w:type="spellStart"/>
                      <w:r w:rsidRPr="00E53D3C">
                        <w:rPr>
                          <w:rFonts w:ascii="Courier New" w:eastAsia="Times New Roman" w:hAnsi="Courier New" w:cs="Courier New"/>
                          <w:color w:val="080808"/>
                          <w:szCs w:val="24"/>
                        </w:rPr>
                        <w:t>pravilo</w:t>
                      </w:r>
                      <w:proofErr w:type="spellEnd"/>
                      <w:r w:rsidRPr="00E53D3C">
                        <w:rPr>
                          <w:rFonts w:ascii="Courier New" w:eastAsia="Times New Roman" w:hAnsi="Courier New" w:cs="Courier New"/>
                          <w:color w:val="080808"/>
                          <w:szCs w:val="24"/>
                        </w:rPr>
                        <w:t xml:space="preserve"> </w:t>
                      </w:r>
                      <w:proofErr w:type="spellStart"/>
                      <w:r w:rsidRPr="00E53D3C">
                        <w:rPr>
                          <w:rFonts w:ascii="Courier New" w:eastAsia="Times New Roman" w:hAnsi="Courier New" w:cs="Courier New"/>
                          <w:color w:val="080808"/>
                          <w:szCs w:val="24"/>
                        </w:rPr>
                        <w:t>i</w:t>
                      </w:r>
                      <w:proofErr w:type="spellEnd"/>
                      <w:r w:rsidRPr="00E53D3C">
                        <w:rPr>
                          <w:rFonts w:ascii="Courier New" w:eastAsia="Times New Roman" w:hAnsi="Courier New" w:cs="Courier New"/>
                          <w:color w:val="080808"/>
                          <w:szCs w:val="24"/>
                        </w:rPr>
                        <w:t xml:space="preserve"> score je: " + $total);</w:t>
                      </w:r>
                      <w:r w:rsidRPr="00E53D3C">
                        <w:rPr>
                          <w:rFonts w:ascii="Courier New" w:eastAsia="Times New Roman" w:hAnsi="Courier New" w:cs="Courier New"/>
                          <w:color w:val="080808"/>
                          <w:szCs w:val="24"/>
                        </w:rPr>
                        <w:br/>
                        <w:t xml:space="preserve">    insert(new Diagnostic($</w:t>
                      </w:r>
                      <w:proofErr w:type="spellStart"/>
                      <w:r w:rsidRPr="00E53D3C">
                        <w:rPr>
                          <w:rFonts w:ascii="Courier New" w:eastAsia="Times New Roman" w:hAnsi="Courier New" w:cs="Courier New"/>
                          <w:color w:val="080808"/>
                          <w:szCs w:val="24"/>
                        </w:rPr>
                        <w:t>uId</w:t>
                      </w:r>
                      <w:proofErr w:type="spellEnd"/>
                      <w:r w:rsidRPr="00E53D3C">
                        <w:rPr>
                          <w:rFonts w:ascii="Courier New" w:eastAsia="Times New Roman" w:hAnsi="Courier New" w:cs="Courier New"/>
                          <w:color w:val="080808"/>
                          <w:szCs w:val="24"/>
                        </w:rPr>
                        <w:t xml:space="preserve">, Intensity.@{intensity}, "@{type}", </w:t>
                      </w:r>
                      <w:proofErr w:type="spellStart"/>
                      <w:r w:rsidRPr="00E53D3C">
                        <w:rPr>
                          <w:rFonts w:ascii="Courier New" w:eastAsia="Times New Roman" w:hAnsi="Courier New" w:cs="Courier New"/>
                          <w:color w:val="080808"/>
                          <w:szCs w:val="24"/>
                        </w:rPr>
                        <w:t>QuestionLayer</w:t>
                      </w:r>
                      <w:proofErr w:type="spellEnd"/>
                      <w:r w:rsidRPr="00E53D3C">
                        <w:rPr>
                          <w:rFonts w:ascii="Courier New" w:eastAsia="Times New Roman" w:hAnsi="Courier New" w:cs="Courier New"/>
                          <w:color w:val="080808"/>
                          <w:szCs w:val="24"/>
                        </w:rPr>
                        <w:t>.@{layer}, null, null, "@{text}", @{finalResult}));</w:t>
                      </w:r>
                      <w:r w:rsidRPr="00E53D3C">
                        <w:rPr>
                          <w:rFonts w:ascii="Courier New" w:eastAsia="Times New Roman" w:hAnsi="Courier New" w:cs="Courier New"/>
                          <w:color w:val="080808"/>
                          <w:szCs w:val="24"/>
                        </w:rPr>
                        <w:br/>
                        <w:t>end</w:t>
                      </w:r>
                      <w:r w:rsidRPr="00E53D3C">
                        <w:rPr>
                          <w:rFonts w:ascii="Courier New" w:eastAsia="Times New Roman" w:hAnsi="Courier New" w:cs="Courier New"/>
                          <w:color w:val="080808"/>
                          <w:szCs w:val="24"/>
                        </w:rPr>
                        <w:br/>
                      </w:r>
                      <w:r w:rsidRPr="00E53D3C">
                        <w:rPr>
                          <w:rFonts w:ascii="Courier New" w:eastAsia="Times New Roman" w:hAnsi="Courier New" w:cs="Courier New"/>
                          <w:color w:val="080808"/>
                          <w:szCs w:val="24"/>
                        </w:rPr>
                        <w:br/>
                        <w:t>end template</w:t>
                      </w:r>
                    </w:p>
                    <w:p w14:paraId="60336915" w14:textId="77777777" w:rsidR="0003146D" w:rsidRDefault="0003146D"/>
                  </w:txbxContent>
                </v:textbox>
                <w10:wrap type="topAndBottom" anchorx="margin"/>
              </v:shape>
            </w:pict>
          </mc:Fallback>
        </mc:AlternateContent>
      </w:r>
    </w:p>
    <w:p w14:paraId="67E12666" w14:textId="77777777" w:rsidR="007F4465" w:rsidRDefault="007F4465">
      <w:pPr>
        <w:rPr>
          <w:ins w:id="1176" w:author="SW 46/2019 - Petrović Milica" w:date="2023-08-17T21:03:00Z"/>
          <w:lang w:val="sr-Cyrl-RS"/>
        </w:rPr>
      </w:pPr>
      <w:ins w:id="1177" w:author="SW 46/2019 - Petrović Milica" w:date="2023-08-17T21:03:00Z">
        <w:r>
          <w:rPr>
            <w:lang w:val="sr-Cyrl-RS"/>
          </w:rPr>
          <w:br w:type="page"/>
        </w:r>
      </w:ins>
    </w:p>
    <w:p w14:paraId="1988C72D" w14:textId="438B1695" w:rsidR="00075AA2" w:rsidRPr="00D97B2C" w:rsidRDefault="009732DC" w:rsidP="00075AA2">
      <w:pPr>
        <w:tabs>
          <w:tab w:val="left" w:pos="3851"/>
        </w:tabs>
        <w:rPr>
          <w:lang w:val="sr-Cyrl-RS"/>
        </w:rPr>
      </w:pPr>
      <w:r w:rsidRPr="00D97B2C">
        <w:rPr>
          <w:noProof/>
          <w:lang w:val="sr-Cyrl-RS"/>
        </w:rPr>
        <w:lastRenderedPageBreak/>
        <mc:AlternateContent>
          <mc:Choice Requires="wps">
            <w:drawing>
              <wp:anchor distT="0" distB="0" distL="114300" distR="114300" simplePos="0" relativeHeight="251755520" behindDoc="0" locked="0" layoutInCell="1" allowOverlap="1" wp14:anchorId="121ED40C" wp14:editId="43B99392">
                <wp:simplePos x="0" y="0"/>
                <wp:positionH relativeFrom="margin">
                  <wp:align>left</wp:align>
                </wp:positionH>
                <wp:positionV relativeFrom="paragraph">
                  <wp:posOffset>3189816</wp:posOffset>
                </wp:positionV>
                <wp:extent cx="5920740" cy="635"/>
                <wp:effectExtent l="0" t="0" r="3810" b="0"/>
                <wp:wrapSquare wrapText="bothSides"/>
                <wp:docPr id="55" name="Text Box 55"/>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247F97B3" w14:textId="5AD99851" w:rsidR="0003146D" w:rsidRPr="00734762" w:rsidRDefault="0003146D">
                            <w:pPr>
                              <w:pStyle w:val="Caption"/>
                              <w:jc w:val="center"/>
                              <w:rPr>
                                <w:noProof/>
                                <w:lang w:val="sr-Cyrl-RS"/>
                              </w:rPr>
                              <w:pPrChange w:id="1178" w:author="SW 46/2019 - Petrović Milica" w:date="2023-08-14T20:36:00Z">
                                <w:pPr>
                                  <w:pStyle w:val="Caption"/>
                                </w:pPr>
                              </w:pPrChange>
                            </w:pPr>
                            <w:bookmarkStart w:id="1179" w:name="_Ref141534720"/>
                            <w:bookmarkStart w:id="1180" w:name="_Ref143198236"/>
                            <w:proofErr w:type="spellStart"/>
                            <w:r>
                              <w:t>Листинг</w:t>
                            </w:r>
                            <w:proofErr w:type="spellEnd"/>
                            <w:r>
                              <w:t xml:space="preserve"> </w:t>
                            </w:r>
                            <w:ins w:id="1181" w:author="SW 46/2019 - Petrović Milica" w:date="2023-08-17T21:14:00Z">
                              <w:r>
                                <w:fldChar w:fldCharType="begin"/>
                              </w:r>
                              <w:r>
                                <w:instrText xml:space="preserve"> STYLEREF 1 \s </w:instrText>
                              </w:r>
                            </w:ins>
                            <w:r>
                              <w:fldChar w:fldCharType="separate"/>
                            </w:r>
                            <w:r>
                              <w:rPr>
                                <w:noProof/>
                              </w:rPr>
                              <w:t>5</w:t>
                            </w:r>
                            <w:ins w:id="1182" w:author="SW 46/2019 - Petrović Milica" w:date="2023-08-17T21:14:00Z">
                              <w:r>
                                <w:fldChar w:fldCharType="end"/>
                              </w:r>
                              <w:r>
                                <w:t>.</w:t>
                              </w:r>
                              <w:r>
                                <w:fldChar w:fldCharType="begin"/>
                              </w:r>
                              <w:r>
                                <w:instrText xml:space="preserve"> SEQ Листинг \* ARABIC \s 1 </w:instrText>
                              </w:r>
                            </w:ins>
                            <w:r>
                              <w:fldChar w:fldCharType="separate"/>
                            </w:r>
                            <w:ins w:id="1183" w:author="SW 46/2019 - Petrović Milica" w:date="2023-08-17T21:14:00Z">
                              <w:r>
                                <w:rPr>
                                  <w:noProof/>
                                </w:rPr>
                                <w:t>7</w:t>
                              </w:r>
                              <w:r>
                                <w:fldChar w:fldCharType="end"/>
                              </w:r>
                            </w:ins>
                            <w:bookmarkEnd w:id="1180"/>
                            <w:del w:id="1184"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10</w:delText>
                              </w:r>
                              <w:r w:rsidDel="00994F03">
                                <w:rPr>
                                  <w:noProof/>
                                </w:rPr>
                                <w:fldChar w:fldCharType="end"/>
                              </w:r>
                            </w:del>
                            <w:bookmarkEnd w:id="1179"/>
                            <w:r>
                              <w:rPr>
                                <w:lang w:val="sr-Cyrl-RS"/>
                              </w:rPr>
                              <w:t xml:space="preserve"> Пример правила које дијагностикује услове за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ED40C" id="Text Box 55" o:spid="_x0000_s1073" type="#_x0000_t202" style="position:absolute;margin-left:0;margin-top:251.15pt;width:466.2pt;height:.05pt;z-index:251755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" stroked="f">
                <v:textbox style="mso-fit-shape-to-text:t" inset="0,0,0,0">
                  <w:txbxContent>
                    <w:p w14:paraId="247F97B3" w14:textId="5AD99851" w:rsidR="0003146D" w:rsidRPr="00734762" w:rsidRDefault="0003146D">
                      <w:pPr>
                        <w:pStyle w:val="Caption"/>
                        <w:jc w:val="center"/>
                        <w:rPr>
                          <w:noProof/>
                          <w:lang w:val="sr-Cyrl-RS"/>
                        </w:rPr>
                        <w:pPrChange w:id="1185" w:author="SW 46/2019 - Petrović Milica" w:date="2023-08-14T20:36:00Z">
                          <w:pPr>
                            <w:pStyle w:val="Caption"/>
                          </w:pPr>
                        </w:pPrChange>
                      </w:pPr>
                      <w:bookmarkStart w:id="1186" w:name="_Ref141534720"/>
                      <w:bookmarkStart w:id="1187" w:name="_Ref143198236"/>
                      <w:proofErr w:type="spellStart"/>
                      <w:r>
                        <w:t>Листинг</w:t>
                      </w:r>
                      <w:proofErr w:type="spellEnd"/>
                      <w:r>
                        <w:t xml:space="preserve"> </w:t>
                      </w:r>
                      <w:ins w:id="1188" w:author="SW 46/2019 - Petrović Milica" w:date="2023-08-17T21:14:00Z">
                        <w:r>
                          <w:fldChar w:fldCharType="begin"/>
                        </w:r>
                        <w:r>
                          <w:instrText xml:space="preserve"> STYLEREF 1 \s </w:instrText>
                        </w:r>
                      </w:ins>
                      <w:r>
                        <w:fldChar w:fldCharType="separate"/>
                      </w:r>
                      <w:r>
                        <w:rPr>
                          <w:noProof/>
                        </w:rPr>
                        <w:t>5</w:t>
                      </w:r>
                      <w:ins w:id="1189" w:author="SW 46/2019 - Petrović Milica" w:date="2023-08-17T21:14:00Z">
                        <w:r>
                          <w:fldChar w:fldCharType="end"/>
                        </w:r>
                        <w:r>
                          <w:t>.</w:t>
                        </w:r>
                        <w:r>
                          <w:fldChar w:fldCharType="begin"/>
                        </w:r>
                        <w:r>
                          <w:instrText xml:space="preserve"> SEQ Листинг \* ARABIC \s 1 </w:instrText>
                        </w:r>
                      </w:ins>
                      <w:r>
                        <w:fldChar w:fldCharType="separate"/>
                      </w:r>
                      <w:ins w:id="1190" w:author="SW 46/2019 - Petrović Milica" w:date="2023-08-17T21:14:00Z">
                        <w:r>
                          <w:rPr>
                            <w:noProof/>
                          </w:rPr>
                          <w:t>7</w:t>
                        </w:r>
                        <w:r>
                          <w:fldChar w:fldCharType="end"/>
                        </w:r>
                      </w:ins>
                      <w:bookmarkEnd w:id="1187"/>
                      <w:del w:id="1191"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10</w:delText>
                        </w:r>
                        <w:r w:rsidDel="00994F03">
                          <w:rPr>
                            <w:noProof/>
                          </w:rPr>
                          <w:fldChar w:fldCharType="end"/>
                        </w:r>
                      </w:del>
                      <w:bookmarkEnd w:id="1186"/>
                      <w:r>
                        <w:rPr>
                          <w:lang w:val="sr-Cyrl-RS"/>
                        </w:rPr>
                        <w:t xml:space="preserve"> Пример правила које дијагностикује услове за анксиозност</w:t>
                      </w:r>
                    </w:p>
                  </w:txbxContent>
                </v:textbox>
                <w10:wrap type="square" anchorx="margin"/>
              </v:shape>
            </w:pict>
          </mc:Fallback>
        </mc:AlternateContent>
      </w:r>
      <w:r w:rsidRPr="00D97B2C">
        <w:rPr>
          <w:noProof/>
          <w:lang w:val="sr-Cyrl-RS"/>
        </w:rPr>
        <mc:AlternateContent>
          <mc:Choice Requires="wps">
            <w:drawing>
              <wp:anchor distT="45720" distB="45720" distL="114300" distR="114300" simplePos="0" relativeHeight="251753472" behindDoc="0" locked="0" layoutInCell="1" allowOverlap="1" wp14:anchorId="415F1F41" wp14:editId="793EEAEF">
                <wp:simplePos x="0" y="0"/>
                <wp:positionH relativeFrom="margin">
                  <wp:align>right</wp:align>
                </wp:positionH>
                <wp:positionV relativeFrom="paragraph">
                  <wp:posOffset>0</wp:posOffset>
                </wp:positionV>
                <wp:extent cx="5920740" cy="3140710"/>
                <wp:effectExtent l="0" t="0" r="22860" b="2159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3141133"/>
                        </a:xfrm>
                        <a:prstGeom prst="rect">
                          <a:avLst/>
                        </a:prstGeom>
                        <a:solidFill>
                          <a:srgbClr val="FFFFFF"/>
                        </a:solidFill>
                        <a:ln w="9525">
                          <a:solidFill>
                            <a:srgbClr val="000000"/>
                          </a:solidFill>
                          <a:miter lim="800000"/>
                          <a:headEnd/>
                          <a:tailEnd/>
                        </a:ln>
                      </wps:spPr>
                      <wps:txbx>
                        <w:txbxContent>
                          <w:p w14:paraId="5A41E0F3"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 xml:space="preserve">$d: </w:t>
                            </w:r>
                            <w:proofErr w:type="gramStart"/>
                            <w:r w:rsidRPr="00734762">
                              <w:rPr>
                                <w:rFonts w:ascii="Courier New" w:eastAsia="Times New Roman" w:hAnsi="Courier New" w:cs="Courier New"/>
                                <w:color w:val="080808"/>
                                <w:szCs w:val="24"/>
                              </w:rPr>
                              <w:t>Diagnostic(</w:t>
                            </w:r>
                            <w:proofErr w:type="gram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QuestionLayer.FIRST</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finalResult</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w:t>
                            </w:r>
                            <w:proofErr w:type="spellStart"/>
                            <w:r w:rsidRPr="00734762">
                              <w:rPr>
                                <w:rFonts w:ascii="Courier New" w:eastAsia="Times New Roman" w:hAnsi="Courier New" w:cs="Courier New"/>
                                <w:color w:val="080808"/>
                                <w:szCs w:val="24"/>
                              </w:rPr>
                              <w:t>Intensity.TESKO</w:t>
                            </w:r>
                            <w:proofErr w:type="spellEnd"/>
                            <w:r w:rsidRPr="00734762">
                              <w:rPr>
                                <w:rFonts w:ascii="Courier New" w:eastAsia="Times New Roman" w:hAnsi="Courier New" w:cs="Courier New"/>
                                <w:color w:val="080808"/>
                                <w:szCs w:val="24"/>
                              </w:rPr>
                              <w:t xml:space="preserve"> || intensity == </w:t>
                            </w:r>
                            <w:proofErr w:type="spellStart"/>
                            <w:r w:rsidRPr="00734762">
                              <w:rPr>
                                <w:rFonts w:ascii="Courier New" w:eastAsia="Times New Roman" w:hAnsi="Courier New" w:cs="Courier New"/>
                                <w:color w:val="080808"/>
                                <w:szCs w:val="24"/>
                              </w:rPr>
                              <w:t>Intensity.DUBOKO</w:t>
                            </w:r>
                            <w:proofErr w:type="spellEnd"/>
                            <w:r w:rsidRPr="00734762">
                              <w:rPr>
                                <w:rFonts w:ascii="Courier New" w:eastAsia="Times New Roman" w:hAnsi="Courier New" w:cs="Courier New"/>
                                <w:color w:val="080808"/>
                                <w:szCs w:val="24"/>
                              </w:rPr>
                              <w:t>))</w:t>
                            </w:r>
                          </w:p>
                          <w:p w14:paraId="2C5F9DF9"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w:t>
                            </w:r>
                          </w:p>
                          <w:p w14:paraId="6B3C2F2C"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
                          <w:p w14:paraId="7EEAA364"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14:paraId="0A8B2FA3" w14:textId="77777777" w:rsidR="0003146D" w:rsidRPr="00734762"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QuestionLayer.THIRD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w:t>
                            </w:r>
                            <w:proofErr w:type="spellStart"/>
                            <w:proofErr w:type="gramEnd"/>
                            <w:r w:rsidRPr="00734762">
                              <w:rPr>
                                <w:rFonts w:ascii="Courier New" w:eastAsia="Times New Roman" w:hAnsi="Courier New" w:cs="Courier New"/>
                                <w:color w:val="080808"/>
                                <w:szCs w:val="24"/>
                              </w:rPr>
                              <w:t>setNextLayer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w:t>
                            </w:r>
                            <w:proofErr w:type="spellStart"/>
                            <w:r w:rsidRPr="00734762">
                              <w:rPr>
                                <w:rFonts w:ascii="Courier New" w:eastAsia="Times New Roman" w:hAnsi="Courier New" w:cs="Courier New"/>
                                <w:color w:val="080808"/>
                                <w:szCs w:val="24"/>
                              </w:rPr>
                              <w:t>setNextDetection</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14:paraId="18AF40E1"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F1F41" id="_x0000_s1074" type="#_x0000_t202" style="position:absolute;margin-left:415pt;margin-top:0;width:466.2pt;height:247.3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">
                <v:textbox>
                  <w:txbxContent>
                    <w:p w14:paraId="5A41E0F3"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033B3"/>
                          <w:szCs w:val="24"/>
                        </w:rPr>
                        <w:t xml:space="preserve">rule </w:t>
                      </w:r>
                      <w:r w:rsidRPr="00734762">
                        <w:rPr>
                          <w:rFonts w:ascii="Courier New" w:eastAsia="Times New Roman" w:hAnsi="Courier New" w:cs="Courier New"/>
                          <w:color w:val="067D17"/>
                          <w:szCs w:val="24"/>
                        </w:rPr>
                        <w:t>"r1-ansksioznost"</w:t>
                      </w:r>
                      <w:r w:rsidRPr="00734762">
                        <w:rPr>
                          <w:rFonts w:ascii="Courier New" w:eastAsia="Times New Roman" w:hAnsi="Courier New" w:cs="Courier New"/>
                          <w:color w:val="067D17"/>
                          <w:szCs w:val="24"/>
                        </w:rPr>
                        <w:br/>
                      </w:r>
                      <w:r w:rsidRPr="00734762">
                        <w:rPr>
                          <w:rFonts w:ascii="Courier New" w:eastAsia="Times New Roman" w:hAnsi="Courier New" w:cs="Courier New"/>
                          <w:color w:val="0033B3"/>
                          <w:szCs w:val="24"/>
                        </w:rPr>
                        <w:t xml:space="preserve">agenda-group </w:t>
                      </w:r>
                      <w:r w:rsidRPr="00734762">
                        <w:rPr>
                          <w:rFonts w:ascii="Courier New" w:eastAsia="Times New Roman" w:hAnsi="Courier New" w:cs="Courier New"/>
                          <w:color w:val="067D17"/>
                          <w:szCs w:val="24"/>
                        </w:rPr>
                        <w:t>"result-diagnostic"</w:t>
                      </w:r>
                      <w:r w:rsidRPr="00734762">
                        <w:rPr>
                          <w:rFonts w:ascii="Courier New" w:eastAsia="Times New Roman" w:hAnsi="Courier New" w:cs="Courier New"/>
                          <w:color w:val="067D17"/>
                          <w:szCs w:val="24"/>
                        </w:rPr>
                        <w:br/>
                        <w:t xml:space="preserve">    </w:t>
                      </w:r>
                      <w:r w:rsidRPr="00734762">
                        <w:rPr>
                          <w:rFonts w:ascii="Courier New" w:eastAsia="Times New Roman" w:hAnsi="Courier New" w:cs="Courier New"/>
                          <w:color w:val="0033B3"/>
                          <w:szCs w:val="24"/>
                        </w:rPr>
                        <w:t>when</w:t>
                      </w:r>
                      <w:r w:rsidRPr="00734762">
                        <w:rPr>
                          <w:rFonts w:ascii="Courier New" w:eastAsia="Times New Roman" w:hAnsi="Courier New" w:cs="Courier New"/>
                          <w:color w:val="0033B3"/>
                          <w:szCs w:val="24"/>
                        </w:rPr>
                        <w:br/>
                        <w:t xml:space="preserve">        </w:t>
                      </w:r>
                      <w:r w:rsidRPr="00734762">
                        <w:rPr>
                          <w:rFonts w:ascii="Courier New" w:eastAsia="Times New Roman" w:hAnsi="Courier New" w:cs="Courier New"/>
                          <w:color w:val="080808"/>
                          <w:szCs w:val="24"/>
                        </w:rPr>
                        <w:t xml:space="preserve">$d: </w:t>
                      </w:r>
                      <w:proofErr w:type="gramStart"/>
                      <w:r w:rsidRPr="00734762">
                        <w:rPr>
                          <w:rFonts w:ascii="Courier New" w:eastAsia="Times New Roman" w:hAnsi="Courier New" w:cs="Courier New"/>
                          <w:color w:val="080808"/>
                          <w:szCs w:val="24"/>
                        </w:rPr>
                        <w:t>Diagnostic(</w:t>
                      </w:r>
                      <w:proofErr w:type="gram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"USLOVI_ZA_ANKSIOZNOST"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QuestionLayer.FIRST</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proofErr w:type="spellStart"/>
                      <w:r w:rsidRPr="00734762">
                        <w:rPr>
                          <w:rFonts w:ascii="Courier New" w:eastAsia="Times New Roman" w:hAnsi="Courier New" w:cs="Courier New"/>
                          <w:color w:val="080808"/>
                          <w:szCs w:val="24"/>
                        </w:rPr>
                        <w:t>finalResult</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033B3"/>
                          <w:szCs w:val="24"/>
                        </w:rPr>
                        <w:t>false</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(intensity == </w:t>
                      </w:r>
                      <w:proofErr w:type="spellStart"/>
                      <w:r w:rsidRPr="00734762">
                        <w:rPr>
                          <w:rFonts w:ascii="Courier New" w:eastAsia="Times New Roman" w:hAnsi="Courier New" w:cs="Courier New"/>
                          <w:color w:val="080808"/>
                          <w:szCs w:val="24"/>
                        </w:rPr>
                        <w:t>Intensity.TESKO</w:t>
                      </w:r>
                      <w:proofErr w:type="spellEnd"/>
                      <w:r w:rsidRPr="00734762">
                        <w:rPr>
                          <w:rFonts w:ascii="Courier New" w:eastAsia="Times New Roman" w:hAnsi="Courier New" w:cs="Courier New"/>
                          <w:color w:val="080808"/>
                          <w:szCs w:val="24"/>
                        </w:rPr>
                        <w:t xml:space="preserve"> || intensity == </w:t>
                      </w:r>
                      <w:proofErr w:type="spellStart"/>
                      <w:r w:rsidRPr="00734762">
                        <w:rPr>
                          <w:rFonts w:ascii="Courier New" w:eastAsia="Times New Roman" w:hAnsi="Courier New" w:cs="Courier New"/>
                          <w:color w:val="080808"/>
                          <w:szCs w:val="24"/>
                        </w:rPr>
                        <w:t>Intensity.DUBOKO</w:t>
                      </w:r>
                      <w:proofErr w:type="spellEnd"/>
                      <w:r w:rsidRPr="00734762">
                        <w:rPr>
                          <w:rFonts w:ascii="Courier New" w:eastAsia="Times New Roman" w:hAnsi="Courier New" w:cs="Courier New"/>
                          <w:color w:val="080808"/>
                          <w:szCs w:val="24"/>
                        </w:rPr>
                        <w:t>))</w:t>
                      </w:r>
                    </w:p>
                    <w:p w14:paraId="2C5F9DF9"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w:t>
                      </w:r>
                    </w:p>
                    <w:p w14:paraId="6B3C2F2C"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 xml:space="preserve">not </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Diagnostic(</w:t>
                      </w:r>
                      <w:proofErr w:type="spellStart"/>
                      <w:proofErr w:type="gramEnd"/>
                      <w:r w:rsidRPr="00734762">
                        <w:rPr>
                          <w:rFonts w:ascii="Courier New" w:eastAsia="Times New Roman" w:hAnsi="Courier New" w:cs="Courier New"/>
                          <w:color w:val="080808"/>
                          <w:szCs w:val="24"/>
                        </w:rPr>
                        <w:t>userId</w:t>
                      </w:r>
                      <w:proofErr w:type="spellEnd"/>
                      <w:r w:rsidRPr="00734762">
                        <w:rPr>
                          <w:rFonts w:ascii="Courier New" w:eastAsia="Times New Roman" w:hAnsi="Courier New" w:cs="Courier New"/>
                          <w:color w:val="080808"/>
                          <w:szCs w:val="24"/>
                        </w:rPr>
                        <w:t xml:space="preserve"> == $</w:t>
                      </w:r>
                      <w:proofErr w:type="spellStart"/>
                      <w:r w:rsidRPr="00734762">
                        <w:rPr>
                          <w:rFonts w:ascii="Courier New" w:eastAsia="Times New Roman" w:hAnsi="Courier New" w:cs="Courier New"/>
                          <w:color w:val="080808"/>
                          <w:szCs w:val="24"/>
                        </w:rPr>
                        <w:t>uId</w:t>
                      </w:r>
                      <w:proofErr w:type="spellEnd"/>
                      <w:r w:rsidRPr="00734762">
                        <w:rPr>
                          <w:rFonts w:ascii="Courier New" w:eastAsia="Times New Roman" w:hAnsi="Courier New" w:cs="Courier New"/>
                          <w:color w:val="080808"/>
                          <w:szCs w:val="24"/>
                        </w:rPr>
                        <w:t xml:space="preserve">, </w:t>
                      </w:r>
                    </w:p>
                    <w:p w14:paraId="7EEAA364" w14:textId="77777777" w:rsidR="0003146D"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detectionType</w:t>
                      </w:r>
                      <w:proofErr w:type="spellEnd"/>
                      <w:r w:rsidRPr="00734762">
                        <w:rPr>
                          <w:rFonts w:ascii="Courier New" w:eastAsia="Times New Roman" w:hAnsi="Courier New" w:cs="Courier New"/>
                          <w:color w:val="080808"/>
                          <w:szCs w:val="24"/>
                        </w:rPr>
                        <w:t xml:space="preserve"> == </w:t>
                      </w:r>
                      <w:r w:rsidRPr="00734762">
                        <w:rPr>
                          <w:rFonts w:ascii="Courier New" w:eastAsia="Times New Roman" w:hAnsi="Courier New" w:cs="Courier New"/>
                          <w:color w:val="067D17"/>
                          <w:szCs w:val="24"/>
                        </w:rPr>
                        <w:t>"GENERALNI_ANKSIOZNI_POREMECAJ"</w:t>
                      </w:r>
                      <w:r w:rsidRPr="00734762">
                        <w:rPr>
                          <w:rFonts w:ascii="Courier New" w:eastAsia="Times New Roman" w:hAnsi="Courier New" w:cs="Courier New"/>
                          <w:color w:val="080808"/>
                          <w:szCs w:val="24"/>
                        </w:rPr>
                        <w:t xml:space="preserve">, </w:t>
                      </w:r>
                    </w:p>
                    <w:p w14:paraId="0A8B2FA3" w14:textId="77777777" w:rsidR="0003146D" w:rsidRPr="00734762" w:rsidRDefault="0003146D" w:rsidP="00734762">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734762">
                        <w:rPr>
                          <w:rFonts w:ascii="Courier New" w:eastAsia="Times New Roman" w:hAnsi="Courier New" w:cs="Courier New"/>
                          <w:color w:val="080808"/>
                          <w:szCs w:val="24"/>
                        </w:rPr>
                        <w:t>questionLayer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QuestionLayer.THIRD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then</w:t>
                      </w:r>
                      <w:r w:rsidRPr="00734762">
                        <w:rPr>
                          <w:rFonts w:ascii="Courier New" w:eastAsia="Times New Roman" w:hAnsi="Courier New" w:cs="Courier New"/>
                          <w:color w:val="0033B3"/>
                          <w:szCs w:val="24"/>
                        </w:rPr>
                        <w:br/>
                      </w:r>
                      <w:r w:rsidRPr="00734762">
                        <w:rPr>
                          <w:rFonts w:ascii="Courier New" w:eastAsia="Times New Roman" w:hAnsi="Courier New" w:cs="Courier New"/>
                          <w:color w:val="080808"/>
                          <w:szCs w:val="24"/>
                        </w:rP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w:t>
                      </w:r>
                      <w:proofErr w:type="gramStart"/>
                      <w:r w:rsidRPr="00734762">
                        <w:rPr>
                          <w:rFonts w:ascii="Courier New" w:eastAsia="Times New Roman" w:hAnsi="Courier New" w:cs="Courier New"/>
                          <w:color w:val="080808"/>
                          <w:szCs w:val="24"/>
                        </w:rPr>
                        <w:t>d){</w:t>
                      </w:r>
                      <w:proofErr w:type="spellStart"/>
                      <w:proofErr w:type="gramEnd"/>
                      <w:r w:rsidRPr="00734762">
                        <w:rPr>
                          <w:rFonts w:ascii="Courier New" w:eastAsia="Times New Roman" w:hAnsi="Courier New" w:cs="Courier New"/>
                          <w:color w:val="080808"/>
                          <w:szCs w:val="24"/>
                        </w:rPr>
                        <w:t>setNextLayer</w:t>
                      </w:r>
                      <w:proofErr w:type="spellEnd"/>
                      <w:r w:rsidRPr="00734762">
                        <w:rPr>
                          <w:rFonts w:ascii="Courier New" w:eastAsia="Times New Roman" w:hAnsi="Courier New" w:cs="Courier New"/>
                          <w:color w:val="080808"/>
                          <w:szCs w:val="24"/>
                        </w:rPr>
                        <w:t>(</w:t>
                      </w:r>
                      <w:proofErr w:type="spellStart"/>
                      <w:r w:rsidRPr="00734762">
                        <w:rPr>
                          <w:rFonts w:ascii="Courier New" w:eastAsia="Times New Roman" w:hAnsi="Courier New" w:cs="Courier New"/>
                          <w:color w:val="080808"/>
                          <w:szCs w:val="24"/>
                        </w:rPr>
                        <w:t>QuestionLayer.SECOND</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t xml:space="preserve">        </w:t>
                      </w:r>
                      <w:r w:rsidRPr="00734762">
                        <w:rPr>
                          <w:rFonts w:ascii="Courier New" w:eastAsia="Times New Roman" w:hAnsi="Courier New" w:cs="Courier New"/>
                          <w:color w:val="0033B3"/>
                          <w:szCs w:val="24"/>
                        </w:rPr>
                        <w:t>modify</w:t>
                      </w:r>
                      <w:r w:rsidRPr="00734762">
                        <w:rPr>
                          <w:rFonts w:ascii="Courier New" w:eastAsia="Times New Roman" w:hAnsi="Courier New" w:cs="Courier New"/>
                          <w:color w:val="080808"/>
                          <w:szCs w:val="24"/>
                        </w:rPr>
                        <w:t>($d){</w:t>
                      </w:r>
                      <w:proofErr w:type="spellStart"/>
                      <w:r w:rsidRPr="00734762">
                        <w:rPr>
                          <w:rFonts w:ascii="Courier New" w:eastAsia="Times New Roman" w:hAnsi="Courier New" w:cs="Courier New"/>
                          <w:color w:val="080808"/>
                          <w:szCs w:val="24"/>
                        </w:rPr>
                        <w:t>setNextDetection</w:t>
                      </w:r>
                      <w:proofErr w:type="spellEnd"/>
                      <w:r w:rsidRPr="00734762">
                        <w:rPr>
                          <w:rFonts w:ascii="Courier New" w:eastAsia="Times New Roman" w:hAnsi="Courier New" w:cs="Courier New"/>
                          <w:color w:val="080808"/>
                          <w:szCs w:val="24"/>
                        </w:rPr>
                        <w:t>(</w:t>
                      </w:r>
                      <w:r w:rsidRPr="00734762">
                        <w:rPr>
                          <w:rFonts w:ascii="Courier New" w:eastAsia="Times New Roman" w:hAnsi="Courier New" w:cs="Courier New"/>
                          <w:color w:val="067D17"/>
                          <w:szCs w:val="24"/>
                        </w:rPr>
                        <w:t>"ANKSIOZNOST"</w:t>
                      </w:r>
                      <w:r w:rsidRPr="00734762">
                        <w:rPr>
                          <w:rFonts w:ascii="Courier New" w:eastAsia="Times New Roman" w:hAnsi="Courier New" w:cs="Courier New"/>
                          <w:color w:val="080808"/>
                          <w:szCs w:val="24"/>
                        </w:rPr>
                        <w:t>);}</w:t>
                      </w:r>
                      <w:r w:rsidRPr="00734762">
                        <w:rPr>
                          <w:rFonts w:ascii="Courier New" w:eastAsia="Times New Roman" w:hAnsi="Courier New" w:cs="Courier New"/>
                          <w:color w:val="080808"/>
                          <w:szCs w:val="24"/>
                        </w:rPr>
                        <w:br/>
                      </w:r>
                      <w:r w:rsidRPr="00734762">
                        <w:rPr>
                          <w:rFonts w:ascii="Courier New" w:eastAsia="Times New Roman" w:hAnsi="Courier New" w:cs="Courier New"/>
                          <w:color w:val="0033B3"/>
                          <w:szCs w:val="24"/>
                        </w:rPr>
                        <w:t>end</w:t>
                      </w:r>
                    </w:p>
                    <w:p w14:paraId="18AF40E1" w14:textId="77777777" w:rsidR="0003146D" w:rsidRDefault="0003146D"/>
                  </w:txbxContent>
                </v:textbox>
                <w10:wrap type="square" anchorx="margin"/>
              </v:shape>
            </w:pict>
          </mc:Fallback>
        </mc:AlternateContent>
      </w:r>
      <w:r w:rsidR="00F95D79" w:rsidRPr="00D97B2C">
        <w:rPr>
          <w:noProof/>
          <w:lang w:val="sr-Cyrl-RS"/>
        </w:rPr>
        <mc:AlternateContent>
          <mc:Choice Requires="wps">
            <w:drawing>
              <wp:anchor distT="45720" distB="45720" distL="114300" distR="114300" simplePos="0" relativeHeight="251757568" behindDoc="0" locked="0" layoutInCell="1" allowOverlap="1" wp14:anchorId="7DC7C95B" wp14:editId="7484B60B">
                <wp:simplePos x="0" y="0"/>
                <wp:positionH relativeFrom="margin">
                  <wp:align>right</wp:align>
                </wp:positionH>
                <wp:positionV relativeFrom="paragraph">
                  <wp:posOffset>3538855</wp:posOffset>
                </wp:positionV>
                <wp:extent cx="5920740" cy="4072255"/>
                <wp:effectExtent l="0" t="0" r="22860" b="2349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4072255"/>
                        </a:xfrm>
                        <a:prstGeom prst="rect">
                          <a:avLst/>
                        </a:prstGeom>
                        <a:solidFill>
                          <a:srgbClr val="FFFFFF"/>
                        </a:solidFill>
                        <a:ln w="9525">
                          <a:solidFill>
                            <a:srgbClr val="000000"/>
                          </a:solidFill>
                          <a:miter lim="800000"/>
                          <a:headEnd/>
                          <a:tailEnd/>
                        </a:ln>
                      </wps:spPr>
                      <wps:txbx>
                        <w:txbxContent>
                          <w:p w14:paraId="67059C9A"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QuestionLayer.FIRST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$d2: Diagnostic(</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QuestionLayer.SECOND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p>
                          <w:p w14:paraId="5D55A9BE"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w:t>
                            </w:r>
                            <w:proofErr w:type="gramStart"/>
                            <w:r w:rsidRPr="00B86CAB">
                              <w:rPr>
                                <w:rFonts w:ascii="Courier New" w:eastAsia="Times New Roman" w:hAnsi="Courier New" w:cs="Courier New"/>
                                <w:color w:val="080808"/>
                                <w:szCs w:val="24"/>
                              </w:rPr>
                              <w:t>Diagnostic(</w:t>
                            </w:r>
                            <w:proofErr w:type="spellStart"/>
                            <w:proofErr w:type="gramEnd"/>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
                          <w:p w14:paraId="3A5DCA25" w14:textId="77777777" w:rsidR="0003146D" w:rsidRDefault="0003146D"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14:paraId="3B20CB67"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w:t>
                            </w:r>
                            <w:proofErr w:type="gramStart"/>
                            <w:r w:rsidRPr="00B86CAB">
                              <w:rPr>
                                <w:rFonts w:ascii="Courier New" w:eastAsia="Times New Roman" w:hAnsi="Courier New" w:cs="Courier New"/>
                                <w:color w:val="080808"/>
                                <w:szCs w:val="24"/>
                              </w:rPr>
                              <w:t>2){</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setNextLayer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14:paraId="7427FFB6" w14:textId="77777777" w:rsidR="0003146D" w:rsidRPr="00B86CAB" w:rsidRDefault="0003146D"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setNextDetection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3D89EC64"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7C95B" id="_x0000_s1075" type="#_x0000_t202" style="position:absolute;margin-left:415pt;margin-top:278.65pt;width:466.2pt;height:320.6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">
                <v:textbox>
                  <w:txbxContent>
                    <w:p w14:paraId="67059C9A"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033B3"/>
                          <w:szCs w:val="24"/>
                        </w:rPr>
                        <w:t xml:space="preserve">rule </w:t>
                      </w:r>
                      <w:r w:rsidRPr="00B86CAB">
                        <w:rPr>
                          <w:rFonts w:ascii="Courier New" w:eastAsia="Times New Roman" w:hAnsi="Courier New" w:cs="Courier New"/>
                          <w:color w:val="067D17"/>
                          <w:szCs w:val="24"/>
                        </w:rPr>
                        <w:t>"r2-anksioznost"</w:t>
                      </w:r>
                      <w:r w:rsidRPr="00B86CAB">
                        <w:rPr>
                          <w:rFonts w:ascii="Courier New" w:eastAsia="Times New Roman" w:hAnsi="Courier New" w:cs="Courier New"/>
                          <w:color w:val="067D17"/>
                          <w:szCs w:val="24"/>
                        </w:rPr>
                        <w:br/>
                      </w:r>
                      <w:r w:rsidRPr="00B86CAB">
                        <w:rPr>
                          <w:rFonts w:ascii="Courier New" w:eastAsia="Times New Roman" w:hAnsi="Courier New" w:cs="Courier New"/>
                          <w:color w:val="0033B3"/>
                          <w:szCs w:val="24"/>
                        </w:rPr>
                        <w:t xml:space="preserve">agenda-group </w:t>
                      </w:r>
                      <w:r w:rsidRPr="00B86CAB">
                        <w:rPr>
                          <w:rFonts w:ascii="Courier New" w:eastAsia="Times New Roman" w:hAnsi="Courier New" w:cs="Courier New"/>
                          <w:color w:val="067D17"/>
                          <w:szCs w:val="24"/>
                        </w:rPr>
                        <w:t>"result-diagnostic"</w:t>
                      </w:r>
                      <w:r w:rsidRPr="00B86CAB">
                        <w:rPr>
                          <w:rFonts w:ascii="Courier New" w:eastAsia="Times New Roman" w:hAnsi="Courier New" w:cs="Courier New"/>
                          <w:color w:val="067D17"/>
                          <w:szCs w:val="24"/>
                        </w:rPr>
                        <w:br/>
                        <w:t xml:space="preserve">    </w:t>
                      </w:r>
                      <w:r w:rsidRPr="00B86CAB">
                        <w:rPr>
                          <w:rFonts w:ascii="Courier New" w:eastAsia="Times New Roman" w:hAnsi="Courier New" w:cs="Courier New"/>
                          <w:color w:val="0033B3"/>
                          <w:szCs w:val="24"/>
                        </w:rPr>
                        <w:t>when</w:t>
                      </w:r>
                      <w:r w:rsidRPr="00B86CAB">
                        <w:rPr>
                          <w:rFonts w:ascii="Courier New" w:eastAsia="Times New Roman" w:hAnsi="Courier New" w:cs="Courier New"/>
                          <w:color w:val="0033B3"/>
                          <w:szCs w:val="24"/>
                        </w:rPr>
                        <w:br/>
                        <w:t xml:space="preserve">        </w:t>
                      </w:r>
                      <w:r w:rsidRPr="00B86CAB">
                        <w:rPr>
                          <w:rFonts w:ascii="Courier New" w:eastAsia="Times New Roman" w:hAnsi="Courier New" w:cs="Courier New"/>
                          <w:color w:val="080808"/>
                          <w:szCs w:val="24"/>
                        </w:rPr>
                        <w:t>$d1: Diagnostic($</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"USLOVI_ZA_ANKSIOZNOST"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QuestionLayer.FIRST</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$d2: Diagnostic(</w:t>
                      </w:r>
                      <w:proofErr w:type="spellStart"/>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"ANKSIOZNOST"</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QuestionLayer.SECOND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proofErr w:type="spellStart"/>
                      <w:r w:rsidRPr="00B86CAB">
                        <w:rPr>
                          <w:rFonts w:ascii="Courier New" w:eastAsia="Times New Roman" w:hAnsi="Courier New" w:cs="Courier New"/>
                          <w:color w:val="080808"/>
                          <w:szCs w:val="24"/>
                        </w:rPr>
                        <w:t>finalResult</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033B3"/>
                          <w:szCs w:val="24"/>
                        </w:rPr>
                        <w:t>false</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(intensity == </w:t>
                      </w:r>
                      <w:proofErr w:type="spellStart"/>
                      <w:r w:rsidRPr="00B86CAB">
                        <w:rPr>
                          <w:rFonts w:ascii="Courier New" w:eastAsia="Times New Roman" w:hAnsi="Courier New" w:cs="Courier New"/>
                          <w:color w:val="080808"/>
                          <w:szCs w:val="24"/>
                        </w:rPr>
                        <w:t>Intensity.TESKO</w:t>
                      </w:r>
                      <w:proofErr w:type="spellEnd"/>
                      <w:r w:rsidRPr="00B86CAB">
                        <w:rPr>
                          <w:rFonts w:ascii="Courier New" w:eastAsia="Times New Roman" w:hAnsi="Courier New" w:cs="Courier New"/>
                          <w:color w:val="080808"/>
                          <w:szCs w:val="24"/>
                        </w:rPr>
                        <w:t xml:space="preserve"> || intensity == </w:t>
                      </w:r>
                      <w:proofErr w:type="spellStart"/>
                      <w:r w:rsidRPr="00B86CAB">
                        <w:rPr>
                          <w:rFonts w:ascii="Courier New" w:eastAsia="Times New Roman" w:hAnsi="Courier New" w:cs="Courier New"/>
                          <w:color w:val="080808"/>
                          <w:szCs w:val="24"/>
                        </w:rPr>
                        <w:t>Intensity.DUBOKO</w:t>
                      </w:r>
                      <w:proofErr w:type="spellEnd"/>
                      <w:r w:rsidRPr="00B86CAB">
                        <w:rPr>
                          <w:rFonts w:ascii="Courier New" w:eastAsia="Times New Roman" w:hAnsi="Courier New" w:cs="Courier New"/>
                          <w:color w:val="080808"/>
                          <w:szCs w:val="24"/>
                        </w:rPr>
                        <w:t>))</w:t>
                      </w:r>
                    </w:p>
                    <w:p w14:paraId="5D55A9BE"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 xml:space="preserve">not </w:t>
                      </w:r>
                      <w:r w:rsidRPr="00B86CAB">
                        <w:rPr>
                          <w:rFonts w:ascii="Courier New" w:eastAsia="Times New Roman" w:hAnsi="Courier New" w:cs="Courier New"/>
                          <w:color w:val="080808"/>
                          <w:szCs w:val="24"/>
                        </w:rPr>
                        <w:t>(</w:t>
                      </w:r>
                      <w:proofErr w:type="gramStart"/>
                      <w:r w:rsidRPr="00B86CAB">
                        <w:rPr>
                          <w:rFonts w:ascii="Courier New" w:eastAsia="Times New Roman" w:hAnsi="Courier New" w:cs="Courier New"/>
                          <w:color w:val="080808"/>
                          <w:szCs w:val="24"/>
                        </w:rPr>
                        <w:t>Diagnostic(</w:t>
                      </w:r>
                      <w:proofErr w:type="spellStart"/>
                      <w:proofErr w:type="gramEnd"/>
                      <w:r w:rsidRPr="00B86CAB">
                        <w:rPr>
                          <w:rFonts w:ascii="Courier New" w:eastAsia="Times New Roman" w:hAnsi="Courier New" w:cs="Courier New"/>
                          <w:color w:val="080808"/>
                          <w:szCs w:val="24"/>
                        </w:rPr>
                        <w:t>userId</w:t>
                      </w:r>
                      <w:proofErr w:type="spellEnd"/>
                      <w:r w:rsidRPr="00B86CAB">
                        <w:rPr>
                          <w:rFonts w:ascii="Courier New" w:eastAsia="Times New Roman" w:hAnsi="Courier New" w:cs="Courier New"/>
                          <w:color w:val="080808"/>
                          <w:szCs w:val="24"/>
                        </w:rPr>
                        <w:t xml:space="preserve"> == $</w:t>
                      </w:r>
                      <w:proofErr w:type="spellStart"/>
                      <w:r w:rsidRPr="00B86CAB">
                        <w:rPr>
                          <w:rFonts w:ascii="Courier New" w:eastAsia="Times New Roman" w:hAnsi="Courier New" w:cs="Courier New"/>
                          <w:color w:val="080808"/>
                          <w:szCs w:val="24"/>
                        </w:rPr>
                        <w:t>uId</w:t>
                      </w:r>
                      <w:proofErr w:type="spellEnd"/>
                      <w:r w:rsidRPr="00B86CAB">
                        <w:rPr>
                          <w:rFonts w:ascii="Courier New" w:eastAsia="Times New Roman" w:hAnsi="Courier New" w:cs="Courier New"/>
                          <w:color w:val="080808"/>
                          <w:szCs w:val="24"/>
                        </w:rPr>
                        <w:t xml:space="preserve">, </w:t>
                      </w:r>
                    </w:p>
                    <w:p w14:paraId="3A5DCA25" w14:textId="77777777" w:rsidR="0003146D" w:rsidRDefault="0003146D" w:rsidP="00B86CAB">
                      <w:pPr>
                        <w:shd w:val="clear" w:color="auto" w:fill="FFFFFF"/>
                        <w:spacing w:after="0" w:line="240" w:lineRule="auto"/>
                        <w:rPr>
                          <w:rFonts w:ascii="Courier New" w:eastAsia="Times New Roman" w:hAnsi="Courier New" w:cs="Courier New"/>
                          <w:color w:val="080808"/>
                          <w:szCs w:val="24"/>
                          <w:lang w:val="sr-Cyrl-RS"/>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detectionType</w:t>
                      </w:r>
                      <w:proofErr w:type="spellEnd"/>
                      <w:r w:rsidRPr="00B86CAB">
                        <w:rPr>
                          <w:rFonts w:ascii="Courier New" w:eastAsia="Times New Roman" w:hAnsi="Courier New" w:cs="Courier New"/>
                          <w:color w:val="080808"/>
                          <w:szCs w:val="24"/>
                        </w:rPr>
                        <w:t xml:space="preserve"> == </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 xml:space="preserve">, </w:t>
                      </w:r>
                      <w:r>
                        <w:rPr>
                          <w:rFonts w:ascii="Courier New" w:eastAsia="Times New Roman" w:hAnsi="Courier New" w:cs="Courier New"/>
                          <w:color w:val="080808"/>
                          <w:szCs w:val="24"/>
                          <w:lang w:val="sr-Cyrl-RS"/>
                        </w:rPr>
                        <w:t xml:space="preserve">          </w:t>
                      </w:r>
                    </w:p>
                    <w:p w14:paraId="3B20CB67" w14:textId="77777777" w:rsidR="0003146D" w:rsidRDefault="0003146D"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questionLayer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then</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($d</w:t>
                      </w:r>
                      <w:proofErr w:type="gramStart"/>
                      <w:r w:rsidRPr="00B86CAB">
                        <w:rPr>
                          <w:rFonts w:ascii="Courier New" w:eastAsia="Times New Roman" w:hAnsi="Courier New" w:cs="Courier New"/>
                          <w:color w:val="080808"/>
                          <w:szCs w:val="24"/>
                        </w:rPr>
                        <w:t>2){</w:t>
                      </w:r>
                      <w:proofErr w:type="gramEnd"/>
                      <w:r w:rsidRPr="00B86CAB">
                        <w:rPr>
                          <w:rFonts w:ascii="Courier New" w:eastAsia="Times New Roman" w:hAnsi="Courier New" w:cs="Courier New"/>
                          <w:color w:val="080808"/>
                          <w:szCs w:val="24"/>
                        </w:rPr>
                        <w:t xml:space="preserve"> </w:t>
                      </w:r>
                      <w:proofErr w:type="spellStart"/>
                      <w:r w:rsidRPr="00B86CAB">
                        <w:rPr>
                          <w:rFonts w:ascii="Courier New" w:eastAsia="Times New Roman" w:hAnsi="Courier New" w:cs="Courier New"/>
                          <w:color w:val="080808"/>
                          <w:szCs w:val="24"/>
                        </w:rPr>
                        <w:t>setNextLayer</w:t>
                      </w:r>
                      <w:proofErr w:type="spellEnd"/>
                      <w:r w:rsidRPr="00B86CAB">
                        <w:rPr>
                          <w:rFonts w:ascii="Courier New" w:eastAsia="Times New Roman" w:hAnsi="Courier New" w:cs="Courier New"/>
                          <w:color w:val="080808"/>
                          <w:szCs w:val="24"/>
                        </w:rPr>
                        <w:t>(</w:t>
                      </w:r>
                      <w:proofErr w:type="spellStart"/>
                      <w:r w:rsidRPr="00B86CAB">
                        <w:rPr>
                          <w:rFonts w:ascii="Courier New" w:eastAsia="Times New Roman" w:hAnsi="Courier New" w:cs="Courier New"/>
                          <w:color w:val="080808"/>
                          <w:szCs w:val="24"/>
                        </w:rPr>
                        <w:t>QuestionLayer.THIRD</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t xml:space="preserve">        </w:t>
                      </w:r>
                      <w:r w:rsidRPr="00B86CAB">
                        <w:rPr>
                          <w:rFonts w:ascii="Courier New" w:eastAsia="Times New Roman" w:hAnsi="Courier New" w:cs="Courier New"/>
                          <w:color w:val="0033B3"/>
                          <w:szCs w:val="24"/>
                        </w:rPr>
                        <w:t>modify</w:t>
                      </w:r>
                      <w:r w:rsidRPr="00B86CAB">
                        <w:rPr>
                          <w:rFonts w:ascii="Courier New" w:eastAsia="Times New Roman" w:hAnsi="Courier New" w:cs="Courier New"/>
                          <w:color w:val="080808"/>
                          <w:szCs w:val="24"/>
                        </w:rPr>
                        <w:t xml:space="preserve">($d2){ </w:t>
                      </w:r>
                    </w:p>
                    <w:p w14:paraId="7427FFB6" w14:textId="77777777" w:rsidR="0003146D" w:rsidRPr="00B86CAB" w:rsidRDefault="0003146D" w:rsidP="00B86CAB">
                      <w:pPr>
                        <w:shd w:val="clear" w:color="auto" w:fill="FFFFFF"/>
                        <w:spacing w:after="0" w:line="240" w:lineRule="auto"/>
                        <w:rPr>
                          <w:rFonts w:ascii="Courier New" w:eastAsia="Times New Roman" w:hAnsi="Courier New" w:cs="Courier New"/>
                          <w:color w:val="080808"/>
                          <w:szCs w:val="24"/>
                        </w:rPr>
                      </w:pPr>
                      <w:r>
                        <w:rPr>
                          <w:rFonts w:ascii="Courier New" w:eastAsia="Times New Roman" w:hAnsi="Courier New" w:cs="Courier New"/>
                          <w:color w:val="080808"/>
                          <w:szCs w:val="24"/>
                          <w:lang w:val="sr-Cyrl-RS"/>
                        </w:rPr>
                        <w:t xml:space="preserve">             </w:t>
                      </w:r>
                      <w:proofErr w:type="spellStart"/>
                      <w:r w:rsidRPr="00B86CAB">
                        <w:rPr>
                          <w:rFonts w:ascii="Courier New" w:eastAsia="Times New Roman" w:hAnsi="Courier New" w:cs="Courier New"/>
                          <w:color w:val="080808"/>
                          <w:szCs w:val="24"/>
                        </w:rPr>
                        <w:t>setNextDetection</w:t>
                      </w:r>
                      <w:proofErr w:type="spellEnd"/>
                      <w:r w:rsidRPr="00B86CAB">
                        <w:rPr>
                          <w:rFonts w:ascii="Courier New" w:eastAsia="Times New Roman" w:hAnsi="Courier New" w:cs="Courier New"/>
                          <w:color w:val="080808"/>
                          <w:szCs w:val="24"/>
                        </w:rPr>
                        <w:t>(</w:t>
                      </w:r>
                      <w:r w:rsidRPr="00B86CAB">
                        <w:rPr>
                          <w:rFonts w:ascii="Courier New" w:eastAsia="Times New Roman" w:hAnsi="Courier New" w:cs="Courier New"/>
                          <w:color w:val="067D17"/>
                          <w:szCs w:val="24"/>
                        </w:rPr>
                        <w:t>"GENERALNI_ANKSIOZNI_POREMECAJ"</w:t>
                      </w:r>
                      <w:r w:rsidRPr="00B86CAB">
                        <w:rPr>
                          <w:rFonts w:ascii="Courier New" w:eastAsia="Times New Roman" w:hAnsi="Courier New" w:cs="Courier New"/>
                          <w:color w:val="080808"/>
                          <w:szCs w:val="24"/>
                        </w:rPr>
                        <w:t>);}</w:t>
                      </w:r>
                      <w:r w:rsidRPr="00B86CAB">
                        <w:rPr>
                          <w:rFonts w:ascii="Courier New" w:eastAsia="Times New Roman" w:hAnsi="Courier New" w:cs="Courier New"/>
                          <w:color w:val="080808"/>
                          <w:szCs w:val="24"/>
                        </w:rPr>
                        <w:br/>
                      </w:r>
                      <w:r w:rsidRPr="00B86CAB">
                        <w:rPr>
                          <w:rFonts w:ascii="Courier New" w:eastAsia="Times New Roman" w:hAnsi="Courier New" w:cs="Courier New"/>
                          <w:color w:val="0033B3"/>
                          <w:szCs w:val="24"/>
                        </w:rPr>
                        <w:t>end</w:t>
                      </w:r>
                    </w:p>
                    <w:p w14:paraId="3D89EC64" w14:textId="77777777" w:rsidR="0003146D" w:rsidRDefault="0003146D"/>
                  </w:txbxContent>
                </v:textbox>
                <w10:wrap type="square" anchorx="margin"/>
              </v:shape>
            </w:pict>
          </mc:Fallback>
        </mc:AlternateContent>
      </w:r>
      <w:r w:rsidR="00B86CAB" w:rsidRPr="00D97B2C">
        <w:rPr>
          <w:noProof/>
          <w:lang w:val="sr-Cyrl-RS"/>
        </w:rPr>
        <mc:AlternateContent>
          <mc:Choice Requires="wps">
            <w:drawing>
              <wp:anchor distT="0" distB="0" distL="114300" distR="114300" simplePos="0" relativeHeight="251759616" behindDoc="0" locked="0" layoutInCell="1" allowOverlap="1" wp14:anchorId="2248CC4B" wp14:editId="5DD21C4E">
                <wp:simplePos x="0" y="0"/>
                <wp:positionH relativeFrom="column">
                  <wp:posOffset>0</wp:posOffset>
                </wp:positionH>
                <wp:positionV relativeFrom="paragraph">
                  <wp:posOffset>7660005</wp:posOffset>
                </wp:positionV>
                <wp:extent cx="59207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4FD33DC6" w14:textId="0E3ABA50" w:rsidR="0003146D" w:rsidRPr="003F1915" w:rsidRDefault="0003146D">
                            <w:pPr>
                              <w:pStyle w:val="Caption"/>
                              <w:jc w:val="center"/>
                              <w:rPr>
                                <w:noProof/>
                                <w:lang w:val="sr-Cyrl-RS"/>
                              </w:rPr>
                              <w:pPrChange w:id="1192" w:author="SW 46/2019 - Petrović Milica" w:date="2023-08-14T20:36:00Z">
                                <w:pPr>
                                  <w:pStyle w:val="Caption"/>
                                </w:pPr>
                              </w:pPrChange>
                            </w:pPr>
                            <w:bookmarkStart w:id="1193" w:name="_Ref141535168"/>
                            <w:bookmarkStart w:id="1194" w:name="_Ref143198360"/>
                            <w:proofErr w:type="spellStart"/>
                            <w:r>
                              <w:t>Листинг</w:t>
                            </w:r>
                            <w:proofErr w:type="spellEnd"/>
                            <w:r>
                              <w:t xml:space="preserve"> </w:t>
                            </w:r>
                            <w:ins w:id="1195" w:author="SW 46/2019 - Petrović Milica" w:date="2023-08-17T21:14:00Z">
                              <w:r>
                                <w:fldChar w:fldCharType="begin"/>
                              </w:r>
                              <w:r>
                                <w:instrText xml:space="preserve"> STYLEREF 1 \s </w:instrText>
                              </w:r>
                            </w:ins>
                            <w:r>
                              <w:fldChar w:fldCharType="separate"/>
                            </w:r>
                            <w:r>
                              <w:rPr>
                                <w:noProof/>
                              </w:rPr>
                              <w:t>5</w:t>
                            </w:r>
                            <w:ins w:id="1196" w:author="SW 46/2019 - Petrović Milica" w:date="2023-08-17T21:14:00Z">
                              <w:r>
                                <w:fldChar w:fldCharType="end"/>
                              </w:r>
                              <w:r>
                                <w:t>.</w:t>
                              </w:r>
                              <w:r>
                                <w:fldChar w:fldCharType="begin"/>
                              </w:r>
                              <w:r>
                                <w:instrText xml:space="preserve"> SEQ Листинг \* ARABIC \s 1 </w:instrText>
                              </w:r>
                            </w:ins>
                            <w:r>
                              <w:fldChar w:fldCharType="separate"/>
                            </w:r>
                            <w:ins w:id="1197" w:author="SW 46/2019 - Petrović Milica" w:date="2023-08-17T21:14:00Z">
                              <w:r>
                                <w:rPr>
                                  <w:noProof/>
                                </w:rPr>
                                <w:t>8</w:t>
                              </w:r>
                              <w:r>
                                <w:fldChar w:fldCharType="end"/>
                              </w:r>
                            </w:ins>
                            <w:bookmarkEnd w:id="1194"/>
                            <w:del w:id="1198"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11</w:delText>
                              </w:r>
                              <w:r w:rsidDel="00994F03">
                                <w:rPr>
                                  <w:noProof/>
                                </w:rPr>
                                <w:fldChar w:fldCharType="end"/>
                              </w:r>
                            </w:del>
                            <w:bookmarkEnd w:id="1193"/>
                            <w:r>
                              <w:rPr>
                                <w:lang w:val="sr-Cyrl-RS"/>
                              </w:rPr>
                              <w:t xml:space="preserve"> Правило које дијагностикује анксиозност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8CC4B" id="Text Box 57" o:spid="_x0000_s1076" type="#_x0000_t202" style="position:absolute;margin-left:0;margin-top:603.15pt;width:466.2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" stroked="f">
                <v:textbox style="mso-fit-shape-to-text:t" inset="0,0,0,0">
                  <w:txbxContent>
                    <w:p w14:paraId="4FD33DC6" w14:textId="0E3ABA50" w:rsidR="0003146D" w:rsidRPr="003F1915" w:rsidRDefault="0003146D">
                      <w:pPr>
                        <w:pStyle w:val="Caption"/>
                        <w:jc w:val="center"/>
                        <w:rPr>
                          <w:noProof/>
                          <w:lang w:val="sr-Cyrl-RS"/>
                        </w:rPr>
                        <w:pPrChange w:id="1199" w:author="SW 46/2019 - Petrović Milica" w:date="2023-08-14T20:36:00Z">
                          <w:pPr>
                            <w:pStyle w:val="Caption"/>
                          </w:pPr>
                        </w:pPrChange>
                      </w:pPr>
                      <w:bookmarkStart w:id="1200" w:name="_Ref141535168"/>
                      <w:bookmarkStart w:id="1201" w:name="_Ref143198360"/>
                      <w:proofErr w:type="spellStart"/>
                      <w:r>
                        <w:t>Листинг</w:t>
                      </w:r>
                      <w:proofErr w:type="spellEnd"/>
                      <w:r>
                        <w:t xml:space="preserve"> </w:t>
                      </w:r>
                      <w:ins w:id="1202" w:author="SW 46/2019 - Petrović Milica" w:date="2023-08-17T21:14:00Z">
                        <w:r>
                          <w:fldChar w:fldCharType="begin"/>
                        </w:r>
                        <w:r>
                          <w:instrText xml:space="preserve"> STYLEREF 1 \s </w:instrText>
                        </w:r>
                      </w:ins>
                      <w:r>
                        <w:fldChar w:fldCharType="separate"/>
                      </w:r>
                      <w:r>
                        <w:rPr>
                          <w:noProof/>
                        </w:rPr>
                        <w:t>5</w:t>
                      </w:r>
                      <w:ins w:id="1203" w:author="SW 46/2019 - Petrović Milica" w:date="2023-08-17T21:14:00Z">
                        <w:r>
                          <w:fldChar w:fldCharType="end"/>
                        </w:r>
                        <w:r>
                          <w:t>.</w:t>
                        </w:r>
                        <w:r>
                          <w:fldChar w:fldCharType="begin"/>
                        </w:r>
                        <w:r>
                          <w:instrText xml:space="preserve"> SEQ Листинг \* ARABIC \s 1 </w:instrText>
                        </w:r>
                      </w:ins>
                      <w:r>
                        <w:fldChar w:fldCharType="separate"/>
                      </w:r>
                      <w:ins w:id="1204" w:author="SW 46/2019 - Petrović Milica" w:date="2023-08-17T21:14:00Z">
                        <w:r>
                          <w:rPr>
                            <w:noProof/>
                          </w:rPr>
                          <w:t>8</w:t>
                        </w:r>
                        <w:r>
                          <w:fldChar w:fldCharType="end"/>
                        </w:r>
                      </w:ins>
                      <w:bookmarkEnd w:id="1201"/>
                      <w:del w:id="1205"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11</w:delText>
                        </w:r>
                        <w:r w:rsidDel="00994F03">
                          <w:rPr>
                            <w:noProof/>
                          </w:rPr>
                          <w:fldChar w:fldCharType="end"/>
                        </w:r>
                      </w:del>
                      <w:bookmarkEnd w:id="1200"/>
                      <w:r>
                        <w:rPr>
                          <w:lang w:val="sr-Cyrl-RS"/>
                        </w:rPr>
                        <w:t xml:space="preserve"> Правило које дијагностикује анксиозност</w:t>
                      </w:r>
                    </w:p>
                  </w:txbxContent>
                </v:textbox>
                <w10:wrap type="square"/>
              </v:shape>
            </w:pict>
          </mc:Fallback>
        </mc:AlternateContent>
      </w:r>
    </w:p>
    <w:p w14:paraId="2F4DD8A0" w14:textId="51965E26" w:rsidR="00075AA2" w:rsidRPr="00D97B2C" w:rsidDel="007F4465" w:rsidRDefault="00795D0B" w:rsidP="00075AA2">
      <w:pPr>
        <w:tabs>
          <w:tab w:val="left" w:pos="3851"/>
        </w:tabs>
        <w:rPr>
          <w:del w:id="1206" w:author="SW 46/2019 - Petrović Milica" w:date="2023-08-17T21:03:00Z"/>
          <w:lang w:val="sr-Cyrl-RS"/>
        </w:rPr>
      </w:pPr>
      <w:ins w:id="1207" w:author="SW 46/2019 - Petrović Milica" w:date="2023-08-17T21:05:00Z">
        <w:r>
          <w:rPr>
            <w:noProof/>
          </w:rPr>
          <w:lastRenderedPageBreak/>
          <mc:AlternateContent>
            <mc:Choice Requires="wps">
              <w:drawing>
                <wp:anchor distT="0" distB="0" distL="114300" distR="114300" simplePos="0" relativeHeight="251857920" behindDoc="0" locked="0" layoutInCell="1" allowOverlap="1" wp14:anchorId="7D52E22A" wp14:editId="10A6BFBC">
                  <wp:simplePos x="0" y="0"/>
                  <wp:positionH relativeFrom="margin">
                    <wp:align>center</wp:align>
                  </wp:positionH>
                  <wp:positionV relativeFrom="paragraph">
                    <wp:posOffset>5853314</wp:posOffset>
                  </wp:positionV>
                  <wp:extent cx="5687060" cy="635"/>
                  <wp:effectExtent l="0" t="0" r="8890" b="0"/>
                  <wp:wrapTopAndBottom/>
                  <wp:docPr id="239" name="Text Box 239"/>
                  <wp:cNvGraphicFramePr/>
                  <a:graphic xmlns:a="http://schemas.openxmlformats.org/drawingml/2006/main">
                    <a:graphicData uri="http://schemas.microsoft.com/office/word/2010/wordprocessingShape">
                      <wps:wsp>
                        <wps:cNvSpPr txBox="1"/>
                        <wps:spPr>
                          <a:xfrm>
                            <a:off x="0" y="0"/>
                            <a:ext cx="5687060" cy="635"/>
                          </a:xfrm>
                          <a:prstGeom prst="rect">
                            <a:avLst/>
                          </a:prstGeom>
                          <a:solidFill>
                            <a:prstClr val="white"/>
                          </a:solidFill>
                          <a:ln>
                            <a:noFill/>
                          </a:ln>
                        </wps:spPr>
                        <wps:txbx>
                          <w:txbxContent>
                            <w:p w14:paraId="7267D285" w14:textId="5B267BB5" w:rsidR="0003146D" w:rsidRPr="000778FF" w:rsidRDefault="0003146D" w:rsidP="000778FF">
                              <w:pPr>
                                <w:pStyle w:val="Caption"/>
                                <w:jc w:val="center"/>
                                <w:rPr>
                                  <w:lang w:val="sr-Cyrl-RS"/>
                                  <w:rPrChange w:id="1208" w:author="SW 46/2019 - Petrović Milica" w:date="2023-08-17T21:06:00Z">
                                    <w:rPr>
                                      <w:lang w:val="sr-Cyrl-RS"/>
                                    </w:rPr>
                                  </w:rPrChange>
                                </w:rPr>
                                <w:pPrChange w:id="1209" w:author="SW 46/2019 - Petrović Milica" w:date="2023-08-17T21:07:00Z">
                                  <w:pPr>
                                    <w:tabs>
                                      <w:tab w:val="left" w:pos="3851"/>
                                    </w:tabs>
                                  </w:pPr>
                                </w:pPrChange>
                              </w:pPr>
                              <w:bookmarkStart w:id="1210" w:name="_Ref143199062"/>
                              <w:proofErr w:type="spellStart"/>
                              <w:ins w:id="1211" w:author="SW 46/2019 - Petrović Milica" w:date="2023-08-17T21:05:00Z">
                                <w:r>
                                  <w:t>Листинг</w:t>
                                </w:r>
                                <w:proofErr w:type="spellEnd"/>
                                <w:r>
                                  <w:t xml:space="preserve"> </w:t>
                                </w:r>
                              </w:ins>
                              <w:ins w:id="1212" w:author="SW 46/2019 - Petrović Milica" w:date="2023-08-17T21:14:00Z">
                                <w:r>
                                  <w:fldChar w:fldCharType="begin"/>
                                </w:r>
                                <w:r>
                                  <w:instrText xml:space="preserve"> STYLEREF 1 \s </w:instrText>
                                </w:r>
                              </w:ins>
                              <w:r>
                                <w:fldChar w:fldCharType="separate"/>
                              </w:r>
                              <w:r>
                                <w:rPr>
                                  <w:noProof/>
                                </w:rPr>
                                <w:t>5</w:t>
                              </w:r>
                              <w:ins w:id="1213" w:author="SW 46/2019 - Petrović Milica" w:date="2023-08-17T21:14:00Z">
                                <w:r>
                                  <w:fldChar w:fldCharType="end"/>
                                </w:r>
                                <w:r>
                                  <w:t>.</w:t>
                                </w:r>
                              </w:ins>
                              <w:bookmarkEnd w:id="1210"/>
                              <w:ins w:id="1214" w:author="SW 46/2019 - Petrović Milica" w:date="2023-08-17T21:15:00Z">
                                <w:r>
                                  <w:rPr>
                                    <w:lang w:val="sr-Cyrl-RS"/>
                                  </w:rPr>
                                  <w:t>10</w:t>
                                </w:r>
                              </w:ins>
                              <w:ins w:id="1215" w:author="SW 46/2019 - Petrović Milica" w:date="2023-08-17T21:06:00Z">
                                <w:r>
                                  <w:rPr>
                                    <w:lang w:val="sr-Cyrl-RS"/>
                                  </w:rPr>
                                  <w:t xml:space="preserve"> </w:t>
                                </w:r>
                              </w:ins>
                              <w:ins w:id="1216" w:author="SW 46/2019 - Petrović Milica" w:date="2023-08-17T21:07:00Z">
                                <w:r>
                                  <w:rPr>
                                    <w:lang w:val="sr-Cyrl-RS"/>
                                  </w:rPr>
                                  <w:t>Упит за претраживање симптома за дато ментално стање</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2E22A" id="Text Box 239" o:spid="_x0000_s1077" type="#_x0000_t202" style="position:absolute;margin-left:0;margin-top:460.9pt;width:447.8pt;height:.05pt;z-index:251857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PHMAIAAGk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" stroked="f">
                  <v:textbox style="mso-fit-shape-to-text:t" inset="0,0,0,0">
                    <w:txbxContent>
                      <w:p w14:paraId="7267D285" w14:textId="5B267BB5" w:rsidR="0003146D" w:rsidRPr="000778FF" w:rsidRDefault="0003146D" w:rsidP="000778FF">
                        <w:pPr>
                          <w:pStyle w:val="Caption"/>
                          <w:jc w:val="center"/>
                          <w:rPr>
                            <w:lang w:val="sr-Cyrl-RS"/>
                            <w:rPrChange w:id="1217" w:author="SW 46/2019 - Petrović Milica" w:date="2023-08-17T21:06:00Z">
                              <w:rPr>
                                <w:lang w:val="sr-Cyrl-RS"/>
                              </w:rPr>
                            </w:rPrChange>
                          </w:rPr>
                          <w:pPrChange w:id="1218" w:author="SW 46/2019 - Petrović Milica" w:date="2023-08-17T21:07:00Z">
                            <w:pPr>
                              <w:tabs>
                                <w:tab w:val="left" w:pos="3851"/>
                              </w:tabs>
                            </w:pPr>
                          </w:pPrChange>
                        </w:pPr>
                        <w:bookmarkStart w:id="1219" w:name="_Ref143199062"/>
                        <w:proofErr w:type="spellStart"/>
                        <w:ins w:id="1220" w:author="SW 46/2019 - Petrović Milica" w:date="2023-08-17T21:05:00Z">
                          <w:r>
                            <w:t>Листинг</w:t>
                          </w:r>
                          <w:proofErr w:type="spellEnd"/>
                          <w:r>
                            <w:t xml:space="preserve"> </w:t>
                          </w:r>
                        </w:ins>
                        <w:ins w:id="1221" w:author="SW 46/2019 - Petrović Milica" w:date="2023-08-17T21:14:00Z">
                          <w:r>
                            <w:fldChar w:fldCharType="begin"/>
                          </w:r>
                          <w:r>
                            <w:instrText xml:space="preserve"> STYLEREF 1 \s </w:instrText>
                          </w:r>
                        </w:ins>
                        <w:r>
                          <w:fldChar w:fldCharType="separate"/>
                        </w:r>
                        <w:r>
                          <w:rPr>
                            <w:noProof/>
                          </w:rPr>
                          <w:t>5</w:t>
                        </w:r>
                        <w:ins w:id="1222" w:author="SW 46/2019 - Petrović Milica" w:date="2023-08-17T21:14:00Z">
                          <w:r>
                            <w:fldChar w:fldCharType="end"/>
                          </w:r>
                          <w:r>
                            <w:t>.</w:t>
                          </w:r>
                        </w:ins>
                        <w:bookmarkEnd w:id="1219"/>
                        <w:ins w:id="1223" w:author="SW 46/2019 - Petrović Milica" w:date="2023-08-17T21:15:00Z">
                          <w:r>
                            <w:rPr>
                              <w:lang w:val="sr-Cyrl-RS"/>
                            </w:rPr>
                            <w:t>10</w:t>
                          </w:r>
                        </w:ins>
                        <w:ins w:id="1224" w:author="SW 46/2019 - Petrović Milica" w:date="2023-08-17T21:06:00Z">
                          <w:r>
                            <w:rPr>
                              <w:lang w:val="sr-Cyrl-RS"/>
                            </w:rPr>
                            <w:t xml:space="preserve"> </w:t>
                          </w:r>
                        </w:ins>
                        <w:ins w:id="1225" w:author="SW 46/2019 - Petrović Milica" w:date="2023-08-17T21:07:00Z">
                          <w:r>
                            <w:rPr>
                              <w:lang w:val="sr-Cyrl-RS"/>
                            </w:rPr>
                            <w:t>Упит за претраживање симптома за дато ментално стање</w:t>
                          </w:r>
                        </w:ins>
                      </w:p>
                    </w:txbxContent>
                  </v:textbox>
                  <w10:wrap type="topAndBottom" anchorx="margin"/>
                </v:shape>
              </w:pict>
            </mc:Fallback>
          </mc:AlternateContent>
        </w:r>
      </w:ins>
      <w:r w:rsidR="00012DAF" w:rsidRPr="00D97B2C">
        <w:rPr>
          <w:noProof/>
          <w:lang w:val="sr-Cyrl-RS"/>
        </w:rPr>
        <mc:AlternateContent>
          <mc:Choice Requires="wps">
            <w:drawing>
              <wp:anchor distT="45720" distB="45720" distL="114300" distR="114300" simplePos="0" relativeHeight="251765760" behindDoc="0" locked="0" layoutInCell="1" allowOverlap="1" wp14:anchorId="1BB42D64" wp14:editId="02CBE036">
                <wp:simplePos x="0" y="0"/>
                <wp:positionH relativeFrom="margin">
                  <wp:align>center</wp:align>
                </wp:positionH>
                <wp:positionV relativeFrom="paragraph">
                  <wp:posOffset>4682432</wp:posOffset>
                </wp:positionV>
                <wp:extent cx="5687060" cy="1143000"/>
                <wp:effectExtent l="0" t="0" r="27940" b="1905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1143000"/>
                        </a:xfrm>
                        <a:prstGeom prst="rect">
                          <a:avLst/>
                        </a:prstGeom>
                        <a:solidFill>
                          <a:srgbClr val="FFFFFF"/>
                        </a:solidFill>
                        <a:ln w="9525">
                          <a:solidFill>
                            <a:srgbClr val="000000"/>
                          </a:solidFill>
                          <a:miter lim="800000"/>
                          <a:headEnd/>
                          <a:tailEnd/>
                        </a:ln>
                      </wps:spPr>
                      <wps:txbx>
                        <w:txbxContent>
                          <w:p w14:paraId="086897D0" w14:textId="77777777" w:rsidR="0003146D" w:rsidRPr="001D6C58" w:rsidRDefault="0003146D"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proofErr w:type="spellStart"/>
                            <w:proofErr w:type="gram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w:t>
                            </w:r>
                            <w:proofErr w:type="gramEnd"/>
                            <w:r w:rsidRPr="001D6C58">
                              <w:rPr>
                                <w:rFonts w:ascii="Courier New" w:eastAsia="Times New Roman" w:hAnsi="Courier New" w:cs="Courier New"/>
                                <w:color w:val="080808"/>
                                <w:sz w:val="24"/>
                                <w:szCs w:val="24"/>
                              </w:rPr>
                              <w:t xml:space="preserve">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proofErr w:type="spellStart"/>
                            <w:r w:rsidRPr="001D6C58">
                              <w:rPr>
                                <w:rFonts w:ascii="Courier New" w:eastAsia="Times New Roman" w:hAnsi="Courier New" w:cs="Courier New"/>
                                <w:color w:val="000000"/>
                                <w:sz w:val="24"/>
                                <w:szCs w:val="24"/>
                              </w:rPr>
                              <w:t>mentalState</w:t>
                            </w:r>
                            <w:proofErr w:type="spellEnd"/>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 symptom,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(x,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xml:space="preserv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 xml:space="preserve">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14:paraId="2F94B372"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42D64" id="_x0000_s1078" type="#_x0000_t202" style="position:absolute;margin-left:0;margin-top:368.7pt;width:447.8pt;height:90pt;z-index:251765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">
                <v:textbox>
                  <w:txbxContent>
                    <w:p w14:paraId="086897D0" w14:textId="77777777" w:rsidR="0003146D" w:rsidRPr="001D6C58" w:rsidRDefault="0003146D" w:rsidP="001D6C58">
                      <w:pPr>
                        <w:shd w:val="clear" w:color="auto" w:fill="FFFFFF"/>
                        <w:spacing w:after="0" w:line="240" w:lineRule="auto"/>
                        <w:rPr>
                          <w:rFonts w:ascii="Courier New" w:eastAsia="Times New Roman" w:hAnsi="Courier New" w:cs="Courier New"/>
                          <w:color w:val="080808"/>
                          <w:sz w:val="24"/>
                          <w:szCs w:val="24"/>
                        </w:rPr>
                      </w:pPr>
                      <w:r w:rsidRPr="001D6C58">
                        <w:rPr>
                          <w:rFonts w:ascii="Courier New" w:eastAsia="Times New Roman" w:hAnsi="Courier New" w:cs="Courier New"/>
                          <w:color w:val="0033B3"/>
                          <w:sz w:val="24"/>
                          <w:szCs w:val="24"/>
                        </w:rPr>
                        <w:t xml:space="preserve">query </w:t>
                      </w:r>
                      <w:proofErr w:type="spellStart"/>
                      <w:proofErr w:type="gram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w:t>
                      </w:r>
                      <w:proofErr w:type="gramEnd"/>
                      <w:r w:rsidRPr="001D6C58">
                        <w:rPr>
                          <w:rFonts w:ascii="Courier New" w:eastAsia="Times New Roman" w:hAnsi="Courier New" w:cs="Courier New"/>
                          <w:color w:val="080808"/>
                          <w:sz w:val="24"/>
                          <w:szCs w:val="24"/>
                        </w:rPr>
                        <w:t xml:space="preserve">String </w:t>
                      </w:r>
                      <w:r w:rsidRPr="001D6C58">
                        <w:rPr>
                          <w:rFonts w:ascii="Courier New" w:eastAsia="Times New Roman" w:hAnsi="Courier New" w:cs="Courier New"/>
                          <w:color w:val="000000"/>
                          <w:sz w:val="24"/>
                          <w:szCs w:val="24"/>
                        </w:rPr>
                        <w:t>symptom</w:t>
                      </w:r>
                      <w:r w:rsidRPr="001D6C58">
                        <w:rPr>
                          <w:rFonts w:ascii="Courier New" w:eastAsia="Times New Roman" w:hAnsi="Courier New" w:cs="Courier New"/>
                          <w:color w:val="080808"/>
                          <w:sz w:val="24"/>
                          <w:szCs w:val="24"/>
                        </w:rPr>
                        <w:t xml:space="preserve">, String </w:t>
                      </w:r>
                      <w:proofErr w:type="spellStart"/>
                      <w:r w:rsidRPr="001D6C58">
                        <w:rPr>
                          <w:rFonts w:ascii="Courier New" w:eastAsia="Times New Roman" w:hAnsi="Courier New" w:cs="Courier New"/>
                          <w:color w:val="000000"/>
                          <w:sz w:val="24"/>
                          <w:szCs w:val="24"/>
                        </w:rPr>
                        <w:t>mentalState</w:t>
                      </w:r>
                      <w:proofErr w:type="spellEnd"/>
                      <w:r w:rsidRPr="001D6C58">
                        <w:rPr>
                          <w:rFonts w:ascii="Courier New" w:eastAsia="Times New Roman" w:hAnsi="Courier New" w:cs="Courier New"/>
                          <w:color w:val="080808"/>
                          <w:sz w:val="24"/>
                          <w:szCs w:val="24"/>
                        </w:rPr>
                        <w:t>)</w:t>
                      </w:r>
                      <w:r w:rsidRPr="001D6C58">
                        <w:rPr>
                          <w:rFonts w:ascii="Courier New" w:eastAsia="Times New Roman" w:hAnsi="Courier New" w:cs="Courier New"/>
                          <w:color w:val="080808"/>
                          <w:sz w:val="24"/>
                          <w:szCs w:val="24"/>
                        </w:rPr>
                        <w:br/>
                        <w:t xml:space="preserve">    </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 symptom,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w:t>
                      </w:r>
                      <w:r w:rsidRPr="001D6C58">
                        <w:rPr>
                          <w:rFonts w:ascii="Courier New" w:eastAsia="Times New Roman" w:hAnsi="Courier New" w:cs="Courier New"/>
                          <w:color w:val="080808"/>
                          <w:sz w:val="24"/>
                          <w:szCs w:val="24"/>
                        </w:rPr>
                        <w:br/>
                        <w:t xml:space="preserve">    </w:t>
                      </w:r>
                      <w:r w:rsidRPr="001D6C58">
                        <w:rPr>
                          <w:rFonts w:ascii="Courier New" w:eastAsia="Times New Roman" w:hAnsi="Courier New" w:cs="Courier New"/>
                          <w:color w:val="0033B3"/>
                          <w:sz w:val="24"/>
                          <w:szCs w:val="24"/>
                        </w:rPr>
                        <w:t>or</w:t>
                      </w:r>
                      <w:r w:rsidRPr="001D6C58">
                        <w:rPr>
                          <w:rFonts w:ascii="Courier New" w:eastAsia="Times New Roman" w:hAnsi="Courier New" w:cs="Courier New"/>
                          <w:color w:val="0033B3"/>
                          <w:sz w:val="24"/>
                          <w:szCs w:val="24"/>
                        </w:rPr>
                        <w:br/>
                        <w:t xml:space="preserve">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DiagnosticState</w:t>
                      </w:r>
                      <w:proofErr w:type="spellEnd"/>
                      <w:r w:rsidRPr="001D6C58">
                        <w:rPr>
                          <w:rFonts w:ascii="Courier New" w:eastAsia="Times New Roman" w:hAnsi="Courier New" w:cs="Courier New"/>
                          <w:color w:val="080808"/>
                          <w:sz w:val="24"/>
                          <w:szCs w:val="24"/>
                        </w:rPr>
                        <w:t xml:space="preserve">(x, </w:t>
                      </w:r>
                      <w:proofErr w:type="spellStart"/>
                      <w:r w:rsidRPr="001D6C58">
                        <w:rPr>
                          <w:rFonts w:ascii="Courier New" w:eastAsia="Times New Roman" w:hAnsi="Courier New" w:cs="Courier New"/>
                          <w:color w:val="080808"/>
                          <w:sz w:val="24"/>
                          <w:szCs w:val="24"/>
                        </w:rPr>
                        <w:t>mentalState</w:t>
                      </w:r>
                      <w:proofErr w:type="spellEnd"/>
                      <w:r w:rsidRPr="001D6C58">
                        <w:rPr>
                          <w:rFonts w:ascii="Courier New" w:eastAsia="Times New Roman" w:hAnsi="Courier New" w:cs="Courier New"/>
                          <w:color w:val="080808"/>
                          <w:sz w:val="24"/>
                          <w:szCs w:val="24"/>
                        </w:rPr>
                        <w:t xml:space="preserve">; )) </w:t>
                      </w:r>
                      <w:r w:rsidRPr="001D6C58">
                        <w:rPr>
                          <w:rFonts w:ascii="Courier New" w:eastAsia="Times New Roman" w:hAnsi="Courier New" w:cs="Courier New"/>
                          <w:color w:val="0033B3"/>
                          <w:sz w:val="24"/>
                          <w:szCs w:val="24"/>
                        </w:rPr>
                        <w:t xml:space="preserve">and </w:t>
                      </w:r>
                      <w:r w:rsidRPr="001D6C58">
                        <w:rPr>
                          <w:rFonts w:ascii="Courier New" w:eastAsia="Times New Roman" w:hAnsi="Courier New" w:cs="Courier New"/>
                          <w:color w:val="080808"/>
                          <w:sz w:val="24"/>
                          <w:szCs w:val="24"/>
                        </w:rPr>
                        <w:t>(</w:t>
                      </w:r>
                      <w:proofErr w:type="spellStart"/>
                      <w:r w:rsidRPr="001D6C58">
                        <w:rPr>
                          <w:rFonts w:ascii="Courier New" w:eastAsia="Times New Roman" w:hAnsi="Courier New" w:cs="Courier New"/>
                          <w:color w:val="080808"/>
                          <w:sz w:val="24"/>
                          <w:szCs w:val="24"/>
                        </w:rPr>
                        <w:t>getSymptomsOf</w:t>
                      </w:r>
                      <w:proofErr w:type="spellEnd"/>
                      <w:r w:rsidRPr="001D6C58">
                        <w:rPr>
                          <w:rFonts w:ascii="Courier New" w:eastAsia="Times New Roman" w:hAnsi="Courier New" w:cs="Courier New"/>
                          <w:color w:val="080808"/>
                          <w:sz w:val="24"/>
                          <w:szCs w:val="24"/>
                        </w:rPr>
                        <w:t xml:space="preserve"> (symptom, x; )))</w:t>
                      </w:r>
                      <w:r w:rsidRPr="001D6C58">
                        <w:rPr>
                          <w:rFonts w:ascii="Courier New" w:eastAsia="Times New Roman" w:hAnsi="Courier New" w:cs="Courier New"/>
                          <w:color w:val="080808"/>
                          <w:sz w:val="24"/>
                          <w:szCs w:val="24"/>
                        </w:rPr>
                        <w:br/>
                      </w:r>
                      <w:r w:rsidRPr="001D6C58">
                        <w:rPr>
                          <w:rFonts w:ascii="Courier New" w:eastAsia="Times New Roman" w:hAnsi="Courier New" w:cs="Courier New"/>
                          <w:color w:val="0033B3"/>
                          <w:sz w:val="24"/>
                          <w:szCs w:val="24"/>
                        </w:rPr>
                        <w:t>end</w:t>
                      </w:r>
                    </w:p>
                    <w:p w14:paraId="2F94B372" w14:textId="77777777" w:rsidR="0003146D" w:rsidRDefault="0003146D"/>
                  </w:txbxContent>
                </v:textbox>
                <w10:wrap type="topAndBottom" anchorx="margin"/>
              </v:shape>
            </w:pict>
          </mc:Fallback>
        </mc:AlternateContent>
      </w:r>
    </w:p>
    <w:p w14:paraId="587C2C58" w14:textId="321B9189" w:rsidR="00075AA2" w:rsidRDefault="004B286A" w:rsidP="008134E9">
      <w:pPr>
        <w:pStyle w:val="osnovnitekst"/>
        <w:rPr>
          <w:ins w:id="1226" w:author="SW 46/2019 - Petrović Milica" w:date="2023-08-17T21:05:00Z"/>
          <w:lang w:val="sr-Cyrl-RS"/>
        </w:rPr>
      </w:pPr>
      <w:del w:id="1227" w:author="SW 46/2019 - Petrović Milica" w:date="2023-08-17T21:04:00Z">
        <w:r w:rsidRPr="00D97B2C" w:rsidDel="000778FF">
          <w:rPr>
            <w:noProof/>
            <w:lang w:val="sr-Cyrl-RS"/>
          </w:rPr>
          <mc:AlternateContent>
            <mc:Choice Requires="wps">
              <w:drawing>
                <wp:anchor distT="0" distB="0" distL="114300" distR="114300" simplePos="0" relativeHeight="251767808" behindDoc="0" locked="0" layoutInCell="1" allowOverlap="1" wp14:anchorId="6094CBFA" wp14:editId="2204AC93">
                  <wp:simplePos x="0" y="0"/>
                  <wp:positionH relativeFrom="margin">
                    <wp:align>center</wp:align>
                  </wp:positionH>
                  <wp:positionV relativeFrom="paragraph">
                    <wp:posOffset>5831417</wp:posOffset>
                  </wp:positionV>
                  <wp:extent cx="53340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6DD40683" w14:textId="00CCB0E1" w:rsidR="0003146D" w:rsidRPr="004B286A" w:rsidRDefault="0003146D">
                              <w:pPr>
                                <w:pStyle w:val="Caption"/>
                                <w:jc w:val="center"/>
                                <w:rPr>
                                  <w:noProof/>
                                  <w:lang w:val="sr-Cyrl-RS"/>
                                </w:rPr>
                                <w:pPrChange w:id="1228" w:author="SW 46/2019 - Petrović Milica" w:date="2023-08-14T20:36:00Z">
                                  <w:pPr>
                                    <w:pStyle w:val="Caption"/>
                                  </w:pPr>
                                </w:pPrChange>
                              </w:pPr>
                              <w:bookmarkStart w:id="1229" w:name="_Ref141538933"/>
                              <w:proofErr w:type="spellStart"/>
                              <w:r>
                                <w:t>Листинг</w:t>
                              </w:r>
                              <w:proofErr w:type="spellEnd"/>
                              <w:r>
                                <w:t xml:space="preserve"> </w:t>
                              </w:r>
                              <w:ins w:id="1230" w:author="SW 46/2019 - Petrović Milica" w:date="2023-08-17T19:58:00Z">
                                <w:r>
                                  <w:fldChar w:fldCharType="begin"/>
                                </w:r>
                                <w:r>
                                  <w:instrText xml:space="preserve"> STYLEREF 1 \s </w:instrText>
                                </w:r>
                              </w:ins>
                              <w:r>
                                <w:fldChar w:fldCharType="separate"/>
                              </w:r>
                              <w:r>
                                <w:rPr>
                                  <w:noProof/>
                                </w:rPr>
                                <w:t>5</w:t>
                              </w:r>
                              <w:ins w:id="1231" w:author="SW 46/2019 - Petrović Milica" w:date="2023-08-17T19:58:00Z">
                                <w:r>
                                  <w:fldChar w:fldCharType="end"/>
                                </w:r>
                                <w:r>
                                  <w:t>.</w:t>
                                </w:r>
                              </w:ins>
                              <w:ins w:id="1232" w:author="SW 46/2019 - Petrović Milica" w:date="2023-08-17T21:00:00Z">
                                <w:r>
                                  <w:rPr>
                                    <w:lang w:val="sr-Cyrl-RS"/>
                                  </w:rPr>
                                  <w:t>10</w:t>
                                </w:r>
                              </w:ins>
                              <w:del w:id="1233"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12</w:delText>
                                </w:r>
                                <w:r w:rsidDel="00994F03">
                                  <w:rPr>
                                    <w:noProof/>
                                  </w:rPr>
                                  <w:fldChar w:fldCharType="end"/>
                                </w:r>
                              </w:del>
                              <w:bookmarkEnd w:id="1229"/>
                              <w:r>
                                <w:rPr>
                                  <w:lang w:val="sr-Cyrl-RS"/>
                                </w:rPr>
                                <w:t xml:space="preserve"> Упит за претраживање симптома за дато ментално стање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4CBFA" id="Text Box 62" o:spid="_x0000_s1079" type="#_x0000_t202" style="position:absolute;left:0;text-align:left;margin-left:0;margin-top:459.15pt;width:420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z47LwIAAGcEAAAOAAAAZHJzL2Uyb0RvYy54bWysVMGO2yAQvVfqPyDujZ2kWVV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" stroked="f">
                  <v:textbox style="mso-fit-shape-to-text:t" inset="0,0,0,0">
                    <w:txbxContent>
                      <w:p w14:paraId="6DD40683" w14:textId="00CCB0E1" w:rsidR="0003146D" w:rsidRPr="004B286A" w:rsidRDefault="0003146D">
                        <w:pPr>
                          <w:pStyle w:val="Caption"/>
                          <w:jc w:val="center"/>
                          <w:rPr>
                            <w:noProof/>
                            <w:lang w:val="sr-Cyrl-RS"/>
                          </w:rPr>
                          <w:pPrChange w:id="1234" w:author="SW 46/2019 - Petrović Milica" w:date="2023-08-14T20:36:00Z">
                            <w:pPr>
                              <w:pStyle w:val="Caption"/>
                            </w:pPr>
                          </w:pPrChange>
                        </w:pPr>
                        <w:bookmarkStart w:id="1235" w:name="_Ref141538933"/>
                        <w:proofErr w:type="spellStart"/>
                        <w:r>
                          <w:t>Листинг</w:t>
                        </w:r>
                        <w:proofErr w:type="spellEnd"/>
                        <w:r>
                          <w:t xml:space="preserve"> </w:t>
                        </w:r>
                        <w:ins w:id="1236" w:author="SW 46/2019 - Petrović Milica" w:date="2023-08-17T19:58:00Z">
                          <w:r>
                            <w:fldChar w:fldCharType="begin"/>
                          </w:r>
                          <w:r>
                            <w:instrText xml:space="preserve"> STYLEREF 1 \s </w:instrText>
                          </w:r>
                        </w:ins>
                        <w:r>
                          <w:fldChar w:fldCharType="separate"/>
                        </w:r>
                        <w:r>
                          <w:rPr>
                            <w:noProof/>
                          </w:rPr>
                          <w:t>5</w:t>
                        </w:r>
                        <w:ins w:id="1237" w:author="SW 46/2019 - Petrović Milica" w:date="2023-08-17T19:58:00Z">
                          <w:r>
                            <w:fldChar w:fldCharType="end"/>
                          </w:r>
                          <w:r>
                            <w:t>.</w:t>
                          </w:r>
                        </w:ins>
                        <w:ins w:id="1238" w:author="SW 46/2019 - Petrović Milica" w:date="2023-08-17T21:00:00Z">
                          <w:r>
                            <w:rPr>
                              <w:lang w:val="sr-Cyrl-RS"/>
                            </w:rPr>
                            <w:t>10</w:t>
                          </w:r>
                        </w:ins>
                        <w:del w:id="1239"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12</w:delText>
                          </w:r>
                          <w:r w:rsidDel="00994F03">
                            <w:rPr>
                              <w:noProof/>
                            </w:rPr>
                            <w:fldChar w:fldCharType="end"/>
                          </w:r>
                        </w:del>
                        <w:bookmarkEnd w:id="1235"/>
                        <w:r>
                          <w:rPr>
                            <w:lang w:val="sr-Cyrl-RS"/>
                          </w:rPr>
                          <w:t xml:space="preserve"> Упит за претраживање симптома за дато ментално стање</w:t>
                        </w:r>
                      </w:p>
                    </w:txbxContent>
                  </v:textbox>
                  <w10:wrap type="topAndBottom" anchorx="margin"/>
                </v:shape>
              </w:pict>
            </mc:Fallback>
          </mc:AlternateContent>
        </w:r>
      </w:del>
      <w:del w:id="1240" w:author="SW 46/2019 - Petrović Milica" w:date="2023-08-17T21:02:00Z">
        <w:r w:rsidR="00525EB8" w:rsidRPr="00D97B2C" w:rsidDel="00EB0724">
          <w:rPr>
            <w:noProof/>
            <w:lang w:val="sr-Cyrl-RS"/>
          </w:rPr>
          <mc:AlternateContent>
            <mc:Choice Requires="wps">
              <w:drawing>
                <wp:anchor distT="0" distB="0" distL="114300" distR="114300" simplePos="0" relativeHeight="251763712" behindDoc="0" locked="0" layoutInCell="1" allowOverlap="1" wp14:anchorId="6BFDF4D0" wp14:editId="6F16CC12">
                  <wp:simplePos x="0" y="0"/>
                  <wp:positionH relativeFrom="column">
                    <wp:posOffset>0</wp:posOffset>
                  </wp:positionH>
                  <wp:positionV relativeFrom="paragraph">
                    <wp:posOffset>3705860</wp:posOffset>
                  </wp:positionV>
                  <wp:extent cx="592645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16359A5A" w14:textId="5F38CCC9" w:rsidR="0003146D" w:rsidRPr="00525EB8" w:rsidRDefault="0003146D">
                              <w:pPr>
                                <w:pStyle w:val="Caption"/>
                                <w:jc w:val="center"/>
                                <w:rPr>
                                  <w:noProof/>
                                  <w:lang w:val="sr-Cyrl-RS"/>
                                </w:rPr>
                                <w:pPrChange w:id="1241" w:author="SW 46/2019 - Petrović Milica" w:date="2023-08-14T20:36:00Z">
                                  <w:pPr>
                                    <w:pStyle w:val="Caption"/>
                                  </w:pPr>
                                </w:pPrChange>
                              </w:pPr>
                              <w:bookmarkStart w:id="1242" w:name="_Ref141535745"/>
                              <w:proofErr w:type="spellStart"/>
                              <w:r>
                                <w:t>Листинг</w:t>
                              </w:r>
                              <w:proofErr w:type="spellEnd"/>
                              <w:r>
                                <w:t xml:space="preserve"> </w:t>
                              </w:r>
                              <w:ins w:id="1243" w:author="SW 46/2019 - Petrović Milica" w:date="2023-08-17T19:58:00Z">
                                <w:r>
                                  <w:fldChar w:fldCharType="begin"/>
                                </w:r>
                                <w:r>
                                  <w:instrText xml:space="preserve"> STYLEREF 1 \s </w:instrText>
                                </w:r>
                              </w:ins>
                              <w:r>
                                <w:fldChar w:fldCharType="separate"/>
                              </w:r>
                              <w:r>
                                <w:rPr>
                                  <w:noProof/>
                                </w:rPr>
                                <w:t>5</w:t>
                              </w:r>
                              <w:ins w:id="1244" w:author="SW 46/2019 - Petrović Milica" w:date="2023-08-17T19:58:00Z">
                                <w:r>
                                  <w:fldChar w:fldCharType="end"/>
                                </w:r>
                                <w:r>
                                  <w:t>.</w:t>
                                </w:r>
                              </w:ins>
                              <w:ins w:id="1245" w:author="SW 46/2019 - Petrović Milica" w:date="2023-08-17T21:00:00Z">
                                <w:r>
                                  <w:rPr>
                                    <w:lang w:val="sr-Cyrl-RS"/>
                                  </w:rPr>
                                  <w:t>9</w:t>
                                </w:r>
                              </w:ins>
                              <w:del w:id="1246"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13</w:delText>
                                </w:r>
                                <w:r w:rsidDel="00994F03">
                                  <w:rPr>
                                    <w:noProof/>
                                  </w:rPr>
                                  <w:fldChar w:fldCharType="end"/>
                                </w:r>
                              </w:del>
                              <w:bookmarkEnd w:id="1242"/>
                              <w:r>
                                <w:rPr>
                                  <w:lang w:val="sr-Cyrl-RS"/>
                                </w:rPr>
                                <w:t xml:space="preserve"> Пример правила које дијагностикује генерални анксиозни поремећај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F4D0" id="Text Box 59" o:spid="_x0000_s1080" type="#_x0000_t202" style="position:absolute;left:0;text-align:left;margin-left:0;margin-top:291.8pt;width:466.6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6I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" stroked="f">
                  <v:textbox style="mso-fit-shape-to-text:t" inset="0,0,0,0">
                    <w:txbxContent>
                      <w:p w14:paraId="16359A5A" w14:textId="5F38CCC9" w:rsidR="0003146D" w:rsidRPr="00525EB8" w:rsidRDefault="0003146D">
                        <w:pPr>
                          <w:pStyle w:val="Caption"/>
                          <w:jc w:val="center"/>
                          <w:rPr>
                            <w:noProof/>
                            <w:lang w:val="sr-Cyrl-RS"/>
                          </w:rPr>
                          <w:pPrChange w:id="1247" w:author="SW 46/2019 - Petrović Milica" w:date="2023-08-14T20:36:00Z">
                            <w:pPr>
                              <w:pStyle w:val="Caption"/>
                            </w:pPr>
                          </w:pPrChange>
                        </w:pPr>
                        <w:bookmarkStart w:id="1248" w:name="_Ref141535745"/>
                        <w:proofErr w:type="spellStart"/>
                        <w:r>
                          <w:t>Листинг</w:t>
                        </w:r>
                        <w:proofErr w:type="spellEnd"/>
                        <w:r>
                          <w:t xml:space="preserve"> </w:t>
                        </w:r>
                        <w:ins w:id="1249" w:author="SW 46/2019 - Petrović Milica" w:date="2023-08-17T19:58:00Z">
                          <w:r>
                            <w:fldChar w:fldCharType="begin"/>
                          </w:r>
                          <w:r>
                            <w:instrText xml:space="preserve"> STYLEREF 1 \s </w:instrText>
                          </w:r>
                        </w:ins>
                        <w:r>
                          <w:fldChar w:fldCharType="separate"/>
                        </w:r>
                        <w:r>
                          <w:rPr>
                            <w:noProof/>
                          </w:rPr>
                          <w:t>5</w:t>
                        </w:r>
                        <w:ins w:id="1250" w:author="SW 46/2019 - Petrović Milica" w:date="2023-08-17T19:58:00Z">
                          <w:r>
                            <w:fldChar w:fldCharType="end"/>
                          </w:r>
                          <w:r>
                            <w:t>.</w:t>
                          </w:r>
                        </w:ins>
                        <w:ins w:id="1251" w:author="SW 46/2019 - Petrović Milica" w:date="2023-08-17T21:00:00Z">
                          <w:r>
                            <w:rPr>
                              <w:lang w:val="sr-Cyrl-RS"/>
                            </w:rPr>
                            <w:t>9</w:t>
                          </w:r>
                        </w:ins>
                        <w:del w:id="1252"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13</w:delText>
                          </w:r>
                          <w:r w:rsidDel="00994F03">
                            <w:rPr>
                              <w:noProof/>
                            </w:rPr>
                            <w:fldChar w:fldCharType="end"/>
                          </w:r>
                        </w:del>
                        <w:bookmarkEnd w:id="1248"/>
                        <w:r>
                          <w:rPr>
                            <w:lang w:val="sr-Cyrl-RS"/>
                          </w:rPr>
                          <w:t xml:space="preserve"> Пример правила које дијагностикује генерални анксиозни поремећај</w:t>
                        </w:r>
                      </w:p>
                    </w:txbxContent>
                  </v:textbox>
                  <w10:wrap type="square"/>
                </v:shape>
              </w:pict>
            </mc:Fallback>
          </mc:AlternateContent>
        </w:r>
      </w:del>
      <w:ins w:id="1253" w:author="SW 46/2019 - Petrović Milica" w:date="2023-08-17T21:02:00Z">
        <w:r w:rsidR="00EB0724">
          <w:rPr>
            <w:noProof/>
          </w:rPr>
          <mc:AlternateContent>
            <mc:Choice Requires="wps">
              <w:drawing>
                <wp:anchor distT="0" distB="0" distL="114300" distR="114300" simplePos="0" relativeHeight="251855872" behindDoc="0" locked="0" layoutInCell="1" allowOverlap="1" wp14:anchorId="03F0D616" wp14:editId="7A91080C">
                  <wp:simplePos x="0" y="0"/>
                  <wp:positionH relativeFrom="column">
                    <wp:posOffset>0</wp:posOffset>
                  </wp:positionH>
                  <wp:positionV relativeFrom="paragraph">
                    <wp:posOffset>3705860</wp:posOffset>
                  </wp:positionV>
                  <wp:extent cx="592645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7339B7C1" w14:textId="3DC2D6AE" w:rsidR="0003146D" w:rsidRPr="00EB0724" w:rsidRDefault="0003146D" w:rsidP="00EB0724">
                              <w:pPr>
                                <w:pStyle w:val="Caption"/>
                                <w:jc w:val="center"/>
                                <w:rPr>
                                  <w:noProof/>
                                  <w:lang w:val="sr-Cyrl-RS"/>
                                  <w:rPrChange w:id="1254" w:author="SW 46/2019 - Petrović Milica" w:date="2023-08-17T21:03:00Z">
                                    <w:rPr>
                                      <w:noProof/>
                                      <w:lang w:val="sr-Cyrl-RS"/>
                                    </w:rPr>
                                  </w:rPrChange>
                                </w:rPr>
                                <w:pPrChange w:id="1255" w:author="SW 46/2019 - Petrović Milica" w:date="2023-08-17T21:03:00Z">
                                  <w:pPr>
                                    <w:tabs>
                                      <w:tab w:val="left" w:pos="3851"/>
                                    </w:tabs>
                                  </w:pPr>
                                </w:pPrChange>
                              </w:pPr>
                              <w:bookmarkStart w:id="1256" w:name="_Ref143198884"/>
                              <w:proofErr w:type="spellStart"/>
                              <w:ins w:id="1257" w:author="SW 46/2019 - Petrović Milica" w:date="2023-08-17T21:02:00Z">
                                <w:r>
                                  <w:t>Листинг</w:t>
                                </w:r>
                                <w:proofErr w:type="spellEnd"/>
                                <w:r>
                                  <w:t xml:space="preserve"> </w:t>
                                </w:r>
                              </w:ins>
                              <w:ins w:id="1258" w:author="SW 46/2019 - Petrović Milica" w:date="2023-08-17T21:14:00Z">
                                <w:r>
                                  <w:fldChar w:fldCharType="begin"/>
                                </w:r>
                                <w:r>
                                  <w:instrText xml:space="preserve"> STYLEREF 1 \s </w:instrText>
                                </w:r>
                              </w:ins>
                              <w:r>
                                <w:fldChar w:fldCharType="separate"/>
                              </w:r>
                              <w:r>
                                <w:rPr>
                                  <w:noProof/>
                                </w:rPr>
                                <w:t>5</w:t>
                              </w:r>
                              <w:ins w:id="1259" w:author="SW 46/2019 - Petrović Milica" w:date="2023-08-17T21:14:00Z">
                                <w:r>
                                  <w:fldChar w:fldCharType="end"/>
                                </w:r>
                                <w:r>
                                  <w:t>.</w:t>
                                </w:r>
                              </w:ins>
                              <w:bookmarkEnd w:id="1256"/>
                              <w:ins w:id="1260" w:author="SW 46/2019 - Petrović Milica" w:date="2023-08-17T21:15:00Z">
                                <w:r>
                                  <w:rPr>
                                    <w:lang w:val="sr-Cyrl-RS"/>
                                  </w:rPr>
                                  <w:t>9</w:t>
                                </w:r>
                              </w:ins>
                              <w:ins w:id="1261" w:author="SW 46/2019 - Petrović Milica" w:date="2023-08-17T21:03:00Z">
                                <w:r>
                                  <w:rPr>
                                    <w:lang w:val="sr-Cyrl-RS"/>
                                  </w:rPr>
                                  <w:t xml:space="preserve"> Пример правила које дијагностикује генерални анксиозни поремећај</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0D616" id="Text Box 234" o:spid="_x0000_s1081" type="#_x0000_t202" style="position:absolute;left:0;text-align:left;margin-left:0;margin-top:291.8pt;width:466.6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" stroked="f">
                  <v:textbox style="mso-fit-shape-to-text:t" inset="0,0,0,0">
                    <w:txbxContent>
                      <w:p w14:paraId="7339B7C1" w14:textId="3DC2D6AE" w:rsidR="0003146D" w:rsidRPr="00EB0724" w:rsidRDefault="0003146D" w:rsidP="00EB0724">
                        <w:pPr>
                          <w:pStyle w:val="Caption"/>
                          <w:jc w:val="center"/>
                          <w:rPr>
                            <w:noProof/>
                            <w:lang w:val="sr-Cyrl-RS"/>
                            <w:rPrChange w:id="1262" w:author="SW 46/2019 - Petrović Milica" w:date="2023-08-17T21:03:00Z">
                              <w:rPr>
                                <w:noProof/>
                                <w:lang w:val="sr-Cyrl-RS"/>
                              </w:rPr>
                            </w:rPrChange>
                          </w:rPr>
                          <w:pPrChange w:id="1263" w:author="SW 46/2019 - Petrović Milica" w:date="2023-08-17T21:03:00Z">
                            <w:pPr>
                              <w:tabs>
                                <w:tab w:val="left" w:pos="3851"/>
                              </w:tabs>
                            </w:pPr>
                          </w:pPrChange>
                        </w:pPr>
                        <w:bookmarkStart w:id="1264" w:name="_Ref143198884"/>
                        <w:proofErr w:type="spellStart"/>
                        <w:ins w:id="1265" w:author="SW 46/2019 - Petrović Milica" w:date="2023-08-17T21:02:00Z">
                          <w:r>
                            <w:t>Листинг</w:t>
                          </w:r>
                          <w:proofErr w:type="spellEnd"/>
                          <w:r>
                            <w:t xml:space="preserve"> </w:t>
                          </w:r>
                        </w:ins>
                        <w:ins w:id="1266" w:author="SW 46/2019 - Petrović Milica" w:date="2023-08-17T21:14:00Z">
                          <w:r>
                            <w:fldChar w:fldCharType="begin"/>
                          </w:r>
                          <w:r>
                            <w:instrText xml:space="preserve"> STYLEREF 1 \s </w:instrText>
                          </w:r>
                        </w:ins>
                        <w:r>
                          <w:fldChar w:fldCharType="separate"/>
                        </w:r>
                        <w:r>
                          <w:rPr>
                            <w:noProof/>
                          </w:rPr>
                          <w:t>5</w:t>
                        </w:r>
                        <w:ins w:id="1267" w:author="SW 46/2019 - Petrović Milica" w:date="2023-08-17T21:14:00Z">
                          <w:r>
                            <w:fldChar w:fldCharType="end"/>
                          </w:r>
                          <w:r>
                            <w:t>.</w:t>
                          </w:r>
                        </w:ins>
                        <w:bookmarkEnd w:id="1264"/>
                        <w:ins w:id="1268" w:author="SW 46/2019 - Petrović Milica" w:date="2023-08-17T21:15:00Z">
                          <w:r>
                            <w:rPr>
                              <w:lang w:val="sr-Cyrl-RS"/>
                            </w:rPr>
                            <w:t>9</w:t>
                          </w:r>
                        </w:ins>
                        <w:ins w:id="1269" w:author="SW 46/2019 - Petrović Milica" w:date="2023-08-17T21:03:00Z">
                          <w:r>
                            <w:rPr>
                              <w:lang w:val="sr-Cyrl-RS"/>
                            </w:rPr>
                            <w:t xml:space="preserve"> Пример правила које дијагностикује генерални анксиозни поремећај</w:t>
                          </w:r>
                        </w:ins>
                      </w:p>
                    </w:txbxContent>
                  </v:textbox>
                  <w10:wrap type="square"/>
                </v:shape>
              </w:pict>
            </mc:Fallback>
          </mc:AlternateContent>
        </w:r>
      </w:ins>
      <w:r w:rsidR="00F95D79" w:rsidRPr="00D97B2C">
        <w:rPr>
          <w:noProof/>
          <w:lang w:val="sr-Cyrl-RS"/>
        </w:rPr>
        <mc:AlternateContent>
          <mc:Choice Requires="wps">
            <w:drawing>
              <wp:anchor distT="45720" distB="45720" distL="114300" distR="114300" simplePos="0" relativeHeight="251761664" behindDoc="0" locked="0" layoutInCell="1" allowOverlap="1" wp14:anchorId="5854CFA9" wp14:editId="48AF7297">
                <wp:simplePos x="0" y="0"/>
                <wp:positionH relativeFrom="margin">
                  <wp:align>right</wp:align>
                </wp:positionH>
                <wp:positionV relativeFrom="paragraph">
                  <wp:posOffset>0</wp:posOffset>
                </wp:positionV>
                <wp:extent cx="5926455" cy="3648710"/>
                <wp:effectExtent l="0" t="0" r="17145" b="2794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3648710"/>
                        </a:xfrm>
                        <a:prstGeom prst="rect">
                          <a:avLst/>
                        </a:prstGeom>
                        <a:solidFill>
                          <a:srgbClr val="FFFFFF"/>
                        </a:solidFill>
                        <a:ln w="9525">
                          <a:solidFill>
                            <a:srgbClr val="000000"/>
                          </a:solidFill>
                          <a:miter lim="800000"/>
                          <a:headEnd/>
                          <a:tailEnd/>
                        </a:ln>
                      </wps:spPr>
                      <wps:txbx>
                        <w:txbxContent>
                          <w:p w14:paraId="3E930E43" w14:textId="77777777" w:rsidR="0003146D" w:rsidRPr="00F95D79" w:rsidRDefault="0003146D"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 xml:space="preserve">: </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QuestionLayer.FIRST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$d2: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QuestionLayer.SECOND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$d3: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QuestionLayer.THIRD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 xml:space="preserve">($d3){ </w:t>
                            </w:r>
                            <w:proofErr w:type="spellStart"/>
                            <w:r w:rsidRPr="00F95D79">
                              <w:rPr>
                                <w:rFonts w:ascii="Courier New" w:eastAsia="Times New Roman" w:hAnsi="Courier New" w:cs="Courier New"/>
                                <w:color w:val="080808"/>
                                <w:szCs w:val="24"/>
                              </w:rPr>
                              <w:t>setFinalResult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14:paraId="2A96F263"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4CFA9" id="_x0000_s1082" type="#_x0000_t202" style="position:absolute;left:0;text-align:left;margin-left:415.45pt;margin-top:0;width:466.65pt;height:287.3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78KQIAAE4EAAAOAAAAZHJzL2Uyb0RvYy54bWysVNuO2yAQfa/Uf0C8N07SOJt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">
                <v:textbox>
                  <w:txbxContent>
                    <w:p w14:paraId="3E930E43" w14:textId="77777777" w:rsidR="0003146D" w:rsidRPr="00F95D79" w:rsidRDefault="0003146D" w:rsidP="00F95D79">
                      <w:pPr>
                        <w:shd w:val="clear" w:color="auto" w:fill="FFFFFF"/>
                        <w:rPr>
                          <w:rFonts w:ascii="Courier New" w:eastAsia="Times New Roman" w:hAnsi="Courier New" w:cs="Courier New"/>
                          <w:color w:val="080808"/>
                          <w:szCs w:val="24"/>
                        </w:rPr>
                      </w:pPr>
                      <w:r w:rsidRPr="00F95D79">
                        <w:rPr>
                          <w:rFonts w:ascii="Courier New" w:eastAsia="Times New Roman" w:hAnsi="Courier New" w:cs="Courier New"/>
                          <w:color w:val="0033B3"/>
                          <w:szCs w:val="24"/>
                        </w:rPr>
                        <w:t xml:space="preserve">rule </w:t>
                      </w:r>
                      <w:r w:rsidRPr="00F95D79">
                        <w:rPr>
                          <w:rFonts w:ascii="Courier New" w:eastAsia="Times New Roman" w:hAnsi="Courier New" w:cs="Courier New"/>
                          <w:color w:val="067D17"/>
                          <w:szCs w:val="24"/>
                        </w:rPr>
                        <w:t>"r3-anksioznost"</w:t>
                      </w:r>
                      <w:r w:rsidRPr="00F95D79">
                        <w:rPr>
                          <w:rFonts w:ascii="Courier New" w:eastAsia="Times New Roman" w:hAnsi="Courier New" w:cs="Courier New"/>
                          <w:color w:val="067D17"/>
                          <w:szCs w:val="24"/>
                        </w:rPr>
                        <w:br/>
                      </w:r>
                      <w:r w:rsidRPr="00F95D79">
                        <w:rPr>
                          <w:rFonts w:ascii="Courier New" w:eastAsia="Times New Roman" w:hAnsi="Courier New" w:cs="Courier New"/>
                          <w:color w:val="0033B3"/>
                          <w:szCs w:val="24"/>
                        </w:rPr>
                        <w:t xml:space="preserve">agenda-group </w:t>
                      </w:r>
                      <w:r w:rsidRPr="00F95D79">
                        <w:rPr>
                          <w:rFonts w:ascii="Courier New" w:eastAsia="Times New Roman" w:hAnsi="Courier New" w:cs="Courier New"/>
                          <w:color w:val="067D17"/>
                          <w:szCs w:val="24"/>
                        </w:rPr>
                        <w:t>"result-diagnostic"</w:t>
                      </w:r>
                      <w:r w:rsidRPr="00F95D79">
                        <w:rPr>
                          <w:rFonts w:ascii="Courier New" w:eastAsia="Times New Roman" w:hAnsi="Courier New" w:cs="Courier New"/>
                          <w:color w:val="067D17"/>
                          <w:szCs w:val="24"/>
                        </w:rPr>
                        <w:br/>
                        <w:t xml:space="preserve">    </w:t>
                      </w:r>
                      <w:r w:rsidRPr="00F95D79">
                        <w:rPr>
                          <w:rFonts w:ascii="Courier New" w:eastAsia="Times New Roman" w:hAnsi="Courier New" w:cs="Courier New"/>
                          <w:color w:val="0033B3"/>
                          <w:szCs w:val="24"/>
                        </w:rPr>
                        <w:t>when</w:t>
                      </w:r>
                      <w:r w:rsidRPr="00F95D79">
                        <w:rPr>
                          <w:rFonts w:ascii="Courier New" w:eastAsia="Times New Roman" w:hAnsi="Courier New" w:cs="Courier New"/>
                          <w:color w:val="0033B3"/>
                          <w:szCs w:val="24"/>
                        </w:rPr>
                        <w:br/>
                        <w:t xml:space="preserve">       </w:t>
                      </w:r>
                      <w:r w:rsidRPr="00F95D79">
                        <w:rPr>
                          <w:rFonts w:ascii="Courier New" w:eastAsia="Times New Roman" w:hAnsi="Courier New" w:cs="Courier New"/>
                          <w:color w:val="080808"/>
                          <w:szCs w:val="24"/>
                        </w:rPr>
                        <w:t>$d1: Diagnostic($</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 xml:space="preserve">: </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"USLOVI_ZA_ANKSIOZNOST"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QuestionLayer.FIRST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$d2: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"ANKSIOZNOST"</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QuestionLayer.SECOND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Pr>
                          <w:rFonts w:ascii="Courier New" w:eastAsia="Times New Roman" w:hAnsi="Courier New" w:cs="Courier New"/>
                          <w:color w:val="080808"/>
                          <w:szCs w:val="24"/>
                          <w:lang w:val="sr-Cyrl-RS"/>
                        </w:rPr>
                        <w:t xml:space="preserve"> </w:t>
                      </w:r>
                      <w:r w:rsidRPr="00F95D79">
                        <w:rPr>
                          <w:rFonts w:ascii="Courier New" w:eastAsia="Times New Roman" w:hAnsi="Courier New" w:cs="Courier New"/>
                          <w:color w:val="080808"/>
                          <w:szCs w:val="24"/>
                        </w:rPr>
                        <w:t xml:space="preserve">(intensity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$d3: Diagnostic(</w:t>
                      </w:r>
                      <w:proofErr w:type="spellStart"/>
                      <w:r w:rsidRPr="00F95D79">
                        <w:rPr>
                          <w:rFonts w:ascii="Courier New" w:eastAsia="Times New Roman" w:hAnsi="Courier New" w:cs="Courier New"/>
                          <w:color w:val="080808"/>
                          <w:szCs w:val="24"/>
                        </w:rPr>
                        <w:t>userId</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uId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detectionType</w:t>
                      </w:r>
                      <w:proofErr w:type="spellEnd"/>
                      <w:r w:rsidRPr="00F95D79">
                        <w:rPr>
                          <w:rFonts w:ascii="Courier New" w:eastAsia="Times New Roman" w:hAnsi="Courier New" w:cs="Courier New"/>
                          <w:color w:val="080808"/>
                          <w:szCs w:val="24"/>
                        </w:rPr>
                        <w:t xml:space="preserve"> == </w:t>
                      </w:r>
                      <w:r w:rsidRPr="00F95D79">
                        <w:rPr>
                          <w:rFonts w:ascii="Courier New" w:eastAsia="Times New Roman" w:hAnsi="Courier New" w:cs="Courier New"/>
                          <w:color w:val="067D17"/>
                          <w:szCs w:val="24"/>
                        </w:rPr>
                        <w:t>"GENERALNI_ANKSIOZNI_POREMECAJ"</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proofErr w:type="spellStart"/>
                      <w:r w:rsidRPr="00F95D79">
                        <w:rPr>
                          <w:rFonts w:ascii="Courier New" w:eastAsia="Times New Roman" w:hAnsi="Courier New" w:cs="Courier New"/>
                          <w:color w:val="080808"/>
                          <w:szCs w:val="24"/>
                        </w:rPr>
                        <w:t>questionLayer</w:t>
                      </w:r>
                      <w:proofErr w:type="spellEnd"/>
                      <w:r w:rsidRPr="00F95D79">
                        <w:rPr>
                          <w:rFonts w:ascii="Courier New" w:eastAsia="Times New Roman" w:hAnsi="Courier New" w:cs="Courier New"/>
                          <w:color w:val="080808"/>
                          <w:szCs w:val="24"/>
                        </w:rPr>
                        <w:t xml:space="preserve"> == </w:t>
                      </w:r>
                      <w:proofErr w:type="spellStart"/>
                      <w:r w:rsidRPr="00F95D79">
                        <w:rPr>
                          <w:rFonts w:ascii="Courier New" w:eastAsia="Times New Roman" w:hAnsi="Courier New" w:cs="Courier New"/>
                          <w:color w:val="080808"/>
                          <w:szCs w:val="24"/>
                        </w:rPr>
                        <w:t>QuestionLayer.THIRD</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(intensity == </w:t>
                      </w:r>
                      <w:proofErr w:type="spellStart"/>
                      <w:r w:rsidRPr="00F95D79">
                        <w:rPr>
                          <w:rFonts w:ascii="Courier New" w:eastAsia="Times New Roman" w:hAnsi="Courier New" w:cs="Courier New"/>
                          <w:color w:val="080808"/>
                          <w:szCs w:val="24"/>
                        </w:rPr>
                        <w:t>Intensity.TESKO</w:t>
                      </w:r>
                      <w:proofErr w:type="spellEnd"/>
                      <w:r w:rsidRPr="00F95D79">
                        <w:rPr>
                          <w:rFonts w:ascii="Courier New" w:eastAsia="Times New Roman" w:hAnsi="Courier New" w:cs="Courier New"/>
                          <w:color w:val="080808"/>
                          <w:szCs w:val="24"/>
                        </w:rPr>
                        <w:t xml:space="preserve"> || intensity == </w:t>
                      </w:r>
                      <w:proofErr w:type="spellStart"/>
                      <w:r w:rsidRPr="00F95D79">
                        <w:rPr>
                          <w:rFonts w:ascii="Courier New" w:eastAsia="Times New Roman" w:hAnsi="Courier New" w:cs="Courier New"/>
                          <w:color w:val="080808"/>
                          <w:szCs w:val="24"/>
                        </w:rPr>
                        <w:t>Intensity.DUBOKO</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then</w:t>
                      </w:r>
                      <w:r w:rsidRPr="00F95D79">
                        <w:rPr>
                          <w:rFonts w:ascii="Courier New" w:eastAsia="Times New Roman" w:hAnsi="Courier New" w:cs="Courier New"/>
                          <w:color w:val="080808"/>
                          <w:szCs w:val="24"/>
                        </w:rPr>
                        <w:br/>
                        <w:t xml:space="preserve">        </w:t>
                      </w:r>
                      <w:r w:rsidRPr="00F95D79">
                        <w:rPr>
                          <w:rFonts w:ascii="Courier New" w:eastAsia="Times New Roman" w:hAnsi="Courier New" w:cs="Courier New"/>
                          <w:color w:val="0033B3"/>
                          <w:szCs w:val="24"/>
                        </w:rPr>
                        <w:t>modify</w:t>
                      </w:r>
                      <w:r w:rsidRPr="00F95D79">
                        <w:rPr>
                          <w:rFonts w:ascii="Courier New" w:eastAsia="Times New Roman" w:hAnsi="Courier New" w:cs="Courier New"/>
                          <w:color w:val="080808"/>
                          <w:szCs w:val="24"/>
                        </w:rPr>
                        <w:t xml:space="preserve">($d3){ </w:t>
                      </w:r>
                      <w:proofErr w:type="spellStart"/>
                      <w:r w:rsidRPr="00F95D79">
                        <w:rPr>
                          <w:rFonts w:ascii="Courier New" w:eastAsia="Times New Roman" w:hAnsi="Courier New" w:cs="Courier New"/>
                          <w:color w:val="080808"/>
                          <w:szCs w:val="24"/>
                        </w:rPr>
                        <w:t>setFinalResult</w:t>
                      </w:r>
                      <w:proofErr w:type="spellEnd"/>
                      <w:r w:rsidRPr="00F95D79">
                        <w:rPr>
                          <w:rFonts w:ascii="Courier New" w:eastAsia="Times New Roman" w:hAnsi="Courier New" w:cs="Courier New"/>
                          <w:color w:val="080808"/>
                          <w:szCs w:val="24"/>
                        </w:rPr>
                        <w:t>(</w:t>
                      </w:r>
                      <w:r w:rsidRPr="00F95D79">
                        <w:rPr>
                          <w:rFonts w:ascii="Courier New" w:eastAsia="Times New Roman" w:hAnsi="Courier New" w:cs="Courier New"/>
                          <w:color w:val="0033B3"/>
                          <w:szCs w:val="24"/>
                        </w:rPr>
                        <w:t>true</w:t>
                      </w:r>
                      <w:r w:rsidRPr="00F95D79">
                        <w:rPr>
                          <w:rFonts w:ascii="Courier New" w:eastAsia="Times New Roman" w:hAnsi="Courier New" w:cs="Courier New"/>
                          <w:color w:val="080808"/>
                          <w:szCs w:val="24"/>
                        </w:rPr>
                        <w:t>);}</w:t>
                      </w:r>
                      <w:r w:rsidRPr="00F95D79">
                        <w:rPr>
                          <w:rFonts w:ascii="Courier New" w:eastAsia="Times New Roman" w:hAnsi="Courier New" w:cs="Courier New"/>
                          <w:color w:val="080808"/>
                          <w:szCs w:val="24"/>
                        </w:rPr>
                        <w:br/>
                      </w:r>
                      <w:r w:rsidRPr="00F95D79">
                        <w:rPr>
                          <w:rFonts w:ascii="Courier New" w:eastAsia="Times New Roman" w:hAnsi="Courier New" w:cs="Courier New"/>
                          <w:color w:val="0033B3"/>
                          <w:szCs w:val="24"/>
                        </w:rPr>
                        <w:t>end</w:t>
                      </w:r>
                    </w:p>
                    <w:p w14:paraId="2A96F263" w14:textId="77777777" w:rsidR="0003146D" w:rsidRDefault="0003146D"/>
                  </w:txbxContent>
                </v:textbox>
                <w10:wrap type="square" anchorx="margin"/>
              </v:shape>
            </w:pict>
          </mc:Fallback>
        </mc:AlternateContent>
      </w:r>
      <w:r w:rsidR="0065093A" w:rsidRPr="00D97B2C">
        <w:rPr>
          <w:lang w:val="sr-Cyrl-RS"/>
        </w:rPr>
        <w:t xml:space="preserve">За добијање листе симптома, односно стања која морају бити идентификована пре стања за које се врши упит се користи </w:t>
      </w:r>
      <w:r w:rsidR="008A3A19" w:rsidRPr="00D97B2C">
        <w:rPr>
          <w:lang w:val="sr-Cyrl-RS"/>
        </w:rPr>
        <w:t xml:space="preserve">правила. </w:t>
      </w:r>
      <w:proofErr w:type="spellStart"/>
      <w:r w:rsidR="008A3A19" w:rsidRPr="00D97B2C">
        <w:rPr>
          <w:lang w:val="sr-Cyrl-RS"/>
        </w:rPr>
        <w:t>Рекурзивни</w:t>
      </w:r>
      <w:proofErr w:type="spellEnd"/>
      <w:r w:rsidR="008A3A19" w:rsidRPr="00D97B2C">
        <w:rPr>
          <w:lang w:val="sr-Cyrl-RS"/>
        </w:rPr>
        <w:t xml:space="preserve"> упит који претражује сва ментална стања која су симптом за дато је приказан у</w:t>
      </w:r>
      <w:del w:id="1270" w:author="SW 46/2019 - Petrović Milica" w:date="2023-08-17T21:10:00Z">
        <w:r w:rsidR="008A3A19" w:rsidRPr="00D97B2C" w:rsidDel="00D549F5">
          <w:rPr>
            <w:lang w:val="sr-Cyrl-RS"/>
          </w:rPr>
          <w:delText xml:space="preserve"> </w:delText>
        </w:r>
      </w:del>
      <w:ins w:id="1271" w:author="SW 46/2019 - Petrović Milica" w:date="2023-08-17T21:10:00Z">
        <w:r w:rsidR="00D549F5">
          <w:rPr>
            <w:lang w:val="sr-Cyrl-RS"/>
          </w:rPr>
          <w:t xml:space="preserve"> </w:t>
        </w:r>
        <w:r w:rsidR="00D549F5">
          <w:rPr>
            <w:lang w:val="sr-Cyrl-RS"/>
          </w:rPr>
          <w:fldChar w:fldCharType="begin"/>
        </w:r>
        <w:r w:rsidR="00D549F5">
          <w:rPr>
            <w:lang w:val="sr-Cyrl-RS"/>
          </w:rPr>
          <w:instrText xml:space="preserve"> REF _Ref143199062 \h </w:instrText>
        </w:r>
        <w:r w:rsidR="00D549F5">
          <w:rPr>
            <w:lang w:val="sr-Cyrl-RS"/>
          </w:rPr>
        </w:r>
      </w:ins>
      <w:r w:rsidR="00D549F5">
        <w:rPr>
          <w:lang w:val="sr-Cyrl-RS"/>
        </w:rPr>
        <w:fldChar w:fldCharType="separate"/>
      </w:r>
      <w:proofErr w:type="spellStart"/>
      <w:ins w:id="1272" w:author="SW 46/2019 - Petrović Milica" w:date="2023-08-17T21:10:00Z">
        <w:r w:rsidR="00D549F5">
          <w:t>Листинг</w:t>
        </w:r>
        <w:proofErr w:type="spellEnd"/>
        <w:r w:rsidR="00D549F5">
          <w:t xml:space="preserve"> </w:t>
        </w:r>
        <w:r w:rsidR="00D549F5">
          <w:rPr>
            <w:noProof/>
          </w:rPr>
          <w:t>5</w:t>
        </w:r>
        <w:r w:rsidR="00D549F5">
          <w:t>.</w:t>
        </w:r>
        <w:r w:rsidR="00D549F5">
          <w:rPr>
            <w:noProof/>
          </w:rPr>
          <w:t>10</w:t>
        </w:r>
        <w:r w:rsidR="00D549F5">
          <w:rPr>
            <w:lang w:val="sr-Cyrl-RS"/>
          </w:rPr>
          <w:fldChar w:fldCharType="end"/>
        </w:r>
      </w:ins>
      <w:del w:id="1273" w:author="SW 46/2019 - Petrović Milica" w:date="2023-08-17T21:10:00Z">
        <w:r w:rsidR="00B51614" w:rsidRPr="00D97B2C" w:rsidDel="00D549F5">
          <w:rPr>
            <w:lang w:val="sr-Cyrl-RS"/>
          </w:rPr>
          <w:fldChar w:fldCharType="begin"/>
        </w:r>
        <w:r w:rsidR="00B51614" w:rsidRPr="00D97B2C" w:rsidDel="00D549F5">
          <w:rPr>
            <w:lang w:val="sr-Cyrl-RS"/>
          </w:rPr>
          <w:delInstrText xml:space="preserve"> REF _Ref141538933 \h </w:delInstrText>
        </w:r>
        <w:r w:rsidR="00B51614" w:rsidRPr="00D97B2C" w:rsidDel="00D549F5">
          <w:rPr>
            <w:lang w:val="sr-Cyrl-RS"/>
          </w:rPr>
        </w:r>
        <w:r w:rsidR="00B51614" w:rsidRPr="00D97B2C" w:rsidDel="00D549F5">
          <w:rPr>
            <w:lang w:val="sr-Cyrl-RS"/>
          </w:rPr>
          <w:fldChar w:fldCharType="separate"/>
        </w:r>
        <w:r w:rsidR="00B51614" w:rsidRPr="00D97B2C" w:rsidDel="00D549F5">
          <w:rPr>
            <w:lang w:val="sr-Cyrl-RS"/>
          </w:rPr>
          <w:delText xml:space="preserve">Листинг </w:delText>
        </w:r>
        <w:r w:rsidR="00B51614" w:rsidRPr="00D97B2C" w:rsidDel="00D549F5">
          <w:rPr>
            <w:noProof/>
            <w:lang w:val="sr-Cyrl-RS"/>
          </w:rPr>
          <w:delText>13</w:delText>
        </w:r>
        <w:r w:rsidR="00B51614" w:rsidRPr="00D97B2C" w:rsidDel="00D549F5">
          <w:rPr>
            <w:lang w:val="sr-Cyrl-RS"/>
          </w:rPr>
          <w:fldChar w:fldCharType="end"/>
        </w:r>
      </w:del>
      <w:r w:rsidR="00B51614" w:rsidRPr="00D97B2C">
        <w:rPr>
          <w:lang w:val="sr-Cyrl-RS"/>
        </w:rPr>
        <w:t>.</w:t>
      </w:r>
    </w:p>
    <w:p w14:paraId="4C1946B0" w14:textId="0B899F8D" w:rsidR="000778FF" w:rsidRPr="00D97B2C" w:rsidDel="00992DBB" w:rsidRDefault="000778FF" w:rsidP="008134E9">
      <w:pPr>
        <w:pStyle w:val="osnovnitekst"/>
        <w:rPr>
          <w:del w:id="1274" w:author="SW 46/2019 - Petrović Milica" w:date="2023-08-17T21:07:00Z"/>
          <w:lang w:val="sr-Cyrl-RS"/>
        </w:rPr>
        <w:pPrChange w:id="1275" w:author="SW 46/2019 - Petrović Milica" w:date="2023-08-17T21:03:00Z">
          <w:pPr>
            <w:tabs>
              <w:tab w:val="left" w:pos="3851"/>
            </w:tabs>
          </w:pPr>
        </w:pPrChange>
      </w:pPr>
    </w:p>
    <w:p w14:paraId="2EBE0AFB" w14:textId="57D71451" w:rsidR="00075AA2" w:rsidRPr="00D97B2C" w:rsidRDefault="00181107" w:rsidP="00992DBB">
      <w:pPr>
        <w:pStyle w:val="osnovnitekst"/>
        <w:rPr>
          <w:lang w:val="sr-Cyrl-RS"/>
        </w:rPr>
        <w:pPrChange w:id="1276" w:author="SW 46/2019 - Petrović Milica" w:date="2023-08-17T21:07:00Z">
          <w:pPr>
            <w:tabs>
              <w:tab w:val="left" w:pos="3851"/>
            </w:tabs>
          </w:pPr>
        </w:pPrChange>
      </w:pPr>
      <w:r w:rsidRPr="00D97B2C">
        <w:rPr>
          <w:lang w:val="sr-Cyrl-RS"/>
        </w:rPr>
        <w:t>Правило које позива упит из</w:t>
      </w:r>
      <w:ins w:id="1277" w:author="SW 46/2019 - Petrović Milica" w:date="2023-08-17T21:11:00Z">
        <w:r w:rsidR="00795D0B">
          <w:rPr>
            <w:lang w:val="sr-Cyrl-RS"/>
          </w:rPr>
          <w:t xml:space="preserve"> </w:t>
        </w:r>
      </w:ins>
      <w:ins w:id="1278" w:author="SW 46/2019 - Petrović Milica" w:date="2023-08-17T21:12:00Z">
        <w:r w:rsidR="00795D0B">
          <w:rPr>
            <w:lang w:val="sr-Cyrl-RS"/>
          </w:rPr>
          <w:fldChar w:fldCharType="begin"/>
        </w:r>
        <w:r w:rsidR="00795D0B">
          <w:rPr>
            <w:lang w:val="sr-Cyrl-RS"/>
          </w:rPr>
          <w:instrText xml:space="preserve"> REF _Ref143199062 \h </w:instrText>
        </w:r>
        <w:r w:rsidR="00795D0B">
          <w:rPr>
            <w:lang w:val="sr-Cyrl-RS"/>
          </w:rPr>
        </w:r>
      </w:ins>
      <w:r w:rsidR="00795D0B">
        <w:rPr>
          <w:lang w:val="sr-Cyrl-RS"/>
        </w:rPr>
        <w:fldChar w:fldCharType="separate"/>
      </w:r>
      <w:proofErr w:type="spellStart"/>
      <w:ins w:id="1279" w:author="SW 46/2019 - Petrović Milica" w:date="2023-08-17T21:12:00Z">
        <w:r w:rsidR="00795D0B">
          <w:t>Листинг</w:t>
        </w:r>
        <w:proofErr w:type="spellEnd"/>
        <w:r w:rsidR="00795D0B">
          <w:t xml:space="preserve"> </w:t>
        </w:r>
        <w:r w:rsidR="00795D0B">
          <w:rPr>
            <w:noProof/>
          </w:rPr>
          <w:t>5</w:t>
        </w:r>
        <w:r w:rsidR="00795D0B">
          <w:t>.</w:t>
        </w:r>
        <w:r w:rsidR="00795D0B">
          <w:rPr>
            <w:noProof/>
          </w:rPr>
          <w:t>10</w:t>
        </w:r>
        <w:r w:rsidR="00795D0B">
          <w:rPr>
            <w:lang w:val="sr-Cyrl-RS"/>
          </w:rPr>
          <w:fldChar w:fldCharType="end"/>
        </w:r>
      </w:ins>
      <w:del w:id="1280" w:author="SW 46/2019 - Petrović Milica" w:date="2023-08-17T21:11:00Z">
        <w:r w:rsidRPr="00D97B2C" w:rsidDel="00795D0B">
          <w:rPr>
            <w:lang w:val="sr-Cyrl-RS"/>
          </w:rPr>
          <w:delText xml:space="preserve"> </w:delText>
        </w:r>
        <w:r w:rsidRPr="00D97B2C" w:rsidDel="00795D0B">
          <w:rPr>
            <w:lang w:val="sr-Cyrl-RS"/>
          </w:rPr>
          <w:fldChar w:fldCharType="begin"/>
        </w:r>
        <w:r w:rsidRPr="00D97B2C" w:rsidDel="00795D0B">
          <w:rPr>
            <w:lang w:val="sr-Cyrl-RS"/>
          </w:rPr>
          <w:delInstrText xml:space="preserve"> REF _Ref141538933 \h </w:delInstrText>
        </w:r>
        <w:r w:rsidRPr="00D97B2C" w:rsidDel="00795D0B">
          <w:rPr>
            <w:lang w:val="sr-Cyrl-RS"/>
          </w:rPr>
        </w:r>
        <w:r w:rsidR="00992DBB" w:rsidDel="00795D0B">
          <w:rPr>
            <w:lang w:val="sr-Cyrl-RS"/>
          </w:rPr>
          <w:delInstrText xml:space="preserve"> \* MERGEFORMAT </w:delInstrText>
        </w:r>
        <w:r w:rsidRPr="00D97B2C" w:rsidDel="00795D0B">
          <w:rPr>
            <w:lang w:val="sr-Cyrl-RS"/>
          </w:rPr>
          <w:fldChar w:fldCharType="separate"/>
        </w:r>
        <w:r w:rsidRPr="00D97B2C" w:rsidDel="00795D0B">
          <w:rPr>
            <w:lang w:val="sr-Cyrl-RS"/>
          </w:rPr>
          <w:delText xml:space="preserve">Листинг </w:delText>
        </w:r>
        <w:r w:rsidRPr="00D97B2C" w:rsidDel="00795D0B">
          <w:rPr>
            <w:noProof/>
            <w:lang w:val="sr-Cyrl-RS"/>
          </w:rPr>
          <w:delText>13</w:delText>
        </w:r>
        <w:r w:rsidRPr="00D97B2C" w:rsidDel="00795D0B">
          <w:rPr>
            <w:lang w:val="sr-Cyrl-RS"/>
          </w:rPr>
          <w:fldChar w:fldCharType="end"/>
        </w:r>
      </w:del>
      <w:r w:rsidRPr="00D97B2C">
        <w:rPr>
          <w:lang w:val="sr-Cyrl-RS"/>
        </w:rPr>
        <w:t xml:space="preserve"> је приказано у</w:t>
      </w:r>
      <w:del w:id="1281" w:author="SW 46/2019 - Petrović Milica" w:date="2023-08-17T21:14:00Z">
        <w:r w:rsidRPr="00D97B2C" w:rsidDel="00AC6734">
          <w:rPr>
            <w:lang w:val="sr-Cyrl-RS"/>
          </w:rPr>
          <w:delText xml:space="preserve"> </w:delText>
        </w:r>
      </w:del>
      <w:ins w:id="1282" w:author="SW 46/2019 - Petrović Milica" w:date="2023-08-17T21:14:00Z">
        <w:r w:rsidR="00AC6734">
          <w:rPr>
            <w:lang w:val="sr-Cyrl-RS"/>
          </w:rPr>
          <w:t xml:space="preserve"> </w:t>
        </w:r>
        <w:r w:rsidR="00AC6734">
          <w:rPr>
            <w:lang w:val="sr-Cyrl-RS"/>
          </w:rPr>
          <w:fldChar w:fldCharType="begin"/>
        </w:r>
        <w:r w:rsidR="00AC6734">
          <w:rPr>
            <w:lang w:val="sr-Cyrl-RS"/>
          </w:rPr>
          <w:instrText xml:space="preserve"> REF _Ref143199282 \h </w:instrText>
        </w:r>
        <w:r w:rsidR="00AC6734">
          <w:rPr>
            <w:lang w:val="sr-Cyrl-RS"/>
          </w:rPr>
        </w:r>
      </w:ins>
      <w:r w:rsidR="00AC6734">
        <w:rPr>
          <w:lang w:val="sr-Cyrl-RS"/>
        </w:rPr>
        <w:fldChar w:fldCharType="separate"/>
      </w:r>
      <w:proofErr w:type="spellStart"/>
      <w:ins w:id="1283" w:author="SW 46/2019 - Petrović Milica" w:date="2023-08-17T21:14:00Z">
        <w:r w:rsidR="00AC6734">
          <w:t>Листинг</w:t>
        </w:r>
        <w:proofErr w:type="spellEnd"/>
        <w:r w:rsidR="00AC6734">
          <w:t xml:space="preserve"> </w:t>
        </w:r>
        <w:r w:rsidR="00AC6734">
          <w:rPr>
            <w:noProof/>
          </w:rPr>
          <w:t>5</w:t>
        </w:r>
        <w:r w:rsidR="00AC6734">
          <w:t>.</w:t>
        </w:r>
        <w:r w:rsidR="00AC6734">
          <w:rPr>
            <w:noProof/>
          </w:rPr>
          <w:t>11</w:t>
        </w:r>
        <w:r w:rsidR="00AC6734">
          <w:rPr>
            <w:lang w:val="sr-Cyrl-RS"/>
          </w:rPr>
          <w:fldChar w:fldCharType="end"/>
        </w:r>
      </w:ins>
      <w:del w:id="1284" w:author="SW 46/2019 - Petrović Milica" w:date="2023-08-17T21:14:00Z">
        <w:r w:rsidR="00011A81" w:rsidRPr="00D97B2C" w:rsidDel="00AC6734">
          <w:rPr>
            <w:lang w:val="sr-Cyrl-RS"/>
          </w:rPr>
          <w:fldChar w:fldCharType="begin"/>
        </w:r>
        <w:r w:rsidR="00011A81" w:rsidRPr="00D97B2C" w:rsidDel="00AC6734">
          <w:rPr>
            <w:lang w:val="sr-Cyrl-RS"/>
          </w:rPr>
          <w:delInstrText xml:space="preserve"> REF _Ref141539217 \h </w:delInstrText>
        </w:r>
        <w:r w:rsidR="00011A81" w:rsidRPr="00D97B2C" w:rsidDel="00AC6734">
          <w:rPr>
            <w:lang w:val="sr-Cyrl-RS"/>
          </w:rPr>
        </w:r>
        <w:r w:rsidR="00011A81" w:rsidRPr="00D97B2C" w:rsidDel="00AC6734">
          <w:rPr>
            <w:lang w:val="sr-Cyrl-RS"/>
          </w:rPr>
          <w:fldChar w:fldCharType="separate"/>
        </w:r>
        <w:r w:rsidR="00011A81" w:rsidRPr="00D97B2C" w:rsidDel="00AC6734">
          <w:rPr>
            <w:lang w:val="sr-Cyrl-RS"/>
          </w:rPr>
          <w:delText xml:space="preserve">Листинг </w:delText>
        </w:r>
        <w:r w:rsidR="00011A81" w:rsidRPr="00D97B2C" w:rsidDel="00AC6734">
          <w:rPr>
            <w:noProof/>
            <w:lang w:val="sr-Cyrl-RS"/>
          </w:rPr>
          <w:delText>14</w:delText>
        </w:r>
        <w:r w:rsidR="00011A81" w:rsidRPr="00D97B2C" w:rsidDel="00AC6734">
          <w:rPr>
            <w:lang w:val="sr-Cyrl-RS"/>
          </w:rPr>
          <w:fldChar w:fldCharType="end"/>
        </w:r>
      </w:del>
      <w:r w:rsidR="00011A81" w:rsidRPr="00D97B2C">
        <w:rPr>
          <w:lang w:val="sr-Cyrl-RS"/>
        </w:rPr>
        <w:t>.</w:t>
      </w:r>
      <w:r w:rsidR="00760F3E" w:rsidRPr="00D97B2C">
        <w:rPr>
          <w:lang w:val="sr-Cyrl-RS"/>
        </w:rPr>
        <w:t xml:space="preserve"> Пре покретања правила потребно је у радну меморију убацити чињенице у </w:t>
      </w:r>
      <w:proofErr w:type="spellStart"/>
      <w:r w:rsidR="00760F3E" w:rsidRPr="00D97B2C">
        <w:rPr>
          <w:i/>
          <w:lang w:val="sr-Cyrl-RS"/>
        </w:rPr>
        <w:t>Java</w:t>
      </w:r>
      <w:proofErr w:type="spellEnd"/>
      <w:r w:rsidR="00760F3E" w:rsidRPr="00D97B2C">
        <w:rPr>
          <w:i/>
          <w:lang w:val="sr-Cyrl-RS"/>
        </w:rPr>
        <w:t xml:space="preserve"> </w:t>
      </w:r>
      <w:r w:rsidR="00760F3E" w:rsidRPr="00D97B2C">
        <w:rPr>
          <w:lang w:val="sr-Cyrl-RS"/>
        </w:rPr>
        <w:t>коду</w:t>
      </w:r>
      <w:r w:rsidR="00E245C9" w:rsidRPr="00D97B2C">
        <w:rPr>
          <w:lang w:val="sr-Cyrl-RS"/>
        </w:rPr>
        <w:t>. Код је приказан у</w:t>
      </w:r>
      <w:del w:id="1285" w:author="SW 46/2019 - Petrović Milica" w:date="2023-08-17T21:15:00Z">
        <w:r w:rsidR="00E245C9" w:rsidRPr="00D97B2C" w:rsidDel="00AC6734">
          <w:rPr>
            <w:lang w:val="sr-Cyrl-RS"/>
          </w:rPr>
          <w:delText xml:space="preserve"> </w:delText>
        </w:r>
      </w:del>
      <w:ins w:id="1286" w:author="SW 46/2019 - Petrović Milica" w:date="2023-08-17T21:15:00Z">
        <w:r w:rsidR="00AC6734">
          <w:rPr>
            <w:lang w:val="sr-Cyrl-RS"/>
          </w:rPr>
          <w:t xml:space="preserve"> </w:t>
        </w:r>
        <w:r w:rsidR="00AC6734">
          <w:rPr>
            <w:lang w:val="sr-Cyrl-RS"/>
          </w:rPr>
          <w:fldChar w:fldCharType="begin"/>
        </w:r>
        <w:r w:rsidR="00AC6734">
          <w:rPr>
            <w:lang w:val="sr-Cyrl-RS"/>
          </w:rPr>
          <w:instrText xml:space="preserve"> REF _Ref143199337 \h </w:instrText>
        </w:r>
        <w:r w:rsidR="00AC6734">
          <w:rPr>
            <w:lang w:val="sr-Cyrl-RS"/>
          </w:rPr>
        </w:r>
      </w:ins>
      <w:r w:rsidR="00AC6734">
        <w:rPr>
          <w:lang w:val="sr-Cyrl-RS"/>
        </w:rPr>
        <w:fldChar w:fldCharType="separate"/>
      </w:r>
      <w:proofErr w:type="spellStart"/>
      <w:ins w:id="1287" w:author="SW 46/2019 - Petrović Milica" w:date="2023-08-17T21:15:00Z">
        <w:r w:rsidR="00AC6734">
          <w:t>Листинг</w:t>
        </w:r>
        <w:proofErr w:type="spellEnd"/>
        <w:r w:rsidR="00AC6734">
          <w:t xml:space="preserve"> </w:t>
        </w:r>
        <w:r w:rsidR="00AC6734">
          <w:rPr>
            <w:noProof/>
          </w:rPr>
          <w:t>5</w:t>
        </w:r>
        <w:r w:rsidR="00AC6734">
          <w:t>.</w:t>
        </w:r>
        <w:r w:rsidR="00AC6734">
          <w:rPr>
            <w:noProof/>
          </w:rPr>
          <w:t>12</w:t>
        </w:r>
        <w:r w:rsidR="00AC6734">
          <w:rPr>
            <w:lang w:val="sr-Cyrl-RS"/>
          </w:rPr>
          <w:fldChar w:fldCharType="end"/>
        </w:r>
      </w:ins>
      <w:del w:id="1288" w:author="SW 46/2019 - Petrović Milica" w:date="2023-08-17T21:15:00Z">
        <w:r w:rsidR="00886AB1" w:rsidRPr="00D97B2C" w:rsidDel="00AC6734">
          <w:rPr>
            <w:lang w:val="sr-Cyrl-RS"/>
          </w:rPr>
          <w:fldChar w:fldCharType="begin"/>
        </w:r>
        <w:r w:rsidR="00886AB1" w:rsidRPr="00D97B2C" w:rsidDel="00AC6734">
          <w:rPr>
            <w:lang w:val="sr-Cyrl-RS"/>
          </w:rPr>
          <w:delInstrText xml:space="preserve"> REF _Ref141539959 \h </w:delInstrText>
        </w:r>
        <w:r w:rsidR="00886AB1" w:rsidRPr="00D97B2C" w:rsidDel="00AC6734">
          <w:rPr>
            <w:lang w:val="sr-Cyrl-RS"/>
          </w:rPr>
        </w:r>
        <w:r w:rsidR="00886AB1" w:rsidRPr="00D97B2C" w:rsidDel="00AC6734">
          <w:rPr>
            <w:lang w:val="sr-Cyrl-RS"/>
          </w:rPr>
          <w:fldChar w:fldCharType="separate"/>
        </w:r>
        <w:r w:rsidR="00886AB1" w:rsidRPr="00D97B2C" w:rsidDel="00AC6734">
          <w:rPr>
            <w:lang w:val="sr-Cyrl-RS"/>
          </w:rPr>
          <w:delText xml:space="preserve">Листинг </w:delText>
        </w:r>
        <w:r w:rsidR="00886AB1" w:rsidRPr="00D97B2C" w:rsidDel="00AC6734">
          <w:rPr>
            <w:noProof/>
            <w:lang w:val="sr-Cyrl-RS"/>
          </w:rPr>
          <w:delText>15</w:delText>
        </w:r>
        <w:r w:rsidR="00886AB1" w:rsidRPr="00D97B2C" w:rsidDel="00AC6734">
          <w:rPr>
            <w:lang w:val="sr-Cyrl-RS"/>
          </w:rPr>
          <w:fldChar w:fldCharType="end"/>
        </w:r>
      </w:del>
      <w:r w:rsidR="00886AB1" w:rsidRPr="00D97B2C">
        <w:rPr>
          <w:lang w:val="sr-Cyrl-RS"/>
        </w:rPr>
        <w:t>.</w:t>
      </w:r>
    </w:p>
    <w:p w14:paraId="4BB7FEF2" w14:textId="4A4C5A0B" w:rsidR="00181107" w:rsidRPr="00D97B2C" w:rsidRDefault="00181107" w:rsidP="00075AA2">
      <w:pPr>
        <w:tabs>
          <w:tab w:val="left" w:pos="3851"/>
        </w:tabs>
        <w:rPr>
          <w:lang w:val="sr-Cyrl-RS"/>
        </w:rPr>
      </w:pPr>
    </w:p>
    <w:p w14:paraId="6CBC79DB" w14:textId="3EB93F81" w:rsidR="00181107" w:rsidRPr="00D97B2C" w:rsidRDefault="00181107" w:rsidP="00075AA2">
      <w:pPr>
        <w:tabs>
          <w:tab w:val="left" w:pos="3851"/>
        </w:tabs>
        <w:rPr>
          <w:lang w:val="sr-Cyrl-RS"/>
        </w:rPr>
      </w:pPr>
    </w:p>
    <w:p w14:paraId="6452B6F6" w14:textId="2FE4251D" w:rsidR="00181107" w:rsidRPr="00D97B2C" w:rsidDel="00E85C60" w:rsidRDefault="00E85C60" w:rsidP="00E85C60">
      <w:pPr>
        <w:rPr>
          <w:del w:id="1289" w:author="SW 46/2019 - Petrović Milica" w:date="2023-08-17T21:01:00Z"/>
          <w:lang w:val="sr-Cyrl-RS"/>
        </w:rPr>
        <w:pPrChange w:id="1290" w:author="SW 46/2019 - Petrović Milica" w:date="2023-08-17T21:01:00Z">
          <w:pPr>
            <w:tabs>
              <w:tab w:val="left" w:pos="3851"/>
            </w:tabs>
          </w:pPr>
        </w:pPrChange>
      </w:pPr>
      <w:ins w:id="1291" w:author="SW 46/2019 - Petrović Milica" w:date="2023-08-17T21:01:00Z">
        <w:r>
          <w:rPr>
            <w:lang w:val="sr-Cyrl-RS"/>
          </w:rPr>
          <w:br w:type="page"/>
        </w:r>
      </w:ins>
      <w:ins w:id="1292" w:author="SW 46/2019 - Petrović Milica" w:date="2023-08-17T21:13:00Z">
        <w:r w:rsidR="00795D0B">
          <w:rPr>
            <w:noProof/>
          </w:rPr>
          <w:lastRenderedPageBreak/>
          <mc:AlternateContent>
            <mc:Choice Requires="wps">
              <w:drawing>
                <wp:anchor distT="0" distB="0" distL="114300" distR="114300" simplePos="0" relativeHeight="251859968" behindDoc="0" locked="0" layoutInCell="1" allowOverlap="1" wp14:anchorId="5E708627" wp14:editId="0EFD362B">
                  <wp:simplePos x="0" y="0"/>
                  <wp:positionH relativeFrom="column">
                    <wp:posOffset>1371600</wp:posOffset>
                  </wp:positionH>
                  <wp:positionV relativeFrom="paragraph">
                    <wp:posOffset>1454150</wp:posOffset>
                  </wp:positionV>
                  <wp:extent cx="3175000" cy="63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5722C7D5" w14:textId="59357205" w:rsidR="0003146D" w:rsidRPr="00795D0B" w:rsidRDefault="0003146D" w:rsidP="00795D0B">
                              <w:pPr>
                                <w:pStyle w:val="Caption"/>
                                <w:jc w:val="center"/>
                                <w:rPr>
                                  <w:lang w:val="sr-Cyrl-RS"/>
                                  <w:rPrChange w:id="1293" w:author="SW 46/2019 - Petrović Milica" w:date="2023-08-17T21:13:00Z">
                                    <w:rPr>
                                      <w:lang w:val="sr-Cyrl-RS"/>
                                    </w:rPr>
                                  </w:rPrChange>
                                </w:rPr>
                                <w:pPrChange w:id="1294" w:author="SW 46/2019 - Petrović Milica" w:date="2023-08-17T21:13:00Z">
                                  <w:pPr>
                                    <w:tabs>
                                      <w:tab w:val="left" w:pos="3851"/>
                                    </w:tabs>
                                  </w:pPr>
                                </w:pPrChange>
                              </w:pPr>
                              <w:bookmarkStart w:id="1295" w:name="_Ref143199282"/>
                              <w:proofErr w:type="spellStart"/>
                              <w:ins w:id="1296" w:author="SW 46/2019 - Petrović Milica" w:date="2023-08-17T21:13:00Z">
                                <w:r>
                                  <w:t>Листинг</w:t>
                                </w:r>
                                <w:proofErr w:type="spellEnd"/>
                                <w:r>
                                  <w:t xml:space="preserve"> </w:t>
                                </w:r>
                              </w:ins>
                              <w:ins w:id="1297" w:author="SW 46/2019 - Petrović Milica" w:date="2023-08-17T21:14:00Z">
                                <w:r>
                                  <w:fldChar w:fldCharType="begin"/>
                                </w:r>
                                <w:r>
                                  <w:instrText xml:space="preserve"> STYLEREF 1 \s </w:instrText>
                                </w:r>
                              </w:ins>
                              <w:r>
                                <w:fldChar w:fldCharType="separate"/>
                              </w:r>
                              <w:r>
                                <w:rPr>
                                  <w:noProof/>
                                </w:rPr>
                                <w:t>5</w:t>
                              </w:r>
                              <w:ins w:id="1298" w:author="SW 46/2019 - Petrović Milica" w:date="2023-08-17T21:14:00Z">
                                <w:r>
                                  <w:fldChar w:fldCharType="end"/>
                                </w:r>
                                <w:r>
                                  <w:t>.</w:t>
                                </w:r>
                                <w:r>
                                  <w:fldChar w:fldCharType="begin"/>
                                </w:r>
                                <w:r>
                                  <w:instrText xml:space="preserve"> SEQ Листинг \* ARABIC \s 1 </w:instrText>
                                </w:r>
                              </w:ins>
                              <w:r>
                                <w:fldChar w:fldCharType="separate"/>
                              </w:r>
                              <w:ins w:id="1299" w:author="SW 46/2019 - Petrović Milica" w:date="2023-08-17T21:14:00Z">
                                <w:r>
                                  <w:rPr>
                                    <w:noProof/>
                                  </w:rPr>
                                  <w:t>11</w:t>
                                </w:r>
                                <w:r>
                                  <w:fldChar w:fldCharType="end"/>
                                </w:r>
                              </w:ins>
                              <w:bookmarkEnd w:id="1295"/>
                              <w:ins w:id="1300" w:author="SW 46/2019 - Petrović Milica" w:date="2023-08-17T21:13:00Z">
                                <w:r>
                                  <w:rPr>
                                    <w:lang w:val="sr-Cyrl-RS"/>
                                  </w:rPr>
                                  <w:t xml:space="preserve"> Правило које покреће претрагу симптома</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08627" id="Text Box 243" o:spid="_x0000_s1083" type="#_x0000_t202" style="position:absolute;margin-left:108pt;margin-top:114.5pt;width:250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" stroked="f">
                  <v:textbox style="mso-fit-shape-to-text:t" inset="0,0,0,0">
                    <w:txbxContent>
                      <w:p w14:paraId="5722C7D5" w14:textId="59357205" w:rsidR="0003146D" w:rsidRPr="00795D0B" w:rsidRDefault="0003146D" w:rsidP="00795D0B">
                        <w:pPr>
                          <w:pStyle w:val="Caption"/>
                          <w:jc w:val="center"/>
                          <w:rPr>
                            <w:lang w:val="sr-Cyrl-RS"/>
                            <w:rPrChange w:id="1301" w:author="SW 46/2019 - Petrović Milica" w:date="2023-08-17T21:13:00Z">
                              <w:rPr>
                                <w:lang w:val="sr-Cyrl-RS"/>
                              </w:rPr>
                            </w:rPrChange>
                          </w:rPr>
                          <w:pPrChange w:id="1302" w:author="SW 46/2019 - Petrović Milica" w:date="2023-08-17T21:13:00Z">
                            <w:pPr>
                              <w:tabs>
                                <w:tab w:val="left" w:pos="3851"/>
                              </w:tabs>
                            </w:pPr>
                          </w:pPrChange>
                        </w:pPr>
                        <w:bookmarkStart w:id="1303" w:name="_Ref143199282"/>
                        <w:proofErr w:type="spellStart"/>
                        <w:ins w:id="1304" w:author="SW 46/2019 - Petrović Milica" w:date="2023-08-17T21:13:00Z">
                          <w:r>
                            <w:t>Листинг</w:t>
                          </w:r>
                          <w:proofErr w:type="spellEnd"/>
                          <w:r>
                            <w:t xml:space="preserve"> </w:t>
                          </w:r>
                        </w:ins>
                        <w:ins w:id="1305" w:author="SW 46/2019 - Petrović Milica" w:date="2023-08-17T21:14:00Z">
                          <w:r>
                            <w:fldChar w:fldCharType="begin"/>
                          </w:r>
                          <w:r>
                            <w:instrText xml:space="preserve"> STYLEREF 1 \s </w:instrText>
                          </w:r>
                        </w:ins>
                        <w:r>
                          <w:fldChar w:fldCharType="separate"/>
                        </w:r>
                        <w:r>
                          <w:rPr>
                            <w:noProof/>
                          </w:rPr>
                          <w:t>5</w:t>
                        </w:r>
                        <w:ins w:id="1306" w:author="SW 46/2019 - Petrović Milica" w:date="2023-08-17T21:14:00Z">
                          <w:r>
                            <w:fldChar w:fldCharType="end"/>
                          </w:r>
                          <w:r>
                            <w:t>.</w:t>
                          </w:r>
                          <w:r>
                            <w:fldChar w:fldCharType="begin"/>
                          </w:r>
                          <w:r>
                            <w:instrText xml:space="preserve"> SEQ Листинг \* ARABIC \s 1 </w:instrText>
                          </w:r>
                        </w:ins>
                        <w:r>
                          <w:fldChar w:fldCharType="separate"/>
                        </w:r>
                        <w:ins w:id="1307" w:author="SW 46/2019 - Petrović Milica" w:date="2023-08-17T21:14:00Z">
                          <w:r>
                            <w:rPr>
                              <w:noProof/>
                            </w:rPr>
                            <w:t>11</w:t>
                          </w:r>
                          <w:r>
                            <w:fldChar w:fldCharType="end"/>
                          </w:r>
                        </w:ins>
                        <w:bookmarkEnd w:id="1303"/>
                        <w:ins w:id="1308" w:author="SW 46/2019 - Petrović Milica" w:date="2023-08-17T21:13:00Z">
                          <w:r>
                            <w:rPr>
                              <w:lang w:val="sr-Cyrl-RS"/>
                            </w:rPr>
                            <w:t xml:space="preserve"> Правило које покреће претрагу симптома</w:t>
                          </w:r>
                        </w:ins>
                      </w:p>
                    </w:txbxContent>
                  </v:textbox>
                  <w10:wrap type="square"/>
                </v:shape>
              </w:pict>
            </mc:Fallback>
          </mc:AlternateContent>
        </w:r>
      </w:ins>
      <w:r w:rsidR="00795D0B" w:rsidRPr="00D97B2C">
        <w:rPr>
          <w:noProof/>
          <w:lang w:val="sr-Cyrl-RS"/>
        </w:rPr>
        <mc:AlternateContent>
          <mc:Choice Requires="wps">
            <w:drawing>
              <wp:anchor distT="45720" distB="45720" distL="114300" distR="114300" simplePos="0" relativeHeight="251769856" behindDoc="0" locked="0" layoutInCell="1" allowOverlap="1" wp14:anchorId="0DCBEFCA" wp14:editId="46B18B78">
                <wp:simplePos x="0" y="0"/>
                <wp:positionH relativeFrom="margin">
                  <wp:align>center</wp:align>
                </wp:positionH>
                <wp:positionV relativeFrom="paragraph">
                  <wp:posOffset>577</wp:posOffset>
                </wp:positionV>
                <wp:extent cx="3175000" cy="1397000"/>
                <wp:effectExtent l="0" t="0" r="25400" b="127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397000"/>
                        </a:xfrm>
                        <a:prstGeom prst="rect">
                          <a:avLst/>
                        </a:prstGeom>
                        <a:solidFill>
                          <a:srgbClr val="FFFFFF"/>
                        </a:solidFill>
                        <a:ln w="9525">
                          <a:solidFill>
                            <a:srgbClr val="000000"/>
                          </a:solidFill>
                          <a:miter lim="800000"/>
                          <a:headEnd/>
                          <a:tailEnd/>
                        </a:ln>
                      </wps:spPr>
                      <wps:txbx>
                        <w:txbxContent>
                          <w:p w14:paraId="7EC9EC5C" w14:textId="77777777" w:rsidR="0003146D" w:rsidRPr="00181107" w:rsidRDefault="0003146D"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w:t>
                            </w:r>
                            <w:proofErr w:type="spellStart"/>
                            <w:proofErr w:type="gramStart"/>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proofErr w:type="spellEnd"/>
                            <w:proofErr w:type="gramEnd"/>
                            <w:r w:rsidRPr="00181107">
                              <w:rPr>
                                <w:rFonts w:ascii="Courier New" w:eastAsia="Times New Roman" w:hAnsi="Courier New" w:cs="Courier New"/>
                                <w:color w:val="080808"/>
                                <w:sz w:val="24"/>
                                <w:szCs w:val="24"/>
                              </w:rPr>
                              <w:t>();</w:t>
                            </w:r>
                            <w:r w:rsidRPr="00181107">
                              <w:rPr>
                                <w:rFonts w:ascii="Courier New" w:eastAsia="Times New Roman" w:hAnsi="Courier New" w:cs="Courier New"/>
                                <w:color w:val="080808"/>
                                <w:sz w:val="24"/>
                                <w:szCs w:val="24"/>
                              </w:rPr>
                              <w:br/>
                              <w:t xml:space="preserve">    </w:t>
                            </w:r>
                            <w:proofErr w:type="spellStart"/>
                            <w:r w:rsidRPr="00181107">
                              <w:rPr>
                                <w:rFonts w:ascii="Courier New" w:eastAsia="Times New Roman" w:hAnsi="Courier New" w:cs="Courier New"/>
                                <w:color w:val="080808"/>
                                <w:sz w:val="24"/>
                                <w:szCs w:val="24"/>
                              </w:rPr>
                              <w:t>getSymptomsOf</w:t>
                            </w:r>
                            <w:proofErr w:type="spellEnd"/>
                            <w:r w:rsidRPr="00181107">
                              <w:rPr>
                                <w:rFonts w:ascii="Courier New" w:eastAsia="Times New Roman" w:hAnsi="Courier New" w:cs="Courier New"/>
                                <w:color w:val="080808"/>
                                <w:sz w:val="24"/>
                                <w:szCs w:val="24"/>
                              </w:rPr>
                              <w:t>(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14:paraId="237D797D" w14:textId="77777777" w:rsidR="0003146D" w:rsidRDefault="00031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BEFCA" id="_x0000_s1084" type="#_x0000_t202" style="position:absolute;margin-left:0;margin-top:.05pt;width:250pt;height:110pt;z-index:2517698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">
                <v:textbox>
                  <w:txbxContent>
                    <w:p w14:paraId="7EC9EC5C" w14:textId="77777777" w:rsidR="0003146D" w:rsidRPr="00181107" w:rsidRDefault="0003146D" w:rsidP="00181107">
                      <w:pPr>
                        <w:shd w:val="clear" w:color="auto" w:fill="FFFFFF"/>
                        <w:rPr>
                          <w:rFonts w:ascii="Courier New" w:eastAsia="Times New Roman" w:hAnsi="Courier New" w:cs="Courier New"/>
                          <w:color w:val="080808"/>
                          <w:sz w:val="24"/>
                          <w:szCs w:val="24"/>
                        </w:rPr>
                      </w:pPr>
                      <w:r w:rsidRPr="00181107">
                        <w:rPr>
                          <w:rFonts w:ascii="Courier New" w:eastAsia="Times New Roman" w:hAnsi="Courier New" w:cs="Courier New"/>
                          <w:color w:val="0033B3"/>
                          <w:sz w:val="24"/>
                          <w:szCs w:val="24"/>
                        </w:rPr>
                        <w:t xml:space="preserve">rule </w:t>
                      </w:r>
                      <w:r w:rsidRPr="00181107">
                        <w:rPr>
                          <w:rFonts w:ascii="Courier New" w:eastAsia="Times New Roman" w:hAnsi="Courier New" w:cs="Courier New"/>
                          <w:color w:val="067D17"/>
                          <w:sz w:val="24"/>
                          <w:szCs w:val="24"/>
                        </w:rPr>
                        <w:t>"get all symptoms"</w:t>
                      </w:r>
                      <w:r w:rsidRPr="00181107">
                        <w:rPr>
                          <w:rFonts w:ascii="Courier New" w:eastAsia="Times New Roman" w:hAnsi="Courier New" w:cs="Courier New"/>
                          <w:color w:val="067D17"/>
                          <w:sz w:val="24"/>
                          <w:szCs w:val="24"/>
                        </w:rPr>
                        <w:br/>
                      </w:r>
                      <w:r w:rsidRPr="00181107">
                        <w:rPr>
                          <w:rFonts w:ascii="Courier New" w:eastAsia="Times New Roman" w:hAnsi="Courier New" w:cs="Courier New"/>
                          <w:color w:val="0033B3"/>
                          <w:sz w:val="24"/>
                          <w:szCs w:val="24"/>
                        </w:rPr>
                        <w:t>when</w:t>
                      </w:r>
                      <w:r w:rsidRPr="00181107">
                        <w:rPr>
                          <w:rFonts w:ascii="Courier New" w:eastAsia="Times New Roman" w:hAnsi="Courier New" w:cs="Courier New"/>
                          <w:color w:val="0033B3"/>
                          <w:sz w:val="24"/>
                          <w:szCs w:val="24"/>
                        </w:rPr>
                        <w:br/>
                        <w:t xml:space="preserve">    </w:t>
                      </w:r>
                      <w:r w:rsidRPr="00181107">
                        <w:rPr>
                          <w:rFonts w:ascii="Courier New" w:eastAsia="Times New Roman" w:hAnsi="Courier New" w:cs="Courier New"/>
                          <w:color w:val="000000"/>
                          <w:sz w:val="24"/>
                          <w:szCs w:val="24"/>
                        </w:rPr>
                        <w:t>$</w:t>
                      </w:r>
                      <w:proofErr w:type="spellStart"/>
                      <w:proofErr w:type="gramStart"/>
                      <w:r w:rsidRPr="00181107">
                        <w:rPr>
                          <w:rFonts w:ascii="Courier New" w:eastAsia="Times New Roman" w:hAnsi="Courier New" w:cs="Courier New"/>
                          <w:color w:val="000000"/>
                          <w:sz w:val="24"/>
                          <w:szCs w:val="24"/>
                        </w:rPr>
                        <w:t>s</w:t>
                      </w:r>
                      <w:r w:rsidRPr="00181107">
                        <w:rPr>
                          <w:rFonts w:ascii="Courier New" w:eastAsia="Times New Roman" w:hAnsi="Courier New" w:cs="Courier New"/>
                          <w:color w:val="080808"/>
                          <w:sz w:val="24"/>
                          <w:szCs w:val="24"/>
                        </w:rPr>
                        <w:t>:String</w:t>
                      </w:r>
                      <w:proofErr w:type="spellEnd"/>
                      <w:proofErr w:type="gramEnd"/>
                      <w:r w:rsidRPr="00181107">
                        <w:rPr>
                          <w:rFonts w:ascii="Courier New" w:eastAsia="Times New Roman" w:hAnsi="Courier New" w:cs="Courier New"/>
                          <w:color w:val="080808"/>
                          <w:sz w:val="24"/>
                          <w:szCs w:val="24"/>
                        </w:rPr>
                        <w:t>();</w:t>
                      </w:r>
                      <w:r w:rsidRPr="00181107">
                        <w:rPr>
                          <w:rFonts w:ascii="Courier New" w:eastAsia="Times New Roman" w:hAnsi="Courier New" w:cs="Courier New"/>
                          <w:color w:val="080808"/>
                          <w:sz w:val="24"/>
                          <w:szCs w:val="24"/>
                        </w:rPr>
                        <w:br/>
                        <w:t xml:space="preserve">    </w:t>
                      </w:r>
                      <w:proofErr w:type="spellStart"/>
                      <w:r w:rsidRPr="00181107">
                        <w:rPr>
                          <w:rFonts w:ascii="Courier New" w:eastAsia="Times New Roman" w:hAnsi="Courier New" w:cs="Courier New"/>
                          <w:color w:val="080808"/>
                          <w:sz w:val="24"/>
                          <w:szCs w:val="24"/>
                        </w:rPr>
                        <w:t>getSymptomsOf</w:t>
                      </w:r>
                      <w:proofErr w:type="spellEnd"/>
                      <w:r w:rsidRPr="00181107">
                        <w:rPr>
                          <w:rFonts w:ascii="Courier New" w:eastAsia="Times New Roman" w:hAnsi="Courier New" w:cs="Courier New"/>
                          <w:color w:val="080808"/>
                          <w:sz w:val="24"/>
                          <w:szCs w:val="24"/>
                        </w:rPr>
                        <w:t>( thing, $s ; )</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then</w:t>
                      </w:r>
                      <w:r w:rsidRPr="00181107">
                        <w:rPr>
                          <w:rFonts w:ascii="Courier New" w:eastAsia="Times New Roman" w:hAnsi="Courier New" w:cs="Courier New"/>
                          <w:color w:val="0033B3"/>
                          <w:sz w:val="24"/>
                          <w:szCs w:val="24"/>
                        </w:rPr>
                        <w:br/>
                      </w:r>
                      <w:r w:rsidRPr="00181107">
                        <w:rPr>
                          <w:rFonts w:ascii="Courier New" w:eastAsia="Times New Roman" w:hAnsi="Courier New" w:cs="Courier New"/>
                          <w:color w:val="080808"/>
                          <w:sz w:val="24"/>
                          <w:szCs w:val="24"/>
                        </w:rPr>
                        <w:t xml:space="preserve">    </w:t>
                      </w:r>
                      <w:r w:rsidRPr="00181107">
                        <w:rPr>
                          <w:rFonts w:ascii="Courier New" w:eastAsia="Times New Roman" w:hAnsi="Courier New" w:cs="Courier New"/>
                          <w:color w:val="0033B3"/>
                          <w:sz w:val="24"/>
                          <w:szCs w:val="24"/>
                        </w:rPr>
                        <w:t>insert</w:t>
                      </w:r>
                      <w:r w:rsidRPr="00181107">
                        <w:rPr>
                          <w:rFonts w:ascii="Courier New" w:eastAsia="Times New Roman" w:hAnsi="Courier New" w:cs="Courier New"/>
                          <w:color w:val="080808"/>
                          <w:sz w:val="24"/>
                          <w:szCs w:val="24"/>
                        </w:rPr>
                        <w:t>(thing);</w:t>
                      </w:r>
                      <w:r w:rsidRPr="00181107">
                        <w:rPr>
                          <w:rFonts w:ascii="Courier New" w:eastAsia="Times New Roman" w:hAnsi="Courier New" w:cs="Courier New"/>
                          <w:color w:val="080808"/>
                          <w:sz w:val="24"/>
                          <w:szCs w:val="24"/>
                        </w:rPr>
                        <w:br/>
                      </w:r>
                      <w:r w:rsidRPr="00181107">
                        <w:rPr>
                          <w:rFonts w:ascii="Courier New" w:eastAsia="Times New Roman" w:hAnsi="Courier New" w:cs="Courier New"/>
                          <w:color w:val="0033B3"/>
                          <w:sz w:val="24"/>
                          <w:szCs w:val="24"/>
                        </w:rPr>
                        <w:t>end</w:t>
                      </w:r>
                    </w:p>
                    <w:p w14:paraId="237D797D" w14:textId="77777777" w:rsidR="0003146D" w:rsidRDefault="0003146D"/>
                  </w:txbxContent>
                </v:textbox>
                <w10:wrap type="square" anchorx="margin"/>
              </v:shape>
            </w:pict>
          </mc:Fallback>
        </mc:AlternateContent>
      </w:r>
    </w:p>
    <w:p w14:paraId="1087623C" w14:textId="0137AEE8" w:rsidR="00181107" w:rsidRPr="00D97B2C" w:rsidDel="00E85C60" w:rsidRDefault="00181107" w:rsidP="00075AA2">
      <w:pPr>
        <w:tabs>
          <w:tab w:val="left" w:pos="3851"/>
        </w:tabs>
        <w:rPr>
          <w:del w:id="1309" w:author="SW 46/2019 - Petrović Milica" w:date="2023-08-17T21:01:00Z"/>
          <w:lang w:val="sr-Cyrl-RS"/>
        </w:rPr>
      </w:pPr>
    </w:p>
    <w:p w14:paraId="34D0420F" w14:textId="503DABA9" w:rsidR="00181107" w:rsidRPr="00D97B2C" w:rsidDel="00E85C60" w:rsidRDefault="00181107" w:rsidP="00075AA2">
      <w:pPr>
        <w:tabs>
          <w:tab w:val="left" w:pos="3851"/>
        </w:tabs>
        <w:rPr>
          <w:del w:id="1310" w:author="SW 46/2019 - Petrović Milica" w:date="2023-08-17T21:01:00Z"/>
          <w:lang w:val="sr-Cyrl-RS"/>
        </w:rPr>
      </w:pPr>
    </w:p>
    <w:p w14:paraId="3482FE02" w14:textId="073BD6AE" w:rsidR="00E245C9" w:rsidRPr="00D97B2C" w:rsidRDefault="00E245C9" w:rsidP="00075AA2">
      <w:pPr>
        <w:tabs>
          <w:tab w:val="left" w:pos="3851"/>
        </w:tabs>
        <w:rPr>
          <w:lang w:val="sr-Cyrl-RS"/>
        </w:rPr>
      </w:pPr>
    </w:p>
    <w:p w14:paraId="20577449" w14:textId="0ACE7E40" w:rsidR="00E245C9" w:rsidRPr="00D97B2C" w:rsidRDefault="00E245C9" w:rsidP="00075AA2">
      <w:pPr>
        <w:tabs>
          <w:tab w:val="left" w:pos="3851"/>
        </w:tabs>
        <w:rPr>
          <w:lang w:val="sr-Cyrl-RS"/>
        </w:rPr>
      </w:pPr>
    </w:p>
    <w:p w14:paraId="5614DB07" w14:textId="0B31BA4D" w:rsidR="00E245C9" w:rsidRPr="00D97B2C" w:rsidRDefault="00E245C9" w:rsidP="00075AA2">
      <w:pPr>
        <w:tabs>
          <w:tab w:val="left" w:pos="3851"/>
        </w:tabs>
        <w:rPr>
          <w:lang w:val="sr-Cyrl-RS"/>
        </w:rPr>
      </w:pPr>
    </w:p>
    <w:p w14:paraId="79237275" w14:textId="7E2916A9" w:rsidR="00E245C9" w:rsidRPr="00D97B2C" w:rsidRDefault="00E245C9" w:rsidP="00075AA2">
      <w:pPr>
        <w:tabs>
          <w:tab w:val="left" w:pos="3851"/>
        </w:tabs>
        <w:rPr>
          <w:lang w:val="sr-Cyrl-RS"/>
        </w:rPr>
      </w:pPr>
    </w:p>
    <w:p w14:paraId="5FEAE751" w14:textId="3E175D45" w:rsidR="00E245C9" w:rsidRPr="00D97B2C" w:rsidRDefault="00E245C9" w:rsidP="00075AA2">
      <w:pPr>
        <w:tabs>
          <w:tab w:val="left" w:pos="3851"/>
        </w:tabs>
        <w:rPr>
          <w:lang w:val="sr-Cyrl-RS"/>
        </w:rPr>
      </w:pPr>
    </w:p>
    <w:p w14:paraId="51B8EF28" w14:textId="66799153" w:rsidR="00886AB1" w:rsidRPr="00D97B2C" w:rsidRDefault="00A844EA" w:rsidP="00075AA2">
      <w:pPr>
        <w:tabs>
          <w:tab w:val="left" w:pos="3851"/>
        </w:tabs>
        <w:rPr>
          <w:lang w:val="sr-Cyrl-RS"/>
        </w:rPr>
      </w:pPr>
      <w:ins w:id="1311" w:author="SW 46/2019 - Petrović Milica" w:date="2023-08-17T21:14:00Z">
        <w:r>
          <w:rPr>
            <w:noProof/>
          </w:rPr>
          <mc:AlternateContent>
            <mc:Choice Requires="wps">
              <w:drawing>
                <wp:anchor distT="0" distB="0" distL="114300" distR="114300" simplePos="0" relativeHeight="251862016" behindDoc="0" locked="0" layoutInCell="1" allowOverlap="1" wp14:anchorId="1930BCED" wp14:editId="60C8FE8F">
                  <wp:simplePos x="0" y="0"/>
                  <wp:positionH relativeFrom="margin">
                    <wp:align>right</wp:align>
                  </wp:positionH>
                  <wp:positionV relativeFrom="paragraph">
                    <wp:posOffset>5112847</wp:posOffset>
                  </wp:positionV>
                  <wp:extent cx="5918200" cy="635"/>
                  <wp:effectExtent l="0" t="0" r="6350" b="0"/>
                  <wp:wrapSquare wrapText="bothSides"/>
                  <wp:docPr id="244" name="Text Box 244"/>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636B5775" w14:textId="5472A677" w:rsidR="0003146D" w:rsidRPr="00AC6734" w:rsidRDefault="0003146D" w:rsidP="00AC6734">
                              <w:pPr>
                                <w:pStyle w:val="Caption"/>
                                <w:jc w:val="center"/>
                                <w:rPr>
                                  <w:noProof/>
                                  <w:lang w:val="sr-Cyrl-RS"/>
                                  <w:rPrChange w:id="1312" w:author="SW 46/2019 - Petrović Milica" w:date="2023-08-17T21:14:00Z">
                                    <w:rPr>
                                      <w:noProof/>
                                      <w:lang w:val="sr-Cyrl-RS"/>
                                    </w:rPr>
                                  </w:rPrChange>
                                </w:rPr>
                                <w:pPrChange w:id="1313" w:author="SW 46/2019 - Petrović Milica" w:date="2023-08-17T21:14:00Z">
                                  <w:pPr>
                                    <w:tabs>
                                      <w:tab w:val="left" w:pos="3851"/>
                                    </w:tabs>
                                  </w:pPr>
                                </w:pPrChange>
                              </w:pPr>
                              <w:bookmarkStart w:id="1314" w:name="_Ref143199337"/>
                              <w:proofErr w:type="spellStart"/>
                              <w:ins w:id="1315" w:author="SW 46/2019 - Petrović Milica" w:date="2023-08-17T21:14:00Z">
                                <w:r>
                                  <w:t>Листинг</w:t>
                                </w:r>
                                <w:proofErr w:type="spellEnd"/>
                                <w:r>
                                  <w:t xml:space="preserve"> </w:t>
                                </w:r>
                                <w:r>
                                  <w:fldChar w:fldCharType="begin"/>
                                </w:r>
                                <w:r>
                                  <w:instrText xml:space="preserve"> STYLEREF 1 \s </w:instrText>
                                </w:r>
                              </w:ins>
                              <w:r>
                                <w:fldChar w:fldCharType="separate"/>
                              </w:r>
                              <w:r>
                                <w:rPr>
                                  <w:noProof/>
                                </w:rPr>
                                <w:t>5</w:t>
                              </w:r>
                              <w:ins w:id="1316" w:author="SW 46/2019 - Petrović Milica" w:date="2023-08-17T21:14:00Z">
                                <w:r>
                                  <w:fldChar w:fldCharType="end"/>
                                </w:r>
                                <w:r>
                                  <w:t>.</w:t>
                                </w:r>
                                <w:r>
                                  <w:fldChar w:fldCharType="begin"/>
                                </w:r>
                                <w:r>
                                  <w:instrText xml:space="preserve"> SEQ Листинг \* ARABIC \s 1 </w:instrText>
                                </w:r>
                              </w:ins>
                              <w:r>
                                <w:fldChar w:fldCharType="separate"/>
                              </w:r>
                              <w:ins w:id="1317" w:author="SW 46/2019 - Petrović Milica" w:date="2023-08-17T21:14:00Z">
                                <w:r>
                                  <w:rPr>
                                    <w:noProof/>
                                  </w:rPr>
                                  <w:t>12</w:t>
                                </w:r>
                                <w:r>
                                  <w:fldChar w:fldCharType="end"/>
                                </w:r>
                                <w:bookmarkEnd w:id="1314"/>
                                <w:r>
                                  <w:rPr>
                                    <w:lang w:val="sr-Cyrl-RS"/>
                                  </w:rPr>
                                  <w:t xml:space="preserve"> Убацивање чињеница у </w:t>
                                </w:r>
                                <w:proofErr w:type="spellStart"/>
                                <w:r>
                                  <w:rPr>
                                    <w:lang w:val="sr-Cyrl-RS"/>
                                  </w:rPr>
                                  <w:t>ранду</w:t>
                                </w:r>
                                <w:proofErr w:type="spellEnd"/>
                                <w:r>
                                  <w:rPr>
                                    <w:lang w:val="sr-Cyrl-RS"/>
                                  </w:rPr>
                                  <w:t xml:space="preserve"> меморију</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BCED" id="Text Box 244" o:spid="_x0000_s1085" type="#_x0000_t202" style="position:absolute;margin-left:414.8pt;margin-top:402.6pt;width:466pt;height:.05pt;z-index:251862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tDMQIAAGkEAAAOAAAAZHJzL2Uyb0RvYy54bWysVMFu2zAMvQ/YPwi6L06ypmi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" stroked="f">
                  <v:textbox style="mso-fit-shape-to-text:t" inset="0,0,0,0">
                    <w:txbxContent>
                      <w:p w14:paraId="636B5775" w14:textId="5472A677" w:rsidR="0003146D" w:rsidRPr="00AC6734" w:rsidRDefault="0003146D" w:rsidP="00AC6734">
                        <w:pPr>
                          <w:pStyle w:val="Caption"/>
                          <w:jc w:val="center"/>
                          <w:rPr>
                            <w:noProof/>
                            <w:lang w:val="sr-Cyrl-RS"/>
                            <w:rPrChange w:id="1318" w:author="SW 46/2019 - Petrović Milica" w:date="2023-08-17T21:14:00Z">
                              <w:rPr>
                                <w:noProof/>
                                <w:lang w:val="sr-Cyrl-RS"/>
                              </w:rPr>
                            </w:rPrChange>
                          </w:rPr>
                          <w:pPrChange w:id="1319" w:author="SW 46/2019 - Petrović Milica" w:date="2023-08-17T21:14:00Z">
                            <w:pPr>
                              <w:tabs>
                                <w:tab w:val="left" w:pos="3851"/>
                              </w:tabs>
                            </w:pPr>
                          </w:pPrChange>
                        </w:pPr>
                        <w:bookmarkStart w:id="1320" w:name="_Ref143199337"/>
                        <w:proofErr w:type="spellStart"/>
                        <w:ins w:id="1321" w:author="SW 46/2019 - Petrović Milica" w:date="2023-08-17T21:14:00Z">
                          <w:r>
                            <w:t>Листинг</w:t>
                          </w:r>
                          <w:proofErr w:type="spellEnd"/>
                          <w:r>
                            <w:t xml:space="preserve"> </w:t>
                          </w:r>
                          <w:r>
                            <w:fldChar w:fldCharType="begin"/>
                          </w:r>
                          <w:r>
                            <w:instrText xml:space="preserve"> STYLEREF 1 \s </w:instrText>
                          </w:r>
                        </w:ins>
                        <w:r>
                          <w:fldChar w:fldCharType="separate"/>
                        </w:r>
                        <w:r>
                          <w:rPr>
                            <w:noProof/>
                          </w:rPr>
                          <w:t>5</w:t>
                        </w:r>
                        <w:ins w:id="1322" w:author="SW 46/2019 - Petrović Milica" w:date="2023-08-17T21:14:00Z">
                          <w:r>
                            <w:fldChar w:fldCharType="end"/>
                          </w:r>
                          <w:r>
                            <w:t>.</w:t>
                          </w:r>
                          <w:r>
                            <w:fldChar w:fldCharType="begin"/>
                          </w:r>
                          <w:r>
                            <w:instrText xml:space="preserve"> SEQ Листинг \* ARABIC \s 1 </w:instrText>
                          </w:r>
                        </w:ins>
                        <w:r>
                          <w:fldChar w:fldCharType="separate"/>
                        </w:r>
                        <w:ins w:id="1323" w:author="SW 46/2019 - Petrović Milica" w:date="2023-08-17T21:14:00Z">
                          <w:r>
                            <w:rPr>
                              <w:noProof/>
                            </w:rPr>
                            <w:t>12</w:t>
                          </w:r>
                          <w:r>
                            <w:fldChar w:fldCharType="end"/>
                          </w:r>
                          <w:bookmarkEnd w:id="1320"/>
                          <w:r>
                            <w:rPr>
                              <w:lang w:val="sr-Cyrl-RS"/>
                            </w:rPr>
                            <w:t xml:space="preserve"> Убацивање чињеница у </w:t>
                          </w:r>
                          <w:proofErr w:type="spellStart"/>
                          <w:r>
                            <w:rPr>
                              <w:lang w:val="sr-Cyrl-RS"/>
                            </w:rPr>
                            <w:t>ранду</w:t>
                          </w:r>
                          <w:proofErr w:type="spellEnd"/>
                          <w:r>
                            <w:rPr>
                              <w:lang w:val="sr-Cyrl-RS"/>
                            </w:rPr>
                            <w:t xml:space="preserve"> меморију</w:t>
                          </w:r>
                        </w:ins>
                      </w:p>
                    </w:txbxContent>
                  </v:textbox>
                  <w10:wrap type="square" anchorx="margin"/>
                </v:shape>
              </w:pict>
            </mc:Fallback>
          </mc:AlternateContent>
        </w:r>
      </w:ins>
      <w:r w:rsidRPr="00D97B2C">
        <w:rPr>
          <w:noProof/>
          <w:lang w:val="sr-Cyrl-RS"/>
        </w:rPr>
        <mc:AlternateContent>
          <mc:Choice Requires="wps">
            <w:drawing>
              <wp:anchor distT="45720" distB="45720" distL="114300" distR="114300" simplePos="0" relativeHeight="251773952" behindDoc="0" locked="0" layoutInCell="1" allowOverlap="1" wp14:anchorId="610A24A1" wp14:editId="26104FA8">
                <wp:simplePos x="0" y="0"/>
                <wp:positionH relativeFrom="margin">
                  <wp:align>right</wp:align>
                </wp:positionH>
                <wp:positionV relativeFrom="paragraph">
                  <wp:posOffset>467187</wp:posOffset>
                </wp:positionV>
                <wp:extent cx="5918200" cy="4588510"/>
                <wp:effectExtent l="0" t="0" r="25400" b="2159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4588510"/>
                        </a:xfrm>
                        <a:prstGeom prst="rect">
                          <a:avLst/>
                        </a:prstGeom>
                        <a:solidFill>
                          <a:srgbClr val="FFFFFF"/>
                        </a:solidFill>
                        <a:ln w="9525">
                          <a:solidFill>
                            <a:srgbClr val="000000"/>
                          </a:solidFill>
                          <a:miter lim="800000"/>
                          <a:headEnd/>
                          <a:tailEnd/>
                        </a:ln>
                      </wps:spPr>
                      <wps:txbx>
                        <w:txbxContent>
                          <w:p w14:paraId="7015CCBF" w14:textId="77777777" w:rsidR="0003146D" w:rsidRDefault="0003146D"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proofErr w:type="spellStart"/>
                            <w:r w:rsidRPr="00E245C9">
                              <w:rPr>
                                <w:rFonts w:ascii="Courier New" w:eastAsia="Times New Roman" w:hAnsi="Courier New" w:cs="Courier New"/>
                                <w:color w:val="000000"/>
                                <w:sz w:val="24"/>
                                <w:szCs w:val="24"/>
                              </w:rPr>
                              <w:t>ArrayList</w:t>
                            </w:r>
                            <w:proofErr w:type="spellEnd"/>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proofErr w:type="spellStart"/>
                            <w:proofErr w:type="gramStart"/>
                            <w:r w:rsidRPr="00E245C9">
                              <w:rPr>
                                <w:rFonts w:ascii="Courier New" w:eastAsia="Times New Roman" w:hAnsi="Courier New" w:cs="Courier New"/>
                                <w:color w:val="00627A"/>
                                <w:sz w:val="24"/>
                                <w:szCs w:val="24"/>
                              </w:rPr>
                              <w:t>getAllSymptoms</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14:paraId="0F5CAAA9" w14:textId="77777777" w:rsidR="0003146D" w:rsidRDefault="0003146D"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proofErr w:type="spellStart"/>
                            <w:proofErr w:type="gram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14:paraId="710BBED4" w14:textId="77777777" w:rsidR="0003146D" w:rsidRDefault="0003146D"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0000"/>
                                <w:sz w:val="24"/>
                                <w:szCs w:val="24"/>
                              </w:rPr>
                              <w:t>FactHandle</w:t>
                            </w:r>
                            <w:proofErr w:type="spellEnd"/>
                            <w:r w:rsidRPr="00E245C9">
                              <w:rPr>
                                <w:rFonts w:ascii="Courier New" w:eastAsia="Times New Roman" w:hAnsi="Courier New" w:cs="Courier New"/>
                                <w:color w:val="000000"/>
                                <w:sz w:val="24"/>
                                <w:szCs w:val="24"/>
                              </w:rPr>
                              <w:t xml:space="preserve"> symptom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14:paraId="6AA4B603" w14:textId="77777777" w:rsidR="0003146D" w:rsidRPr="00E245C9" w:rsidRDefault="0003146D"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14:paraId="4BE7799D" w14:textId="77777777" w:rsidR="0003146D" w:rsidRPr="00E245C9" w:rsidRDefault="0003146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24A1" id="_x0000_s1086" type="#_x0000_t202" style="position:absolute;margin-left:414.8pt;margin-top:36.8pt;width:466pt;height:361.3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">
                <v:textbox>
                  <w:txbxContent>
                    <w:p w14:paraId="7015CCBF" w14:textId="77777777" w:rsidR="0003146D" w:rsidRDefault="0003146D"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033B3"/>
                          <w:sz w:val="24"/>
                          <w:szCs w:val="24"/>
                        </w:rPr>
                        <w:t xml:space="preserve">public </w:t>
                      </w:r>
                      <w:proofErr w:type="spellStart"/>
                      <w:r w:rsidRPr="00E245C9">
                        <w:rPr>
                          <w:rFonts w:ascii="Courier New" w:eastAsia="Times New Roman" w:hAnsi="Courier New" w:cs="Courier New"/>
                          <w:color w:val="000000"/>
                          <w:sz w:val="24"/>
                          <w:szCs w:val="24"/>
                        </w:rPr>
                        <w:t>ArrayList</w:t>
                      </w:r>
                      <w:proofErr w:type="spellEnd"/>
                      <w:r w:rsidRPr="00E245C9">
                        <w:rPr>
                          <w:rFonts w:ascii="Courier New" w:eastAsia="Times New Roman" w:hAnsi="Courier New" w:cs="Courier New"/>
                          <w:color w:val="080808"/>
                          <w:sz w:val="24"/>
                          <w:szCs w:val="24"/>
                        </w:rPr>
                        <w:t>&lt;</w:t>
                      </w:r>
                      <w:r w:rsidRPr="00E245C9">
                        <w:rPr>
                          <w:rFonts w:ascii="Courier New" w:eastAsia="Times New Roman" w:hAnsi="Courier New" w:cs="Courier New"/>
                          <w:color w:val="000000"/>
                          <w:sz w:val="24"/>
                          <w:szCs w:val="24"/>
                        </w:rPr>
                        <w:t>String</w:t>
                      </w:r>
                      <w:r w:rsidRPr="00E245C9">
                        <w:rPr>
                          <w:rFonts w:ascii="Courier New" w:eastAsia="Times New Roman" w:hAnsi="Courier New" w:cs="Courier New"/>
                          <w:color w:val="080808"/>
                          <w:sz w:val="24"/>
                          <w:szCs w:val="24"/>
                        </w:rPr>
                        <w:t xml:space="preserve">&gt; </w:t>
                      </w:r>
                      <w:proofErr w:type="spellStart"/>
                      <w:proofErr w:type="gramStart"/>
                      <w:r w:rsidRPr="00E245C9">
                        <w:rPr>
                          <w:rFonts w:ascii="Courier New" w:eastAsia="Times New Roman" w:hAnsi="Courier New" w:cs="Courier New"/>
                          <w:color w:val="00627A"/>
                          <w:sz w:val="24"/>
                          <w:szCs w:val="24"/>
                        </w:rPr>
                        <w:t>getAllSymptoms</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00000"/>
                          <w:sz w:val="24"/>
                          <w:szCs w:val="24"/>
                        </w:rPr>
                        <w:t xml:space="preserve">String </w:t>
                      </w:r>
                      <w:r w:rsidRPr="00E245C9">
                        <w:rPr>
                          <w:rFonts w:ascii="Courier New" w:eastAsia="Times New Roman" w:hAnsi="Courier New" w:cs="Courier New"/>
                          <w:color w:val="080808"/>
                          <w:sz w:val="24"/>
                          <w:szCs w:val="24"/>
                        </w:rPr>
                        <w:t>diagnostic) {</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p>
                    <w:p w14:paraId="0F5CAAA9" w14:textId="77777777" w:rsidR="0003146D" w:rsidRDefault="0003146D" w:rsidP="00E245C9">
                      <w:pPr>
                        <w:shd w:val="clear" w:color="auto" w:fill="FFFFFF"/>
                        <w:rPr>
                          <w:rFonts w:ascii="Courier New" w:eastAsia="Times New Roman" w:hAnsi="Courier New" w:cs="Courier New"/>
                          <w:color w:val="080808"/>
                          <w:sz w:val="24"/>
                          <w:szCs w:val="24"/>
                        </w:rPr>
                      </w:pPr>
                      <w:r>
                        <w:rPr>
                          <w:rFonts w:ascii="Courier New" w:eastAsia="Times New Roman" w:hAnsi="Courier New" w:cs="Courier New"/>
                          <w:color w:val="871094"/>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new</w:t>
                      </w:r>
                      <w:r>
                        <w:rPr>
                          <w:rFonts w:ascii="Courier New" w:eastAsia="Times New Roman" w:hAnsi="Courier New" w:cs="Courier New"/>
                          <w:color w:val="0033B3"/>
                          <w:sz w:val="24"/>
                          <w:szCs w:val="24"/>
                        </w:rPr>
                        <w:t xml:space="preserve"> </w:t>
                      </w:r>
                      <w:proofErr w:type="spellStart"/>
                      <w:proofErr w:type="gram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proofErr w:type="gramEnd"/>
                      <w:r w:rsidRPr="00E245C9">
                        <w:rPr>
                          <w:rFonts w:ascii="Courier New" w:eastAsia="Times New Roman" w:hAnsi="Courier New" w:cs="Courier New"/>
                          <w:color w:val="067D17"/>
                          <w:sz w:val="24"/>
                          <w:szCs w:val="24"/>
                        </w:rPr>
                        <w:t>"ANKSIOZNOST"</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"GENERALNI_ANKSIOZNI_POREMECAJ"</w:t>
                      </w:r>
                      <w:r w:rsidRPr="00E245C9">
                        <w:rPr>
                          <w:rFonts w:ascii="Courier New" w:eastAsia="Times New Roman" w:hAnsi="Courier New" w:cs="Courier New"/>
                          <w:color w:val="080808"/>
                          <w:sz w:val="24"/>
                          <w:szCs w:val="24"/>
                        </w:rPr>
                        <w:t>));</w:t>
                      </w:r>
                    </w:p>
                    <w:p w14:paraId="710BBED4" w14:textId="77777777" w:rsidR="0003146D" w:rsidRDefault="0003146D" w:rsidP="00E245C9">
                      <w:pPr>
                        <w:shd w:val="clear" w:color="auto" w:fill="FFFFFF"/>
                        <w:rPr>
                          <w:rFonts w:ascii="Courier New" w:eastAsia="Times New Roman" w:hAnsi="Courier New" w:cs="Courier New"/>
                          <w:color w:val="080808"/>
                          <w:sz w:val="24"/>
                          <w:szCs w:val="24"/>
                        </w:rPr>
                      </w:pP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"USLOVI_ZA_PANICNI_NAPAD"</w:t>
                      </w:r>
                      <w:r w:rsidRPr="00E245C9">
                        <w:rPr>
                          <w:rFonts w:ascii="Courier New" w:eastAsia="Times New Roman" w:hAnsi="Courier New" w:cs="Courier New"/>
                          <w:color w:val="080808"/>
                          <w:sz w:val="24"/>
                          <w:szCs w:val="24"/>
                        </w:rPr>
                        <w:t>,</w:t>
                      </w:r>
                      <w:r>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"PANICNI_NAPAD"</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"PANICNI_POREMECAJ"</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"USLOVI_ZA_SOCIJALNU_ANKSIOZNOST"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33B3"/>
                          <w:sz w:val="24"/>
                          <w:szCs w:val="24"/>
                        </w:rPr>
                        <w:t xml:space="preserve">new </w:t>
                      </w:r>
                      <w:proofErr w:type="spellStart"/>
                      <w:r w:rsidRPr="00E245C9">
                        <w:rPr>
                          <w:rFonts w:ascii="Courier New" w:eastAsia="Times New Roman" w:hAnsi="Courier New" w:cs="Courier New"/>
                          <w:color w:val="080808"/>
                          <w:sz w:val="24"/>
                          <w:szCs w:val="24"/>
                        </w:rPr>
                        <w:t>DiagnosticState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67D17"/>
                          <w:sz w:val="24"/>
                          <w:szCs w:val="24"/>
                        </w:rPr>
                        <w:t>"SOCIJALNA_ANKSIOZNOST"</w:t>
                      </w:r>
                      <w:r w:rsidRPr="00E245C9">
                        <w:rPr>
                          <w:rFonts w:ascii="Courier New" w:eastAsia="Times New Roman" w:hAnsi="Courier New" w:cs="Courier New"/>
                          <w:color w:val="080808"/>
                          <w:sz w:val="24"/>
                          <w:szCs w:val="24"/>
                        </w:rPr>
                        <w:t xml:space="preserve">, </w:t>
                      </w:r>
                      <w:r w:rsidRPr="00E245C9">
                        <w:rPr>
                          <w:rFonts w:ascii="Courier New" w:eastAsia="Times New Roman" w:hAnsi="Courier New" w:cs="Courier New"/>
                          <w:color w:val="067D17"/>
                          <w:sz w:val="24"/>
                          <w:szCs w:val="24"/>
                        </w:rPr>
                        <w:t>"SOCIJALNA_FOBIJA"</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0000"/>
                          <w:sz w:val="24"/>
                          <w:szCs w:val="24"/>
                        </w:rPr>
                        <w:t>FactHandle</w:t>
                      </w:r>
                      <w:proofErr w:type="spellEnd"/>
                      <w:r w:rsidRPr="00E245C9">
                        <w:rPr>
                          <w:rFonts w:ascii="Courier New" w:eastAsia="Times New Roman" w:hAnsi="Courier New" w:cs="Courier New"/>
                          <w:color w:val="000000"/>
                          <w:sz w:val="24"/>
                          <w:szCs w:val="24"/>
                        </w:rPr>
                        <w:t xml:space="preserve"> symptom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.insert</w:t>
                      </w:r>
                      <w:proofErr w:type="spellEnd"/>
                      <w:r w:rsidRPr="00E245C9">
                        <w:rPr>
                          <w:rFonts w:ascii="Courier New" w:eastAsia="Times New Roman" w:hAnsi="Courier New" w:cs="Courier New"/>
                          <w:color w:val="080808"/>
                          <w:sz w:val="24"/>
                          <w:szCs w:val="24"/>
                        </w:rPr>
                        <w:t>(diagnostic);</w:t>
                      </w:r>
                      <w:r w:rsidRPr="00E245C9">
                        <w:rPr>
                          <w:rFonts w:ascii="Courier New" w:eastAsia="Times New Roman" w:hAnsi="Courier New" w:cs="Courier New"/>
                          <w:color w:val="080808"/>
                          <w:sz w:val="24"/>
                          <w:szCs w:val="24"/>
                        </w:rPr>
                        <w:br/>
                        <w:t xml:space="preserve">    </w:t>
                      </w:r>
                      <w:r w:rsidRPr="00E245C9">
                        <w:rPr>
                          <w:rFonts w:ascii="Courier New" w:eastAsia="Times New Roman" w:hAnsi="Courier New" w:cs="Courier New"/>
                          <w:color w:val="0033B3"/>
                          <w:sz w:val="24"/>
                          <w:szCs w:val="24"/>
                        </w:rPr>
                        <w:t xml:space="preserve">int </w:t>
                      </w:r>
                      <w:r w:rsidRPr="00E245C9">
                        <w:rPr>
                          <w:rFonts w:ascii="Courier New" w:eastAsia="Times New Roman" w:hAnsi="Courier New" w:cs="Courier New"/>
                          <w:color w:val="000000"/>
                          <w:sz w:val="24"/>
                          <w:szCs w:val="24"/>
                        </w:rPr>
                        <w:t xml:space="preserve">fired </w:t>
                      </w:r>
                      <w:r w:rsidRPr="00E245C9">
                        <w:rPr>
                          <w:rFonts w:ascii="Courier New" w:eastAsia="Times New Roman" w:hAnsi="Courier New" w:cs="Courier New"/>
                          <w:color w:val="080808"/>
                          <w:sz w:val="24"/>
                          <w:szCs w:val="24"/>
                        </w:rP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.fireAllRules</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80808"/>
                          <w:sz w:val="24"/>
                          <w:szCs w:val="24"/>
                        </w:rPr>
                        <w:br/>
                        <w:t xml:space="preserve">    </w:t>
                      </w:r>
                      <w:proofErr w:type="spellStart"/>
                      <w:r w:rsidRPr="00E245C9">
                        <w:rPr>
                          <w:rFonts w:ascii="Courier New" w:eastAsia="Times New Roman" w:hAnsi="Courier New" w:cs="Courier New"/>
                          <w:color w:val="0033B3"/>
                          <w:sz w:val="24"/>
                          <w:szCs w:val="24"/>
                        </w:rPr>
                        <w:t>this</w:t>
                      </w:r>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871094"/>
                          <w:sz w:val="24"/>
                          <w:szCs w:val="24"/>
                        </w:rPr>
                        <w:t>kieSession</w:t>
                      </w:r>
                      <w:r w:rsidRPr="00E245C9">
                        <w:rPr>
                          <w:rFonts w:ascii="Courier New" w:eastAsia="Times New Roman" w:hAnsi="Courier New" w:cs="Courier New"/>
                          <w:color w:val="080808"/>
                          <w:sz w:val="24"/>
                          <w:szCs w:val="24"/>
                        </w:rPr>
                        <w:t>.delete</w:t>
                      </w:r>
                      <w:proofErr w:type="spellEnd"/>
                      <w:r w:rsidRPr="00E245C9">
                        <w:rPr>
                          <w:rFonts w:ascii="Courier New" w:eastAsia="Times New Roman" w:hAnsi="Courier New" w:cs="Courier New"/>
                          <w:color w:val="080808"/>
                          <w:sz w:val="24"/>
                          <w:szCs w:val="24"/>
                        </w:rPr>
                        <w:t>(</w:t>
                      </w:r>
                      <w:r w:rsidRPr="00E245C9">
                        <w:rPr>
                          <w:rFonts w:ascii="Courier New" w:eastAsia="Times New Roman" w:hAnsi="Courier New" w:cs="Courier New"/>
                          <w:color w:val="000000"/>
                          <w:sz w:val="24"/>
                          <w:szCs w:val="24"/>
                        </w:rPr>
                        <w:t>symptom</w:t>
                      </w:r>
                      <w:r w:rsidRPr="00E245C9">
                        <w:rPr>
                          <w:rFonts w:ascii="Courier New" w:eastAsia="Times New Roman" w:hAnsi="Courier New" w:cs="Courier New"/>
                          <w:color w:val="080808"/>
                          <w:sz w:val="24"/>
                          <w:szCs w:val="24"/>
                        </w:rPr>
                        <w:t>);</w:t>
                      </w:r>
                    </w:p>
                    <w:p w14:paraId="6AA4B603" w14:textId="77777777" w:rsidR="0003146D" w:rsidRPr="00E245C9" w:rsidRDefault="0003146D" w:rsidP="00E245C9">
                      <w:pPr>
                        <w:shd w:val="clear" w:color="auto" w:fill="FFFFFF"/>
                        <w:rPr>
                          <w:rFonts w:ascii="Courier New" w:eastAsia="Times New Roman" w:hAnsi="Courier New" w:cs="Courier New"/>
                          <w:color w:val="080808"/>
                          <w:sz w:val="24"/>
                          <w:szCs w:val="24"/>
                          <w:lang w:val="sr-Cyrl-RS"/>
                        </w:rPr>
                      </w:pPr>
                      <w:r>
                        <w:rPr>
                          <w:rFonts w:ascii="Courier New" w:eastAsia="Times New Roman" w:hAnsi="Courier New" w:cs="Courier New"/>
                          <w:color w:val="080808"/>
                          <w:sz w:val="24"/>
                          <w:szCs w:val="24"/>
                        </w:rPr>
                        <w:tab/>
                      </w:r>
                      <w:r>
                        <w:rPr>
                          <w:rFonts w:ascii="Courier New" w:eastAsia="Times New Roman" w:hAnsi="Courier New" w:cs="Courier New"/>
                          <w:color w:val="080808"/>
                          <w:sz w:val="24"/>
                          <w:szCs w:val="24"/>
                          <w:lang w:val="sr-Cyrl-RS"/>
                        </w:rPr>
                        <w:t>…</w:t>
                      </w:r>
                    </w:p>
                    <w:p w14:paraId="4BE7799D" w14:textId="77777777" w:rsidR="0003146D" w:rsidRPr="00E245C9" w:rsidRDefault="0003146D">
                      <w:r>
                        <w:t>}</w:t>
                      </w:r>
                    </w:p>
                  </w:txbxContent>
                </v:textbox>
                <w10:wrap type="square" anchorx="margin"/>
              </v:shape>
            </w:pict>
          </mc:Fallback>
        </mc:AlternateContent>
      </w:r>
      <w:del w:id="1324" w:author="SW 46/2019 - Petrović Milica" w:date="2023-08-17T21:14:00Z">
        <w:r w:rsidR="00795D0B" w:rsidRPr="00D97B2C" w:rsidDel="00AC6734">
          <w:rPr>
            <w:noProof/>
            <w:lang w:val="sr-Cyrl-RS"/>
          </w:rPr>
          <mc:AlternateContent>
            <mc:Choice Requires="wps">
              <w:drawing>
                <wp:anchor distT="0" distB="0" distL="114300" distR="114300" simplePos="0" relativeHeight="251776000" behindDoc="0" locked="0" layoutInCell="1" allowOverlap="1" wp14:anchorId="0E45BE74" wp14:editId="518653B2">
                  <wp:simplePos x="0" y="0"/>
                  <wp:positionH relativeFrom="margin">
                    <wp:align>left</wp:align>
                  </wp:positionH>
                  <wp:positionV relativeFrom="paragraph">
                    <wp:posOffset>5111576</wp:posOffset>
                  </wp:positionV>
                  <wp:extent cx="5918200" cy="635"/>
                  <wp:effectExtent l="0" t="0" r="6350" b="0"/>
                  <wp:wrapSquare wrapText="bothSides"/>
                  <wp:docPr id="196" name="Text Box 196"/>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68DD7514" w14:textId="2B8FAE25" w:rsidR="0003146D" w:rsidRPr="00886AB1" w:rsidRDefault="0003146D">
                              <w:pPr>
                                <w:pStyle w:val="Caption"/>
                                <w:jc w:val="center"/>
                                <w:rPr>
                                  <w:noProof/>
                                  <w:lang w:val="sr-Cyrl-RS"/>
                                </w:rPr>
                                <w:pPrChange w:id="1325" w:author="SW 46/2019 - Petrović Milica" w:date="2023-08-14T20:36:00Z">
                                  <w:pPr>
                                    <w:pStyle w:val="Caption"/>
                                  </w:pPr>
                                </w:pPrChange>
                              </w:pPr>
                              <w:bookmarkStart w:id="1326" w:name="_Ref141539959"/>
                              <w:proofErr w:type="spellStart"/>
                              <w:r>
                                <w:t>Листинг</w:t>
                              </w:r>
                              <w:proofErr w:type="spellEnd"/>
                              <w:r>
                                <w:t xml:space="preserve"> </w:t>
                              </w:r>
                              <w:ins w:id="1327" w:author="SW 46/2019 - Petrović Milica" w:date="2023-08-17T19:58:00Z">
                                <w:r>
                                  <w:fldChar w:fldCharType="begin"/>
                                </w:r>
                                <w:r>
                                  <w:instrText xml:space="preserve"> STYLEREF 1 \s </w:instrText>
                                </w:r>
                              </w:ins>
                              <w:r>
                                <w:fldChar w:fldCharType="separate"/>
                              </w:r>
                              <w:r>
                                <w:rPr>
                                  <w:noProof/>
                                </w:rPr>
                                <w:t>5</w:t>
                              </w:r>
                              <w:ins w:id="1328" w:author="SW 46/2019 - Petrović Milica" w:date="2023-08-17T19:58:00Z">
                                <w:r>
                                  <w:fldChar w:fldCharType="end"/>
                                </w:r>
                                <w:r>
                                  <w:t>.</w:t>
                                </w:r>
                              </w:ins>
                              <w:ins w:id="1329" w:author="SW 46/2019 - Petrović Milica" w:date="2023-08-17T21:01:00Z">
                                <w:r>
                                  <w:rPr>
                                    <w:lang w:val="sr-Cyrl-RS"/>
                                  </w:rPr>
                                  <w:t>12</w:t>
                                </w:r>
                              </w:ins>
                              <w:del w:id="1330"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14</w:delText>
                                </w:r>
                                <w:r w:rsidDel="00994F03">
                                  <w:rPr>
                                    <w:noProof/>
                                  </w:rPr>
                                  <w:fldChar w:fldCharType="end"/>
                                </w:r>
                              </w:del>
                              <w:bookmarkEnd w:id="1326"/>
                              <w:r>
                                <w:t xml:space="preserve"> </w:t>
                              </w:r>
                              <w:del w:id="1331" w:author="SW 46/2019 - Petrović Milica" w:date="2023-08-17T21:14:00Z">
                                <w:r w:rsidDel="00AC6734">
                                  <w:rPr>
                                    <w:lang w:val="sr-Cyrl-RS"/>
                                  </w:rPr>
                                  <w:delText>Убацивање чињеница у ранду меморију</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5BE74" id="Text Box 196" o:spid="_x0000_s1087" type="#_x0000_t202" style="position:absolute;margin-left:0;margin-top:402.5pt;width:466pt;height:.05pt;z-index:251776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" stroked="f">
                  <v:textbox style="mso-fit-shape-to-text:t" inset="0,0,0,0">
                    <w:txbxContent>
                      <w:p w14:paraId="68DD7514" w14:textId="2B8FAE25" w:rsidR="0003146D" w:rsidRPr="00886AB1" w:rsidRDefault="0003146D">
                        <w:pPr>
                          <w:pStyle w:val="Caption"/>
                          <w:jc w:val="center"/>
                          <w:rPr>
                            <w:noProof/>
                            <w:lang w:val="sr-Cyrl-RS"/>
                          </w:rPr>
                          <w:pPrChange w:id="1332" w:author="SW 46/2019 - Petrović Milica" w:date="2023-08-14T20:36:00Z">
                            <w:pPr>
                              <w:pStyle w:val="Caption"/>
                            </w:pPr>
                          </w:pPrChange>
                        </w:pPr>
                        <w:bookmarkStart w:id="1333" w:name="_Ref141539959"/>
                        <w:proofErr w:type="spellStart"/>
                        <w:r>
                          <w:t>Листинг</w:t>
                        </w:r>
                        <w:proofErr w:type="spellEnd"/>
                        <w:r>
                          <w:t xml:space="preserve"> </w:t>
                        </w:r>
                        <w:ins w:id="1334" w:author="SW 46/2019 - Petrović Milica" w:date="2023-08-17T19:58:00Z">
                          <w:r>
                            <w:fldChar w:fldCharType="begin"/>
                          </w:r>
                          <w:r>
                            <w:instrText xml:space="preserve"> STYLEREF 1 \s </w:instrText>
                          </w:r>
                        </w:ins>
                        <w:r>
                          <w:fldChar w:fldCharType="separate"/>
                        </w:r>
                        <w:r>
                          <w:rPr>
                            <w:noProof/>
                          </w:rPr>
                          <w:t>5</w:t>
                        </w:r>
                        <w:ins w:id="1335" w:author="SW 46/2019 - Petrović Milica" w:date="2023-08-17T19:58:00Z">
                          <w:r>
                            <w:fldChar w:fldCharType="end"/>
                          </w:r>
                          <w:r>
                            <w:t>.</w:t>
                          </w:r>
                        </w:ins>
                        <w:ins w:id="1336" w:author="SW 46/2019 - Petrović Milica" w:date="2023-08-17T21:01:00Z">
                          <w:r>
                            <w:rPr>
                              <w:lang w:val="sr-Cyrl-RS"/>
                            </w:rPr>
                            <w:t>12</w:t>
                          </w:r>
                        </w:ins>
                        <w:del w:id="1337"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14</w:delText>
                          </w:r>
                          <w:r w:rsidDel="00994F03">
                            <w:rPr>
                              <w:noProof/>
                            </w:rPr>
                            <w:fldChar w:fldCharType="end"/>
                          </w:r>
                        </w:del>
                        <w:bookmarkEnd w:id="1333"/>
                        <w:r>
                          <w:t xml:space="preserve"> </w:t>
                        </w:r>
                        <w:del w:id="1338" w:author="SW 46/2019 - Petrović Milica" w:date="2023-08-17T21:14:00Z">
                          <w:r w:rsidDel="00AC6734">
                            <w:rPr>
                              <w:lang w:val="sr-Cyrl-RS"/>
                            </w:rPr>
                            <w:delText>Убацивање чињеница у ранду меморију</w:delText>
                          </w:r>
                        </w:del>
                      </w:p>
                    </w:txbxContent>
                  </v:textbox>
                  <w10:wrap type="square" anchorx="margin"/>
                </v:shape>
              </w:pict>
            </mc:Fallback>
          </mc:AlternateContent>
        </w:r>
      </w:del>
      <w:del w:id="1339" w:author="SW 46/2019 - Petrović Milica" w:date="2023-08-17T21:13:00Z">
        <w:r w:rsidR="00886AB1" w:rsidRPr="00D97B2C" w:rsidDel="00795D0B">
          <w:rPr>
            <w:noProof/>
            <w:lang w:val="sr-Cyrl-RS"/>
          </w:rPr>
          <mc:AlternateContent>
            <mc:Choice Requires="wps">
              <w:drawing>
                <wp:anchor distT="0" distB="0" distL="114300" distR="114300" simplePos="0" relativeHeight="251771904" behindDoc="0" locked="0" layoutInCell="1" allowOverlap="1" wp14:anchorId="7F06147C" wp14:editId="42D991BF">
                  <wp:simplePos x="0" y="0"/>
                  <wp:positionH relativeFrom="margin">
                    <wp:align>center</wp:align>
                  </wp:positionH>
                  <wp:positionV relativeFrom="paragraph">
                    <wp:posOffset>28152</wp:posOffset>
                  </wp:positionV>
                  <wp:extent cx="3140710" cy="194310"/>
                  <wp:effectExtent l="0" t="0" r="2540" b="0"/>
                  <wp:wrapSquare wrapText="bothSides"/>
                  <wp:docPr id="192" name="Text Box 192"/>
                  <wp:cNvGraphicFramePr/>
                  <a:graphic xmlns:a="http://schemas.openxmlformats.org/drawingml/2006/main">
                    <a:graphicData uri="http://schemas.microsoft.com/office/word/2010/wordprocessingShape">
                      <wps:wsp>
                        <wps:cNvSpPr txBox="1"/>
                        <wps:spPr>
                          <a:xfrm>
                            <a:off x="0" y="0"/>
                            <a:ext cx="3140710" cy="194310"/>
                          </a:xfrm>
                          <a:prstGeom prst="rect">
                            <a:avLst/>
                          </a:prstGeom>
                          <a:solidFill>
                            <a:prstClr val="white"/>
                          </a:solidFill>
                          <a:ln>
                            <a:noFill/>
                          </a:ln>
                        </wps:spPr>
                        <wps:txbx>
                          <w:txbxContent>
                            <w:p w14:paraId="23F44A50" w14:textId="5AADA529" w:rsidR="0003146D" w:rsidRPr="00181107" w:rsidRDefault="0003146D">
                              <w:pPr>
                                <w:pStyle w:val="Caption"/>
                                <w:jc w:val="center"/>
                                <w:rPr>
                                  <w:noProof/>
                                  <w:lang w:val="sr-Cyrl-RS"/>
                                </w:rPr>
                                <w:pPrChange w:id="1340" w:author="SW 46/2019 - Petrović Milica" w:date="2023-08-14T20:36:00Z">
                                  <w:pPr>
                                    <w:pStyle w:val="Caption"/>
                                  </w:pPr>
                                </w:pPrChange>
                              </w:pPr>
                              <w:bookmarkStart w:id="1341" w:name="_Ref141539217"/>
                              <w:proofErr w:type="spellStart"/>
                              <w:r>
                                <w:t>Листинг</w:t>
                              </w:r>
                              <w:proofErr w:type="spellEnd"/>
                              <w:r>
                                <w:t xml:space="preserve"> </w:t>
                              </w:r>
                              <w:ins w:id="1342" w:author="SW 46/2019 - Petrović Milica" w:date="2023-08-17T19:58:00Z">
                                <w:r>
                                  <w:fldChar w:fldCharType="begin"/>
                                </w:r>
                                <w:r>
                                  <w:instrText xml:space="preserve"> STYLEREF 1 \s </w:instrText>
                                </w:r>
                              </w:ins>
                              <w:r>
                                <w:fldChar w:fldCharType="separate"/>
                              </w:r>
                              <w:r>
                                <w:rPr>
                                  <w:noProof/>
                                </w:rPr>
                                <w:t>5</w:t>
                              </w:r>
                              <w:ins w:id="1343" w:author="SW 46/2019 - Petrović Milica" w:date="2023-08-17T19:58:00Z">
                                <w:r>
                                  <w:fldChar w:fldCharType="end"/>
                                </w:r>
                                <w:r>
                                  <w:t>.</w:t>
                                </w:r>
                              </w:ins>
                              <w:ins w:id="1344" w:author="SW 46/2019 - Petrović Milica" w:date="2023-08-17T21:00:00Z">
                                <w:r>
                                  <w:rPr>
                                    <w:lang w:val="sr-Cyrl-RS"/>
                                  </w:rPr>
                                  <w:t>11</w:t>
                                </w:r>
                              </w:ins>
                              <w:del w:id="1345"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15</w:delText>
                                </w:r>
                                <w:r w:rsidDel="00994F03">
                                  <w:rPr>
                                    <w:noProof/>
                                  </w:rPr>
                                  <w:fldChar w:fldCharType="end"/>
                                </w:r>
                              </w:del>
                              <w:bookmarkEnd w:id="1341"/>
                              <w:del w:id="1346" w:author="SW 46/2019 - Petrović Milica" w:date="2023-08-17T21:13:00Z">
                                <w:r w:rsidDel="00795D0B">
                                  <w:delText xml:space="preserve"> </w:delText>
                                </w:r>
                                <w:r w:rsidDel="00795D0B">
                                  <w:rPr>
                                    <w:lang w:val="sr-Cyrl-RS"/>
                                  </w:rPr>
                                  <w:delText>Правило које покреће претрагу симптома</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6147C" id="Text Box 192" o:spid="_x0000_s1088" type="#_x0000_t202" style="position:absolute;margin-left:0;margin-top:2.2pt;width:247.3pt;height:15.3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" stroked="f">
                  <v:textbox inset="0,0,0,0">
                    <w:txbxContent>
                      <w:p w14:paraId="23F44A50" w14:textId="5AADA529" w:rsidR="0003146D" w:rsidRPr="00181107" w:rsidRDefault="0003146D">
                        <w:pPr>
                          <w:pStyle w:val="Caption"/>
                          <w:jc w:val="center"/>
                          <w:rPr>
                            <w:noProof/>
                            <w:lang w:val="sr-Cyrl-RS"/>
                          </w:rPr>
                          <w:pPrChange w:id="1347" w:author="SW 46/2019 - Petrović Milica" w:date="2023-08-14T20:36:00Z">
                            <w:pPr>
                              <w:pStyle w:val="Caption"/>
                            </w:pPr>
                          </w:pPrChange>
                        </w:pPr>
                        <w:bookmarkStart w:id="1348" w:name="_Ref141539217"/>
                        <w:proofErr w:type="spellStart"/>
                        <w:r>
                          <w:t>Листинг</w:t>
                        </w:r>
                        <w:proofErr w:type="spellEnd"/>
                        <w:r>
                          <w:t xml:space="preserve"> </w:t>
                        </w:r>
                        <w:ins w:id="1349" w:author="SW 46/2019 - Petrović Milica" w:date="2023-08-17T19:58:00Z">
                          <w:r>
                            <w:fldChar w:fldCharType="begin"/>
                          </w:r>
                          <w:r>
                            <w:instrText xml:space="preserve"> STYLEREF 1 \s </w:instrText>
                          </w:r>
                        </w:ins>
                        <w:r>
                          <w:fldChar w:fldCharType="separate"/>
                        </w:r>
                        <w:r>
                          <w:rPr>
                            <w:noProof/>
                          </w:rPr>
                          <w:t>5</w:t>
                        </w:r>
                        <w:ins w:id="1350" w:author="SW 46/2019 - Petrović Milica" w:date="2023-08-17T19:58:00Z">
                          <w:r>
                            <w:fldChar w:fldCharType="end"/>
                          </w:r>
                          <w:r>
                            <w:t>.</w:t>
                          </w:r>
                        </w:ins>
                        <w:ins w:id="1351" w:author="SW 46/2019 - Petrović Milica" w:date="2023-08-17T21:00:00Z">
                          <w:r>
                            <w:rPr>
                              <w:lang w:val="sr-Cyrl-RS"/>
                            </w:rPr>
                            <w:t>11</w:t>
                          </w:r>
                        </w:ins>
                        <w:del w:id="1352" w:author="SW 46/2019 - Petrović Milica" w:date="2023-08-17T19:55:00Z">
                          <w:r w:rsidDel="00994F03">
                            <w:fldChar w:fldCharType="begin"/>
                          </w:r>
                          <w:r w:rsidDel="00994F03">
                            <w:delInstrText xml:space="preserve"> SEQ Листинг \* ARABIC </w:delInstrText>
                          </w:r>
                          <w:r w:rsidDel="00994F03">
                            <w:fldChar w:fldCharType="separate"/>
                          </w:r>
                          <w:r w:rsidDel="00994F03">
                            <w:rPr>
                              <w:noProof/>
                            </w:rPr>
                            <w:delText>15</w:delText>
                          </w:r>
                          <w:r w:rsidDel="00994F03">
                            <w:rPr>
                              <w:noProof/>
                            </w:rPr>
                            <w:fldChar w:fldCharType="end"/>
                          </w:r>
                        </w:del>
                        <w:bookmarkEnd w:id="1348"/>
                        <w:del w:id="1353" w:author="SW 46/2019 - Petrović Milica" w:date="2023-08-17T21:13:00Z">
                          <w:r w:rsidDel="00795D0B">
                            <w:delText xml:space="preserve"> </w:delText>
                          </w:r>
                          <w:r w:rsidDel="00795D0B">
                            <w:rPr>
                              <w:lang w:val="sr-Cyrl-RS"/>
                            </w:rPr>
                            <w:delText>Правило које покреће претрагу симптома</w:delText>
                          </w:r>
                        </w:del>
                      </w:p>
                    </w:txbxContent>
                  </v:textbox>
                  <w10:wrap type="square" anchorx="margin"/>
                </v:shape>
              </w:pict>
            </mc:Fallback>
          </mc:AlternateContent>
        </w:r>
      </w:del>
    </w:p>
    <w:p w14:paraId="3EBBBE7A" w14:textId="3910C5F2" w:rsidR="00886AB1" w:rsidRDefault="00886AB1" w:rsidP="00075AA2">
      <w:pPr>
        <w:tabs>
          <w:tab w:val="left" w:pos="3851"/>
        </w:tabs>
        <w:rPr>
          <w:ins w:id="1354" w:author="SW 46/2019 - Petrović Milica" w:date="2023-08-17T21:12:00Z"/>
          <w:lang w:val="sr-Cyrl-RS"/>
        </w:rPr>
      </w:pPr>
    </w:p>
    <w:p w14:paraId="60BE5630" w14:textId="1B40D6E0" w:rsidR="00795D0B" w:rsidRDefault="00795D0B" w:rsidP="00075AA2">
      <w:pPr>
        <w:tabs>
          <w:tab w:val="left" w:pos="3851"/>
        </w:tabs>
        <w:rPr>
          <w:ins w:id="1355" w:author="SW 46/2019 - Petrović Milica" w:date="2023-08-17T21:12:00Z"/>
          <w:lang w:val="sr-Cyrl-RS"/>
        </w:rPr>
      </w:pPr>
    </w:p>
    <w:p w14:paraId="2180043D" w14:textId="472F6479" w:rsidR="00795D0B" w:rsidRDefault="00795D0B" w:rsidP="00075AA2">
      <w:pPr>
        <w:tabs>
          <w:tab w:val="left" w:pos="3851"/>
        </w:tabs>
        <w:rPr>
          <w:ins w:id="1356" w:author="SW 46/2019 - Petrović Milica" w:date="2023-08-17T21:12:00Z"/>
          <w:lang w:val="sr-Cyrl-RS"/>
        </w:rPr>
      </w:pPr>
    </w:p>
    <w:p w14:paraId="002E6305" w14:textId="77777777" w:rsidR="00795D0B" w:rsidRPr="00D97B2C" w:rsidRDefault="00795D0B" w:rsidP="00075AA2">
      <w:pPr>
        <w:tabs>
          <w:tab w:val="left" w:pos="3851"/>
        </w:tabs>
        <w:rPr>
          <w:lang w:val="sr-Cyrl-RS"/>
        </w:rPr>
      </w:pPr>
    </w:p>
    <w:p w14:paraId="43872C35" w14:textId="32CB7AC5" w:rsidR="00886AB1" w:rsidRPr="00D97B2C" w:rsidDel="00795D0B" w:rsidRDefault="00886AB1" w:rsidP="00075AA2">
      <w:pPr>
        <w:tabs>
          <w:tab w:val="left" w:pos="3851"/>
        </w:tabs>
        <w:rPr>
          <w:del w:id="1357" w:author="SW 46/2019 - Petrović Milica" w:date="2023-08-17T21:12:00Z"/>
          <w:lang w:val="sr-Cyrl-RS"/>
        </w:rPr>
      </w:pPr>
    </w:p>
    <w:p w14:paraId="33B7B795" w14:textId="574AD0A1" w:rsidR="00886AB1" w:rsidRPr="00D97B2C" w:rsidDel="00795D0B" w:rsidRDefault="00886AB1" w:rsidP="00075AA2">
      <w:pPr>
        <w:tabs>
          <w:tab w:val="left" w:pos="3851"/>
        </w:tabs>
        <w:rPr>
          <w:del w:id="1358" w:author="SW 46/2019 - Petrović Milica" w:date="2023-08-17T21:12:00Z"/>
          <w:lang w:val="sr-Cyrl-RS"/>
        </w:rPr>
      </w:pPr>
    </w:p>
    <w:p w14:paraId="2A0AB02A" w14:textId="4F0E0423" w:rsidR="00A3487E" w:rsidRPr="00D97B2C" w:rsidDel="00795D0B" w:rsidRDefault="00A3487E" w:rsidP="00075AA2">
      <w:pPr>
        <w:tabs>
          <w:tab w:val="left" w:pos="3851"/>
        </w:tabs>
        <w:rPr>
          <w:del w:id="1359" w:author="SW 46/2019 - Petrović Milica" w:date="2023-08-17T21:12:00Z"/>
          <w:lang w:val="sr-Cyrl-RS"/>
        </w:rPr>
      </w:pPr>
    </w:p>
    <w:p w14:paraId="7714F759" w14:textId="7E6398AA" w:rsidR="00A3487E" w:rsidRPr="00D97B2C" w:rsidRDefault="00A3487E" w:rsidP="00795D0B">
      <w:pPr>
        <w:tabs>
          <w:tab w:val="left" w:pos="3851"/>
        </w:tabs>
        <w:rPr>
          <w:lang w:val="sr-Cyrl-RS"/>
        </w:rPr>
        <w:pPrChange w:id="1360" w:author="SW 46/2019 - Petrović Milica" w:date="2023-08-17T21:12:00Z">
          <w:pPr/>
        </w:pPrChange>
      </w:pPr>
      <w:r w:rsidRPr="00D97B2C">
        <w:rPr>
          <w:lang w:val="sr-Cyrl-RS"/>
        </w:rPr>
        <w:br w:type="page"/>
      </w:r>
    </w:p>
    <w:p w14:paraId="7A620518" w14:textId="77777777" w:rsidR="00E245C9" w:rsidRPr="00D97B2C" w:rsidRDefault="00E245C9" w:rsidP="00075AA2">
      <w:pPr>
        <w:tabs>
          <w:tab w:val="left" w:pos="3851"/>
        </w:tabs>
        <w:rPr>
          <w:lang w:val="sr-Cyrl-RS"/>
        </w:rPr>
      </w:pPr>
    </w:p>
    <w:p w14:paraId="1D6A5BFD" w14:textId="77777777" w:rsidR="00504E38" w:rsidRPr="00D97B2C" w:rsidRDefault="00504E38" w:rsidP="00504E38">
      <w:pPr>
        <w:pStyle w:val="Heading1"/>
        <w:ind w:left="415"/>
        <w:rPr>
          <w:lang w:val="sr-Cyrl-RS"/>
        </w:rPr>
      </w:pPr>
      <w:r w:rsidRPr="00D97B2C">
        <w:rPr>
          <w:lang w:val="sr-Cyrl-RS"/>
        </w:rPr>
        <w:br w:type="page"/>
      </w:r>
    </w:p>
    <w:p w14:paraId="1457AC8A" w14:textId="77777777" w:rsidR="009E353C" w:rsidRPr="00D97B2C" w:rsidRDefault="009E353C" w:rsidP="00504E38">
      <w:pPr>
        <w:pStyle w:val="Heading1"/>
        <w:numPr>
          <w:ilvl w:val="0"/>
          <w:numId w:val="3"/>
        </w:numPr>
        <w:rPr>
          <w:lang w:val="sr-Cyrl-RS"/>
        </w:rPr>
      </w:pPr>
      <w:bookmarkStart w:id="1361" w:name="_Toc143200090"/>
      <w:r w:rsidRPr="00D97B2C">
        <w:rPr>
          <w:lang w:val="sr-Cyrl-RS"/>
        </w:rPr>
        <w:lastRenderedPageBreak/>
        <w:t xml:space="preserve">Приказ </w:t>
      </w:r>
      <w:r w:rsidR="000D52EA" w:rsidRPr="00D97B2C">
        <w:rPr>
          <w:lang w:val="sr-Cyrl-RS"/>
        </w:rPr>
        <w:t>имплементираног система</w:t>
      </w:r>
      <w:bookmarkEnd w:id="1361"/>
    </w:p>
    <w:p w14:paraId="0282E362" w14:textId="77777777" w:rsidR="00576EE6" w:rsidRPr="00D97B2C" w:rsidRDefault="00EE22D5" w:rsidP="00576EE6">
      <w:pPr>
        <w:pStyle w:val="osnovnitekst"/>
        <w:rPr>
          <w:lang w:val="sr-Cyrl-RS"/>
        </w:rPr>
      </w:pPr>
      <w:r w:rsidRPr="00D97B2C">
        <w:rPr>
          <w:lang w:val="sr-Cyrl-RS"/>
        </w:rPr>
        <w:t>У овом поглављу ће бити приказан</w:t>
      </w:r>
      <w:r w:rsidR="006B4C33" w:rsidRPr="00D97B2C">
        <w:rPr>
          <w:lang w:val="sr-Cyrl-RS"/>
        </w:rPr>
        <w:t>о решење из перспективе оба типа корисника клијента и психолога.</w:t>
      </w:r>
    </w:p>
    <w:p w14:paraId="7259D162" w14:textId="16E9BB21" w:rsidR="00A07712" w:rsidRPr="00D97B2C" w:rsidRDefault="00A15DE7" w:rsidP="00576EE6">
      <w:pPr>
        <w:pStyle w:val="osnovnitekst"/>
        <w:rPr>
          <w:lang w:val="sr-Cyrl-RS"/>
        </w:rPr>
      </w:pPr>
      <w:r w:rsidRPr="00D97B2C">
        <w:rPr>
          <w:noProof/>
          <w:lang w:val="sr-Cyrl-RS"/>
        </w:rPr>
        <mc:AlternateContent>
          <mc:Choice Requires="wps">
            <w:drawing>
              <wp:anchor distT="0" distB="0" distL="114300" distR="114300" simplePos="0" relativeHeight="251782144" behindDoc="0" locked="0" layoutInCell="1" allowOverlap="1" wp14:anchorId="49D2A273" wp14:editId="30AEE5F4">
                <wp:simplePos x="0" y="0"/>
                <wp:positionH relativeFrom="column">
                  <wp:posOffset>0</wp:posOffset>
                </wp:positionH>
                <wp:positionV relativeFrom="paragraph">
                  <wp:posOffset>3416300</wp:posOffset>
                </wp:positionV>
                <wp:extent cx="5943600"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2D4153" w14:textId="5A709240" w:rsidR="0003146D" w:rsidRPr="00A15DE7" w:rsidRDefault="0003146D">
                            <w:pPr>
                              <w:pStyle w:val="Caption"/>
                              <w:jc w:val="center"/>
                              <w:rPr>
                                <w:noProof/>
                                <w:lang w:val="sr-Cyrl-RS"/>
                              </w:rPr>
                              <w:pPrChange w:id="1362" w:author="SW 46/2019 - Petrović Milica" w:date="2023-08-14T20:36:00Z">
                                <w:pPr>
                                  <w:pStyle w:val="Caption"/>
                                </w:pPr>
                              </w:pPrChange>
                            </w:pPr>
                            <w:bookmarkStart w:id="1363" w:name="_Ref141718994"/>
                            <w:bookmarkStart w:id="1364" w:name="_Ref143199429"/>
                            <w:proofErr w:type="spellStart"/>
                            <w:r>
                              <w:t>Слика</w:t>
                            </w:r>
                            <w:proofErr w:type="spellEnd"/>
                            <w:r>
                              <w:t xml:space="preserve"> </w:t>
                            </w:r>
                            <w:ins w:id="1365" w:author="SW 46/2019 - Petrović Milica" w:date="2023-08-17T20:44:00Z">
                              <w:r>
                                <w:fldChar w:fldCharType="begin"/>
                              </w:r>
                              <w:r>
                                <w:instrText xml:space="preserve"> STYLEREF 1 \s </w:instrText>
                              </w:r>
                            </w:ins>
                            <w:r>
                              <w:fldChar w:fldCharType="separate"/>
                            </w:r>
                            <w:r>
                              <w:rPr>
                                <w:noProof/>
                              </w:rPr>
                              <w:t>6</w:t>
                            </w:r>
                            <w:ins w:id="1366" w:author="SW 46/2019 - Petrović Milica" w:date="2023-08-17T20:44:00Z">
                              <w:r>
                                <w:fldChar w:fldCharType="end"/>
                              </w:r>
                              <w:r>
                                <w:t>.</w:t>
                              </w:r>
                              <w:r>
                                <w:fldChar w:fldCharType="begin"/>
                              </w:r>
                              <w:r>
                                <w:instrText xml:space="preserve"> SEQ Слика \* ARABIC \s 1 </w:instrText>
                              </w:r>
                            </w:ins>
                            <w:r>
                              <w:fldChar w:fldCharType="separate"/>
                            </w:r>
                            <w:ins w:id="1367" w:author="SW 46/2019 - Petrović Milica" w:date="2023-08-17T20:44:00Z">
                              <w:r>
                                <w:rPr>
                                  <w:noProof/>
                                </w:rPr>
                                <w:t>1</w:t>
                              </w:r>
                              <w:r>
                                <w:fldChar w:fldCharType="end"/>
                              </w:r>
                            </w:ins>
                            <w:bookmarkEnd w:id="1364"/>
                            <w:del w:id="1368"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19</w:delText>
                              </w:r>
                              <w:r w:rsidDel="00693600">
                                <w:rPr>
                                  <w:noProof/>
                                </w:rPr>
                                <w:fldChar w:fldCharType="end"/>
                              </w:r>
                            </w:del>
                            <w:bookmarkEnd w:id="1363"/>
                            <w:r>
                              <w:rPr>
                                <w:lang w:val="sr-Cyrl-RS"/>
                              </w:rPr>
                              <w:t xml:space="preserve"> Пријава на систем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2A273" id="Text Box 200" o:spid="_x0000_s1089" type="#_x0000_t202" style="position:absolute;left:0;text-align:left;margin-left:0;margin-top:269pt;width:46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" stroked="f">
                <v:textbox style="mso-fit-shape-to-text:t" inset="0,0,0,0">
                  <w:txbxContent>
                    <w:p w14:paraId="6C2D4153" w14:textId="5A709240" w:rsidR="0003146D" w:rsidRPr="00A15DE7" w:rsidRDefault="0003146D">
                      <w:pPr>
                        <w:pStyle w:val="Caption"/>
                        <w:jc w:val="center"/>
                        <w:rPr>
                          <w:noProof/>
                          <w:lang w:val="sr-Cyrl-RS"/>
                        </w:rPr>
                        <w:pPrChange w:id="1369" w:author="SW 46/2019 - Petrović Milica" w:date="2023-08-14T20:36:00Z">
                          <w:pPr>
                            <w:pStyle w:val="Caption"/>
                          </w:pPr>
                        </w:pPrChange>
                      </w:pPr>
                      <w:bookmarkStart w:id="1370" w:name="_Ref141718994"/>
                      <w:bookmarkStart w:id="1371" w:name="_Ref143199429"/>
                      <w:proofErr w:type="spellStart"/>
                      <w:r>
                        <w:t>Слика</w:t>
                      </w:r>
                      <w:proofErr w:type="spellEnd"/>
                      <w:r>
                        <w:t xml:space="preserve"> </w:t>
                      </w:r>
                      <w:ins w:id="1372" w:author="SW 46/2019 - Petrović Milica" w:date="2023-08-17T20:44:00Z">
                        <w:r>
                          <w:fldChar w:fldCharType="begin"/>
                        </w:r>
                        <w:r>
                          <w:instrText xml:space="preserve"> STYLEREF 1 \s </w:instrText>
                        </w:r>
                      </w:ins>
                      <w:r>
                        <w:fldChar w:fldCharType="separate"/>
                      </w:r>
                      <w:r>
                        <w:rPr>
                          <w:noProof/>
                        </w:rPr>
                        <w:t>6</w:t>
                      </w:r>
                      <w:ins w:id="1373" w:author="SW 46/2019 - Petrović Milica" w:date="2023-08-17T20:44:00Z">
                        <w:r>
                          <w:fldChar w:fldCharType="end"/>
                        </w:r>
                        <w:r>
                          <w:t>.</w:t>
                        </w:r>
                        <w:r>
                          <w:fldChar w:fldCharType="begin"/>
                        </w:r>
                        <w:r>
                          <w:instrText xml:space="preserve"> SEQ Слика \* ARABIC \s 1 </w:instrText>
                        </w:r>
                      </w:ins>
                      <w:r>
                        <w:fldChar w:fldCharType="separate"/>
                      </w:r>
                      <w:ins w:id="1374" w:author="SW 46/2019 - Petrović Milica" w:date="2023-08-17T20:44:00Z">
                        <w:r>
                          <w:rPr>
                            <w:noProof/>
                          </w:rPr>
                          <w:t>1</w:t>
                        </w:r>
                        <w:r>
                          <w:fldChar w:fldCharType="end"/>
                        </w:r>
                      </w:ins>
                      <w:bookmarkEnd w:id="1371"/>
                      <w:del w:id="137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19</w:delText>
                        </w:r>
                        <w:r w:rsidDel="00693600">
                          <w:rPr>
                            <w:noProof/>
                          </w:rPr>
                          <w:fldChar w:fldCharType="end"/>
                        </w:r>
                      </w:del>
                      <w:bookmarkEnd w:id="1370"/>
                      <w:r>
                        <w:rPr>
                          <w:lang w:val="sr-Cyrl-RS"/>
                        </w:rPr>
                        <w:t xml:space="preserve"> Пријава на систем</w:t>
                      </w:r>
                    </w:p>
                  </w:txbxContent>
                </v:textbox>
                <w10:wrap type="topAndBottom"/>
              </v:shape>
            </w:pict>
          </mc:Fallback>
        </mc:AlternateContent>
      </w:r>
      <w:r w:rsidR="004A714F" w:rsidRPr="00D97B2C">
        <w:rPr>
          <w:noProof/>
          <w:lang w:val="sr-Cyrl-RS"/>
        </w:rPr>
        <w:drawing>
          <wp:anchor distT="0" distB="0" distL="114300" distR="114300" simplePos="0" relativeHeight="251777024" behindDoc="0" locked="0" layoutInCell="1" allowOverlap="1" wp14:anchorId="40B882C1" wp14:editId="017CFA0A">
            <wp:simplePos x="0" y="0"/>
            <wp:positionH relativeFrom="margin">
              <wp:align>right</wp:align>
            </wp:positionH>
            <wp:positionV relativeFrom="paragraph">
              <wp:posOffset>440286</wp:posOffset>
            </wp:positionV>
            <wp:extent cx="5943600" cy="2919095"/>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rijava na siste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14:sizeRelH relativeFrom="page">
              <wp14:pctWidth>0</wp14:pctWidth>
            </wp14:sizeRelH>
            <wp14:sizeRelV relativeFrom="page">
              <wp14:pctHeight>0</wp14:pctHeight>
            </wp14:sizeRelV>
          </wp:anchor>
        </w:drawing>
      </w:r>
      <w:r w:rsidR="004A714F" w:rsidRPr="00D97B2C">
        <w:rPr>
          <w:lang w:val="sr-Cyrl-RS"/>
        </w:rPr>
        <w:t xml:space="preserve">На </w:t>
      </w:r>
      <w:ins w:id="1376" w:author="SW 46/2019 - Petrović Milica" w:date="2023-08-17T21:16:00Z">
        <w:r w:rsidR="006371B0">
          <w:rPr>
            <w:lang w:val="sr-Cyrl-RS"/>
          </w:rPr>
          <w:fldChar w:fldCharType="begin"/>
        </w:r>
        <w:r w:rsidR="006371B0">
          <w:rPr>
            <w:lang w:val="sr-Cyrl-RS"/>
          </w:rPr>
          <w:instrText xml:space="preserve"> REF _Ref143199429 \h </w:instrText>
        </w:r>
        <w:r w:rsidR="006371B0">
          <w:rPr>
            <w:lang w:val="sr-Cyrl-RS"/>
          </w:rPr>
        </w:r>
      </w:ins>
      <w:r w:rsidR="006371B0">
        <w:rPr>
          <w:lang w:val="sr-Cyrl-RS"/>
        </w:rPr>
        <w:fldChar w:fldCharType="separate"/>
      </w:r>
      <w:proofErr w:type="spellStart"/>
      <w:ins w:id="1377" w:author="SW 46/2019 - Petrović Milica" w:date="2023-08-17T21:16:00Z">
        <w:r w:rsidR="006371B0">
          <w:t>Слика</w:t>
        </w:r>
        <w:proofErr w:type="spellEnd"/>
        <w:r w:rsidR="006371B0">
          <w:t xml:space="preserve"> </w:t>
        </w:r>
        <w:r w:rsidR="006371B0">
          <w:rPr>
            <w:noProof/>
          </w:rPr>
          <w:t>6</w:t>
        </w:r>
        <w:r w:rsidR="006371B0">
          <w:t>.</w:t>
        </w:r>
        <w:r w:rsidR="006371B0">
          <w:rPr>
            <w:noProof/>
          </w:rPr>
          <w:t>1</w:t>
        </w:r>
        <w:r w:rsidR="006371B0">
          <w:rPr>
            <w:lang w:val="sr-Cyrl-RS"/>
          </w:rPr>
          <w:fldChar w:fldCharType="end"/>
        </w:r>
      </w:ins>
      <w:r w:rsidRPr="00D97B2C">
        <w:rPr>
          <w:lang w:val="sr-Cyrl-RS"/>
        </w:rPr>
        <w:fldChar w:fldCharType="begin"/>
      </w:r>
      <w:r w:rsidRPr="00D97B2C">
        <w:rPr>
          <w:lang w:val="sr-Cyrl-RS"/>
        </w:rPr>
        <w:instrText xml:space="preserve"> REF _Ref141718994 \h </w:instrText>
      </w:r>
      <w:r w:rsidRPr="00D97B2C">
        <w:rPr>
          <w:lang w:val="sr-Cyrl-RS"/>
        </w:rPr>
      </w:r>
      <w:r w:rsidRPr="00D97B2C">
        <w:rPr>
          <w:lang w:val="sr-Cyrl-RS"/>
        </w:rPr>
        <w:fldChar w:fldCharType="separate"/>
      </w:r>
      <w:del w:id="1378" w:author="SW 46/2019 - Petrović Milica" w:date="2023-08-17T21:16:00Z">
        <w:r w:rsidRPr="00D97B2C" w:rsidDel="006371B0">
          <w:rPr>
            <w:lang w:val="sr-Cyrl-RS"/>
          </w:rPr>
          <w:delText xml:space="preserve">Слика </w:delText>
        </w:r>
        <w:r w:rsidRPr="00D97B2C" w:rsidDel="006371B0">
          <w:rPr>
            <w:noProof/>
            <w:lang w:val="sr-Cyrl-RS"/>
          </w:rPr>
          <w:delText>19</w:delText>
        </w:r>
      </w:del>
      <w:r w:rsidRPr="00D97B2C">
        <w:rPr>
          <w:lang w:val="sr-Cyrl-RS"/>
        </w:rPr>
        <w:fldChar w:fldCharType="end"/>
      </w:r>
      <w:r w:rsidRPr="00D97B2C">
        <w:rPr>
          <w:lang w:val="sr-Cyrl-RS"/>
        </w:rPr>
        <w:t xml:space="preserve"> </w:t>
      </w:r>
      <w:r w:rsidR="004A714F" w:rsidRPr="00D97B2C">
        <w:rPr>
          <w:lang w:val="sr-Cyrl-RS"/>
        </w:rPr>
        <w:t>је приказана почетна страница апликације на којој се могу пријавити претходно регистровани корисници тако што унесу свој мејл и лозинку.</w:t>
      </w:r>
    </w:p>
    <w:p w14:paraId="7AC291F0" w14:textId="79C56444" w:rsidR="00E70937" w:rsidRPr="00D97B2C" w:rsidRDefault="00A07712" w:rsidP="00576EE6">
      <w:pPr>
        <w:pStyle w:val="osnovnitekst"/>
        <w:rPr>
          <w:lang w:val="sr-Cyrl-RS"/>
        </w:rPr>
      </w:pPr>
      <w:r w:rsidRPr="00D97B2C">
        <w:rPr>
          <w:noProof/>
          <w:lang w:val="sr-Cyrl-RS"/>
        </w:rPr>
        <mc:AlternateContent>
          <mc:Choice Requires="wps">
            <w:drawing>
              <wp:anchor distT="0" distB="0" distL="114300" distR="114300" simplePos="0" relativeHeight="251784192" behindDoc="0" locked="0" layoutInCell="1" allowOverlap="1" wp14:anchorId="3290EF88" wp14:editId="7D41FA16">
                <wp:simplePos x="0" y="0"/>
                <wp:positionH relativeFrom="margin">
                  <wp:align>right</wp:align>
                </wp:positionH>
                <wp:positionV relativeFrom="paragraph">
                  <wp:posOffset>6807200</wp:posOffset>
                </wp:positionV>
                <wp:extent cx="5943600" cy="203835"/>
                <wp:effectExtent l="0" t="0" r="0" b="5715"/>
                <wp:wrapTopAndBottom/>
                <wp:docPr id="201" name="Text Box 201"/>
                <wp:cNvGraphicFramePr/>
                <a:graphic xmlns:a="http://schemas.openxmlformats.org/drawingml/2006/main">
                  <a:graphicData uri="http://schemas.microsoft.com/office/word/2010/wordprocessingShape">
                    <wps:wsp>
                      <wps:cNvSpPr txBox="1"/>
                      <wps:spPr>
                        <a:xfrm>
                          <a:off x="0" y="0"/>
                          <a:ext cx="5943600" cy="203835"/>
                        </a:xfrm>
                        <a:prstGeom prst="rect">
                          <a:avLst/>
                        </a:prstGeom>
                        <a:solidFill>
                          <a:prstClr val="white"/>
                        </a:solidFill>
                        <a:ln>
                          <a:noFill/>
                        </a:ln>
                      </wps:spPr>
                      <wps:txbx>
                        <w:txbxContent>
                          <w:p w14:paraId="0DD9D7B6" w14:textId="7B6A0F08" w:rsidR="0003146D" w:rsidRPr="005D66DA" w:rsidRDefault="0003146D">
                            <w:pPr>
                              <w:pStyle w:val="Caption"/>
                              <w:jc w:val="center"/>
                              <w:rPr>
                                <w:noProof/>
                                <w:lang w:val="sr-Cyrl-RS"/>
                              </w:rPr>
                              <w:pPrChange w:id="1379" w:author="SW 46/2019 - Petrović Milica" w:date="2023-08-14T20:37:00Z">
                                <w:pPr>
                                  <w:pStyle w:val="Caption"/>
                                </w:pPr>
                              </w:pPrChange>
                            </w:pPr>
                            <w:bookmarkStart w:id="1380" w:name="_Ref141719071"/>
                            <w:bookmarkStart w:id="1381" w:name="_Ref143199459"/>
                            <w:proofErr w:type="spellStart"/>
                            <w:r>
                              <w:t>Слика</w:t>
                            </w:r>
                            <w:proofErr w:type="spellEnd"/>
                            <w:r>
                              <w:t xml:space="preserve"> </w:t>
                            </w:r>
                            <w:ins w:id="1382" w:author="SW 46/2019 - Petrović Milica" w:date="2023-08-17T20:44:00Z">
                              <w:r>
                                <w:fldChar w:fldCharType="begin"/>
                              </w:r>
                              <w:r>
                                <w:instrText xml:space="preserve"> STYLEREF 1 \s </w:instrText>
                              </w:r>
                            </w:ins>
                            <w:r>
                              <w:fldChar w:fldCharType="separate"/>
                            </w:r>
                            <w:r>
                              <w:rPr>
                                <w:noProof/>
                              </w:rPr>
                              <w:t>6</w:t>
                            </w:r>
                            <w:ins w:id="1383" w:author="SW 46/2019 - Petrović Milica" w:date="2023-08-17T20:44:00Z">
                              <w:r>
                                <w:fldChar w:fldCharType="end"/>
                              </w:r>
                              <w:r>
                                <w:t>.</w:t>
                              </w:r>
                              <w:r>
                                <w:fldChar w:fldCharType="begin"/>
                              </w:r>
                              <w:r>
                                <w:instrText xml:space="preserve"> SEQ Слика \* ARABIC \s 1 </w:instrText>
                              </w:r>
                            </w:ins>
                            <w:r>
                              <w:fldChar w:fldCharType="separate"/>
                            </w:r>
                            <w:ins w:id="1384" w:author="SW 46/2019 - Petrović Milica" w:date="2023-08-17T20:44:00Z">
                              <w:r>
                                <w:rPr>
                                  <w:noProof/>
                                </w:rPr>
                                <w:t>2</w:t>
                              </w:r>
                              <w:r>
                                <w:fldChar w:fldCharType="end"/>
                              </w:r>
                            </w:ins>
                            <w:bookmarkEnd w:id="1381"/>
                            <w:del w:id="1385"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20</w:delText>
                              </w:r>
                              <w:r w:rsidDel="00693600">
                                <w:rPr>
                                  <w:noProof/>
                                </w:rPr>
                                <w:fldChar w:fldCharType="end"/>
                              </w:r>
                            </w:del>
                            <w:bookmarkEnd w:id="1380"/>
                            <w:r>
                              <w:rPr>
                                <w:lang w:val="sr-Cyrl-RS"/>
                              </w:rPr>
                              <w:t xml:space="preserve"> Форма за регистрацију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0EF88" id="Text Box 201" o:spid="_x0000_s1090" type="#_x0000_t202" style="position:absolute;left:0;text-align:left;margin-left:416.8pt;margin-top:536pt;width:468pt;height:16.05pt;z-index:2517841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" stroked="f">
                <v:textbox inset="0,0,0,0">
                  <w:txbxContent>
                    <w:p w14:paraId="0DD9D7B6" w14:textId="7B6A0F08" w:rsidR="0003146D" w:rsidRPr="005D66DA" w:rsidRDefault="0003146D">
                      <w:pPr>
                        <w:pStyle w:val="Caption"/>
                        <w:jc w:val="center"/>
                        <w:rPr>
                          <w:noProof/>
                          <w:lang w:val="sr-Cyrl-RS"/>
                        </w:rPr>
                        <w:pPrChange w:id="1386" w:author="SW 46/2019 - Petrović Milica" w:date="2023-08-14T20:37:00Z">
                          <w:pPr>
                            <w:pStyle w:val="Caption"/>
                          </w:pPr>
                        </w:pPrChange>
                      </w:pPr>
                      <w:bookmarkStart w:id="1387" w:name="_Ref141719071"/>
                      <w:bookmarkStart w:id="1388" w:name="_Ref143199459"/>
                      <w:proofErr w:type="spellStart"/>
                      <w:r>
                        <w:t>Слика</w:t>
                      </w:r>
                      <w:proofErr w:type="spellEnd"/>
                      <w:r>
                        <w:t xml:space="preserve"> </w:t>
                      </w:r>
                      <w:ins w:id="1389" w:author="SW 46/2019 - Petrović Milica" w:date="2023-08-17T20:44:00Z">
                        <w:r>
                          <w:fldChar w:fldCharType="begin"/>
                        </w:r>
                        <w:r>
                          <w:instrText xml:space="preserve"> STYLEREF 1 \s </w:instrText>
                        </w:r>
                      </w:ins>
                      <w:r>
                        <w:fldChar w:fldCharType="separate"/>
                      </w:r>
                      <w:r>
                        <w:rPr>
                          <w:noProof/>
                        </w:rPr>
                        <w:t>6</w:t>
                      </w:r>
                      <w:ins w:id="1390" w:author="SW 46/2019 - Petrović Milica" w:date="2023-08-17T20:44:00Z">
                        <w:r>
                          <w:fldChar w:fldCharType="end"/>
                        </w:r>
                        <w:r>
                          <w:t>.</w:t>
                        </w:r>
                        <w:r>
                          <w:fldChar w:fldCharType="begin"/>
                        </w:r>
                        <w:r>
                          <w:instrText xml:space="preserve"> SEQ Слика \* ARABIC \s 1 </w:instrText>
                        </w:r>
                      </w:ins>
                      <w:r>
                        <w:fldChar w:fldCharType="separate"/>
                      </w:r>
                      <w:ins w:id="1391" w:author="SW 46/2019 - Petrović Milica" w:date="2023-08-17T20:44:00Z">
                        <w:r>
                          <w:rPr>
                            <w:noProof/>
                          </w:rPr>
                          <w:t>2</w:t>
                        </w:r>
                        <w:r>
                          <w:fldChar w:fldCharType="end"/>
                        </w:r>
                      </w:ins>
                      <w:bookmarkEnd w:id="1388"/>
                      <w:del w:id="1392"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20</w:delText>
                        </w:r>
                        <w:r w:rsidDel="00693600">
                          <w:rPr>
                            <w:noProof/>
                          </w:rPr>
                          <w:fldChar w:fldCharType="end"/>
                        </w:r>
                      </w:del>
                      <w:bookmarkEnd w:id="1387"/>
                      <w:r>
                        <w:rPr>
                          <w:lang w:val="sr-Cyrl-RS"/>
                        </w:rPr>
                        <w:t xml:space="preserve"> Форма за регистрацију</w:t>
                      </w:r>
                    </w:p>
                  </w:txbxContent>
                </v:textbox>
                <w10:wrap type="topAndBottom" anchorx="margin"/>
              </v:shape>
            </w:pict>
          </mc:Fallback>
        </mc:AlternateContent>
      </w:r>
      <w:r w:rsidRPr="00D97B2C">
        <w:rPr>
          <w:noProof/>
          <w:lang w:val="sr-Cyrl-RS"/>
        </w:rPr>
        <w:drawing>
          <wp:anchor distT="0" distB="0" distL="114300" distR="114300" simplePos="0" relativeHeight="251780096" behindDoc="0" locked="0" layoutInCell="1" allowOverlap="1" wp14:anchorId="672426D9" wp14:editId="70F33702">
            <wp:simplePos x="0" y="0"/>
            <wp:positionH relativeFrom="margin">
              <wp:align>right</wp:align>
            </wp:positionH>
            <wp:positionV relativeFrom="paragraph">
              <wp:posOffset>3826741</wp:posOffset>
            </wp:positionV>
            <wp:extent cx="5943600" cy="2915920"/>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gistracija popunjena 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14:sizeRelH relativeFrom="page">
              <wp14:pctWidth>0</wp14:pctWidth>
            </wp14:sizeRelH>
            <wp14:sizeRelV relativeFrom="page">
              <wp14:pctHeight>0</wp14:pctHeight>
            </wp14:sizeRelV>
          </wp:anchor>
        </w:drawing>
      </w:r>
      <w:r w:rsidR="00BF2177" w:rsidRPr="00D97B2C">
        <w:rPr>
          <w:lang w:val="sr-Cyrl-RS"/>
        </w:rPr>
        <w:t>У случају да корисник није регистрован на систем, може се</w:t>
      </w:r>
      <w:r w:rsidR="001063D3" w:rsidRPr="00D97B2C">
        <w:rPr>
          <w:lang w:val="sr-Cyrl-RS"/>
        </w:rPr>
        <w:t xml:space="preserve"> усмерити на страницу за</w:t>
      </w:r>
      <w:r w:rsidR="00BF2177" w:rsidRPr="00D97B2C">
        <w:rPr>
          <w:lang w:val="sr-Cyrl-RS"/>
        </w:rPr>
        <w:t xml:space="preserve"> регистр</w:t>
      </w:r>
      <w:r w:rsidR="001063D3" w:rsidRPr="00D97B2C">
        <w:rPr>
          <w:lang w:val="sr-Cyrl-RS"/>
        </w:rPr>
        <w:t xml:space="preserve">ацију кликом на </w:t>
      </w:r>
      <w:proofErr w:type="spellStart"/>
      <w:r w:rsidR="00026981" w:rsidRPr="00D97B2C">
        <w:rPr>
          <w:i/>
          <w:lang w:val="sr-Cyrl-RS"/>
        </w:rPr>
        <w:t>Registrujte</w:t>
      </w:r>
      <w:proofErr w:type="spellEnd"/>
      <w:r w:rsidR="00026981" w:rsidRPr="00D97B2C">
        <w:rPr>
          <w:i/>
          <w:lang w:val="sr-Cyrl-RS"/>
        </w:rPr>
        <w:t xml:space="preserve"> </w:t>
      </w:r>
      <w:proofErr w:type="spellStart"/>
      <w:r w:rsidR="00026981" w:rsidRPr="00D97B2C">
        <w:rPr>
          <w:i/>
          <w:lang w:val="sr-Cyrl-RS"/>
        </w:rPr>
        <w:t>se</w:t>
      </w:r>
      <w:proofErr w:type="spellEnd"/>
      <w:r w:rsidR="001063D3" w:rsidRPr="00D97B2C">
        <w:rPr>
          <w:lang w:val="sr-Cyrl-RS"/>
        </w:rPr>
        <w:t>.</w:t>
      </w:r>
      <w:r w:rsidRPr="00D97B2C">
        <w:rPr>
          <w:lang w:val="sr-Cyrl-RS"/>
        </w:rPr>
        <w:t xml:space="preserve"> Пример попуњене форме за регистрацију приказан је на </w:t>
      </w:r>
      <w:ins w:id="1393" w:author="SW 46/2019 - Petrović Milica" w:date="2023-08-17T21:17:00Z">
        <w:r w:rsidR="003E7CC8">
          <w:rPr>
            <w:lang w:val="sr-Cyrl-RS"/>
          </w:rPr>
          <w:fldChar w:fldCharType="begin"/>
        </w:r>
        <w:r w:rsidR="003E7CC8">
          <w:rPr>
            <w:lang w:val="sr-Cyrl-RS"/>
          </w:rPr>
          <w:instrText xml:space="preserve"> REF _Ref143199459 \h </w:instrText>
        </w:r>
        <w:r w:rsidR="003E7CC8">
          <w:rPr>
            <w:lang w:val="sr-Cyrl-RS"/>
          </w:rPr>
        </w:r>
      </w:ins>
      <w:r w:rsidR="003E7CC8">
        <w:rPr>
          <w:lang w:val="sr-Cyrl-RS"/>
        </w:rPr>
        <w:fldChar w:fldCharType="separate"/>
      </w:r>
      <w:proofErr w:type="spellStart"/>
      <w:ins w:id="1394" w:author="SW 46/2019 - Petrović Milica" w:date="2023-08-17T21:17:00Z">
        <w:r w:rsidR="003E7CC8">
          <w:t>Слика</w:t>
        </w:r>
        <w:proofErr w:type="spellEnd"/>
        <w:r w:rsidR="003E7CC8">
          <w:t xml:space="preserve"> </w:t>
        </w:r>
        <w:r w:rsidR="003E7CC8">
          <w:rPr>
            <w:noProof/>
          </w:rPr>
          <w:t>6</w:t>
        </w:r>
        <w:r w:rsidR="003E7CC8">
          <w:t>.</w:t>
        </w:r>
        <w:r w:rsidR="003E7CC8">
          <w:rPr>
            <w:noProof/>
          </w:rPr>
          <w:t>2</w:t>
        </w:r>
        <w:r w:rsidR="003E7CC8">
          <w:rPr>
            <w:lang w:val="sr-Cyrl-RS"/>
          </w:rPr>
          <w:fldChar w:fldCharType="end"/>
        </w:r>
      </w:ins>
      <w:r w:rsidRPr="00D97B2C">
        <w:rPr>
          <w:lang w:val="sr-Cyrl-RS"/>
        </w:rPr>
        <w:fldChar w:fldCharType="begin"/>
      </w:r>
      <w:r w:rsidRPr="00D97B2C">
        <w:rPr>
          <w:lang w:val="sr-Cyrl-RS"/>
        </w:rPr>
        <w:instrText xml:space="preserve"> REF _Ref141719071 \h </w:instrText>
      </w:r>
      <w:r w:rsidRPr="00D97B2C">
        <w:rPr>
          <w:lang w:val="sr-Cyrl-RS"/>
        </w:rPr>
      </w:r>
      <w:r w:rsidRPr="00D97B2C">
        <w:rPr>
          <w:lang w:val="sr-Cyrl-RS"/>
        </w:rPr>
        <w:fldChar w:fldCharType="separate"/>
      </w:r>
      <w:del w:id="1395" w:author="SW 46/2019 - Petrović Milica" w:date="2023-08-17T21:17:00Z">
        <w:r w:rsidRPr="00D97B2C" w:rsidDel="003E7CC8">
          <w:rPr>
            <w:lang w:val="sr-Cyrl-RS"/>
          </w:rPr>
          <w:delText xml:space="preserve">Слика </w:delText>
        </w:r>
        <w:r w:rsidRPr="00D97B2C" w:rsidDel="003E7CC8">
          <w:rPr>
            <w:noProof/>
            <w:lang w:val="sr-Cyrl-RS"/>
          </w:rPr>
          <w:delText>20</w:delText>
        </w:r>
      </w:del>
      <w:r w:rsidRPr="00D97B2C">
        <w:rPr>
          <w:lang w:val="sr-Cyrl-RS"/>
        </w:rPr>
        <w:fldChar w:fldCharType="end"/>
      </w:r>
      <w:r w:rsidRPr="00D97B2C">
        <w:rPr>
          <w:lang w:val="sr-Cyrl-RS"/>
        </w:rPr>
        <w:t xml:space="preserve"> где су унети основни подаци о кориснику.</w:t>
      </w:r>
      <w:r w:rsidR="00A15DE7" w:rsidRPr="00D97B2C">
        <w:rPr>
          <w:lang w:val="sr-Cyrl-RS"/>
        </w:rPr>
        <w:t xml:space="preserve"> </w:t>
      </w:r>
      <w:r w:rsidR="00E70937" w:rsidRPr="00D97B2C">
        <w:rPr>
          <w:lang w:val="sr-Cyrl-RS"/>
        </w:rPr>
        <w:br w:type="page"/>
      </w:r>
    </w:p>
    <w:p w14:paraId="1565A657" w14:textId="7E4A6DFE" w:rsidR="00E70937" w:rsidRPr="00D97B2C" w:rsidRDefault="00383732" w:rsidP="00500180">
      <w:pPr>
        <w:pStyle w:val="osnovnitekst"/>
        <w:rPr>
          <w:lang w:val="sr-Cyrl-RS"/>
        </w:rPr>
      </w:pPr>
      <w:r w:rsidRPr="00D97B2C">
        <w:rPr>
          <w:noProof/>
          <w:lang w:val="sr-Cyrl-RS"/>
        </w:rPr>
        <w:lastRenderedPageBreak/>
        <mc:AlternateContent>
          <mc:Choice Requires="wps">
            <w:drawing>
              <wp:anchor distT="0" distB="0" distL="114300" distR="114300" simplePos="0" relativeHeight="251787264" behindDoc="0" locked="0" layoutInCell="1" allowOverlap="1" wp14:anchorId="3D92424F" wp14:editId="2F06B0D5">
                <wp:simplePos x="0" y="0"/>
                <wp:positionH relativeFrom="margin">
                  <wp:align>right</wp:align>
                </wp:positionH>
                <wp:positionV relativeFrom="paragraph">
                  <wp:posOffset>3555653</wp:posOffset>
                </wp:positionV>
                <wp:extent cx="594360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3E7E93" w14:textId="1910706E" w:rsidR="0003146D" w:rsidRPr="00383732" w:rsidRDefault="0003146D">
                            <w:pPr>
                              <w:pStyle w:val="Caption"/>
                              <w:jc w:val="center"/>
                              <w:rPr>
                                <w:noProof/>
                                <w:lang w:val="sr-Cyrl-RS"/>
                              </w:rPr>
                              <w:pPrChange w:id="1396" w:author="SW 46/2019 - Petrović Milica" w:date="2023-08-14T20:37:00Z">
                                <w:pPr>
                                  <w:pStyle w:val="Caption"/>
                                </w:pPr>
                              </w:pPrChange>
                            </w:pPr>
                            <w:bookmarkStart w:id="1397" w:name="_Ref141830624"/>
                            <w:bookmarkStart w:id="1398" w:name="_Ref143199482"/>
                            <w:proofErr w:type="spellStart"/>
                            <w:r>
                              <w:t>Слика</w:t>
                            </w:r>
                            <w:proofErr w:type="spellEnd"/>
                            <w:r>
                              <w:t xml:space="preserve"> </w:t>
                            </w:r>
                            <w:ins w:id="1399" w:author="SW 46/2019 - Petrović Milica" w:date="2023-08-17T20:44:00Z">
                              <w:r>
                                <w:fldChar w:fldCharType="begin"/>
                              </w:r>
                              <w:r>
                                <w:instrText xml:space="preserve"> STYLEREF 1 \s </w:instrText>
                              </w:r>
                            </w:ins>
                            <w:r>
                              <w:fldChar w:fldCharType="separate"/>
                            </w:r>
                            <w:r>
                              <w:rPr>
                                <w:noProof/>
                              </w:rPr>
                              <w:t>6</w:t>
                            </w:r>
                            <w:ins w:id="1400" w:author="SW 46/2019 - Petrović Milica" w:date="2023-08-17T20:44:00Z">
                              <w:r>
                                <w:fldChar w:fldCharType="end"/>
                              </w:r>
                              <w:r>
                                <w:t>.</w:t>
                              </w:r>
                              <w:r>
                                <w:fldChar w:fldCharType="begin"/>
                              </w:r>
                              <w:r>
                                <w:instrText xml:space="preserve"> SEQ Слика \* ARABIC \s 1 </w:instrText>
                              </w:r>
                            </w:ins>
                            <w:r>
                              <w:fldChar w:fldCharType="separate"/>
                            </w:r>
                            <w:ins w:id="1401" w:author="SW 46/2019 - Petrović Milica" w:date="2023-08-17T20:44:00Z">
                              <w:r>
                                <w:rPr>
                                  <w:noProof/>
                                </w:rPr>
                                <w:t>3</w:t>
                              </w:r>
                              <w:r>
                                <w:fldChar w:fldCharType="end"/>
                              </w:r>
                            </w:ins>
                            <w:bookmarkEnd w:id="1398"/>
                            <w:del w:id="1402"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21</w:delText>
                              </w:r>
                              <w:r w:rsidDel="00693600">
                                <w:rPr>
                                  <w:noProof/>
                                </w:rPr>
                                <w:fldChar w:fldCharType="end"/>
                              </w:r>
                            </w:del>
                            <w:bookmarkEnd w:id="1397"/>
                            <w:r>
                              <w:rPr>
                                <w:lang w:val="sr-Cyrl-RS"/>
                              </w:rPr>
                              <w:t xml:space="preserve"> Упитник за клијента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424F" id="Text Box 193" o:spid="_x0000_s1091" type="#_x0000_t202" style="position:absolute;left:0;text-align:left;margin-left:416.8pt;margin-top:279.95pt;width:468pt;height:.0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" stroked="f">
                <v:textbox style="mso-fit-shape-to-text:t" inset="0,0,0,0">
                  <w:txbxContent>
                    <w:p w14:paraId="043E7E93" w14:textId="1910706E" w:rsidR="0003146D" w:rsidRPr="00383732" w:rsidRDefault="0003146D">
                      <w:pPr>
                        <w:pStyle w:val="Caption"/>
                        <w:jc w:val="center"/>
                        <w:rPr>
                          <w:noProof/>
                          <w:lang w:val="sr-Cyrl-RS"/>
                        </w:rPr>
                        <w:pPrChange w:id="1403" w:author="SW 46/2019 - Petrović Milica" w:date="2023-08-14T20:37:00Z">
                          <w:pPr>
                            <w:pStyle w:val="Caption"/>
                          </w:pPr>
                        </w:pPrChange>
                      </w:pPr>
                      <w:bookmarkStart w:id="1404" w:name="_Ref141830624"/>
                      <w:bookmarkStart w:id="1405" w:name="_Ref143199482"/>
                      <w:proofErr w:type="spellStart"/>
                      <w:r>
                        <w:t>Слика</w:t>
                      </w:r>
                      <w:proofErr w:type="spellEnd"/>
                      <w:r>
                        <w:t xml:space="preserve"> </w:t>
                      </w:r>
                      <w:ins w:id="1406" w:author="SW 46/2019 - Petrović Milica" w:date="2023-08-17T20:44:00Z">
                        <w:r>
                          <w:fldChar w:fldCharType="begin"/>
                        </w:r>
                        <w:r>
                          <w:instrText xml:space="preserve"> STYLEREF 1 \s </w:instrText>
                        </w:r>
                      </w:ins>
                      <w:r>
                        <w:fldChar w:fldCharType="separate"/>
                      </w:r>
                      <w:r>
                        <w:rPr>
                          <w:noProof/>
                        </w:rPr>
                        <w:t>6</w:t>
                      </w:r>
                      <w:ins w:id="1407" w:author="SW 46/2019 - Petrović Milica" w:date="2023-08-17T20:44:00Z">
                        <w:r>
                          <w:fldChar w:fldCharType="end"/>
                        </w:r>
                        <w:r>
                          <w:t>.</w:t>
                        </w:r>
                        <w:r>
                          <w:fldChar w:fldCharType="begin"/>
                        </w:r>
                        <w:r>
                          <w:instrText xml:space="preserve"> SEQ Слика \* ARABIC \s 1 </w:instrText>
                        </w:r>
                      </w:ins>
                      <w:r>
                        <w:fldChar w:fldCharType="separate"/>
                      </w:r>
                      <w:ins w:id="1408" w:author="SW 46/2019 - Petrović Milica" w:date="2023-08-17T20:44:00Z">
                        <w:r>
                          <w:rPr>
                            <w:noProof/>
                          </w:rPr>
                          <w:t>3</w:t>
                        </w:r>
                        <w:r>
                          <w:fldChar w:fldCharType="end"/>
                        </w:r>
                      </w:ins>
                      <w:bookmarkEnd w:id="1405"/>
                      <w:del w:id="140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21</w:delText>
                        </w:r>
                        <w:r w:rsidDel="00693600">
                          <w:rPr>
                            <w:noProof/>
                          </w:rPr>
                          <w:fldChar w:fldCharType="end"/>
                        </w:r>
                      </w:del>
                      <w:bookmarkEnd w:id="1404"/>
                      <w:r>
                        <w:rPr>
                          <w:lang w:val="sr-Cyrl-RS"/>
                        </w:rPr>
                        <w:t xml:space="preserve"> Упитник за клијента</w:t>
                      </w:r>
                    </w:p>
                  </w:txbxContent>
                </v:textbox>
                <w10:wrap type="topAndBottom" anchorx="margin"/>
              </v:shape>
            </w:pict>
          </mc:Fallback>
        </mc:AlternateContent>
      </w:r>
      <w:r w:rsidRPr="00D97B2C">
        <w:rPr>
          <w:noProof/>
          <w:lang w:val="sr-Cyrl-RS"/>
        </w:rPr>
        <w:drawing>
          <wp:anchor distT="0" distB="0" distL="114300" distR="114300" simplePos="0" relativeHeight="251785216" behindDoc="0" locked="0" layoutInCell="1" allowOverlap="1" wp14:anchorId="2EBAB6F1" wp14:editId="4C09140A">
            <wp:simplePos x="0" y="0"/>
            <wp:positionH relativeFrom="margin">
              <wp:align>right</wp:align>
            </wp:positionH>
            <wp:positionV relativeFrom="paragraph">
              <wp:posOffset>602153</wp:posOffset>
            </wp:positionV>
            <wp:extent cx="5943600" cy="291020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jagnostika upitni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14:sizeRelH relativeFrom="page">
              <wp14:pctWidth>0</wp14:pctWidth>
            </wp14:sizeRelH>
            <wp14:sizeRelV relativeFrom="page">
              <wp14:pctHeight>0</wp14:pctHeight>
            </wp14:sizeRelV>
          </wp:anchor>
        </w:drawing>
      </w:r>
      <w:r w:rsidRPr="00D97B2C">
        <w:rPr>
          <w:lang w:val="sr-Cyrl-RS"/>
        </w:rPr>
        <w:t xml:space="preserve">Након пријаве на систем клијенту је доступан упитник. На свако питање је могуће одговорити бројчано од 1 – </w:t>
      </w:r>
      <w:r w:rsidR="00C7636D" w:rsidRPr="001876A7">
        <w:rPr>
          <w:i/>
          <w:lang w:val="sr-Cyrl-RS"/>
        </w:rPr>
        <w:t>уопште се не слажем</w:t>
      </w:r>
      <w:r w:rsidRPr="00D97B2C">
        <w:rPr>
          <w:lang w:val="sr-Cyrl-RS"/>
        </w:rPr>
        <w:t xml:space="preserve"> до 5 – </w:t>
      </w:r>
      <w:r w:rsidRPr="001876A7">
        <w:rPr>
          <w:i/>
          <w:lang w:val="sr-Cyrl-RS"/>
        </w:rPr>
        <w:t>у потпуности се слажем</w:t>
      </w:r>
      <w:r w:rsidRPr="00D97B2C">
        <w:rPr>
          <w:lang w:val="sr-Cyrl-RS"/>
        </w:rPr>
        <w:t xml:space="preserve">. На </w:t>
      </w:r>
      <w:ins w:id="1410" w:author="SW 46/2019 - Petrović Milica" w:date="2023-08-17T21:17:00Z">
        <w:r w:rsidR="00DF7216">
          <w:rPr>
            <w:lang w:val="sr-Cyrl-RS"/>
          </w:rPr>
          <w:fldChar w:fldCharType="begin"/>
        </w:r>
        <w:r w:rsidR="00DF7216">
          <w:rPr>
            <w:lang w:val="sr-Cyrl-RS"/>
          </w:rPr>
          <w:instrText xml:space="preserve"> REF _Ref143199482 \h </w:instrText>
        </w:r>
        <w:r w:rsidR="00DF7216">
          <w:rPr>
            <w:lang w:val="sr-Cyrl-RS"/>
          </w:rPr>
        </w:r>
      </w:ins>
      <w:r w:rsidR="00DF7216">
        <w:rPr>
          <w:lang w:val="sr-Cyrl-RS"/>
        </w:rPr>
        <w:fldChar w:fldCharType="separate"/>
      </w:r>
      <w:proofErr w:type="spellStart"/>
      <w:ins w:id="1411" w:author="SW 46/2019 - Petrović Milica" w:date="2023-08-17T21:17:00Z">
        <w:r w:rsidR="00DF7216">
          <w:t>Слика</w:t>
        </w:r>
        <w:proofErr w:type="spellEnd"/>
        <w:r w:rsidR="00DF7216">
          <w:t xml:space="preserve"> </w:t>
        </w:r>
        <w:r w:rsidR="00DF7216">
          <w:rPr>
            <w:noProof/>
          </w:rPr>
          <w:t>6</w:t>
        </w:r>
        <w:r w:rsidR="00DF7216">
          <w:t>.</w:t>
        </w:r>
        <w:r w:rsidR="00DF7216">
          <w:rPr>
            <w:noProof/>
          </w:rPr>
          <w:t>3</w:t>
        </w:r>
        <w:r w:rsidR="00DF7216">
          <w:rPr>
            <w:lang w:val="sr-Cyrl-RS"/>
          </w:rPr>
          <w:fldChar w:fldCharType="end"/>
        </w:r>
      </w:ins>
      <w:r w:rsidRPr="00D97B2C">
        <w:rPr>
          <w:lang w:val="sr-Cyrl-RS"/>
        </w:rPr>
        <w:fldChar w:fldCharType="begin"/>
      </w:r>
      <w:r w:rsidRPr="00D97B2C">
        <w:rPr>
          <w:lang w:val="sr-Cyrl-RS"/>
        </w:rPr>
        <w:instrText xml:space="preserve"> REF _Ref141830624 \h </w:instrText>
      </w:r>
      <w:r w:rsidR="00500180" w:rsidRPr="00D97B2C">
        <w:rPr>
          <w:lang w:val="sr-Cyrl-RS"/>
        </w:rPr>
        <w:instrText xml:space="preserve"> \* MERGEFORMAT </w:instrText>
      </w:r>
      <w:r w:rsidRPr="00D97B2C">
        <w:rPr>
          <w:lang w:val="sr-Cyrl-RS"/>
        </w:rPr>
      </w:r>
      <w:r w:rsidRPr="00D97B2C">
        <w:rPr>
          <w:lang w:val="sr-Cyrl-RS"/>
        </w:rPr>
        <w:fldChar w:fldCharType="separate"/>
      </w:r>
      <w:del w:id="1412" w:author="SW 46/2019 - Petrović Milica" w:date="2023-08-17T21:17:00Z">
        <w:r w:rsidRPr="00D97B2C" w:rsidDel="00DF7216">
          <w:rPr>
            <w:lang w:val="sr-Cyrl-RS"/>
          </w:rPr>
          <w:delText xml:space="preserve">Слика </w:delText>
        </w:r>
        <w:r w:rsidRPr="00D97B2C" w:rsidDel="00DF7216">
          <w:rPr>
            <w:noProof/>
            <w:lang w:val="sr-Cyrl-RS"/>
          </w:rPr>
          <w:delText>21</w:delText>
        </w:r>
      </w:del>
      <w:r w:rsidRPr="00D97B2C">
        <w:rPr>
          <w:lang w:val="sr-Cyrl-RS"/>
        </w:rPr>
        <w:fldChar w:fldCharType="end"/>
      </w:r>
      <w:r w:rsidRPr="00D97B2C">
        <w:rPr>
          <w:lang w:val="sr-Cyrl-RS"/>
        </w:rPr>
        <w:t xml:space="preserve"> је приказан упитник.</w:t>
      </w:r>
    </w:p>
    <w:p w14:paraId="77AB1EB6" w14:textId="705D1BAB" w:rsidR="00383732" w:rsidRPr="00D97B2C" w:rsidRDefault="007C33BA" w:rsidP="00500180">
      <w:pPr>
        <w:pStyle w:val="osnovnitekst"/>
        <w:rPr>
          <w:lang w:val="sr-Cyrl-RS"/>
        </w:rPr>
      </w:pPr>
      <w:r w:rsidRPr="00D97B2C">
        <w:rPr>
          <w:noProof/>
          <w:lang w:val="sr-Cyrl-RS"/>
        </w:rPr>
        <mc:AlternateContent>
          <mc:Choice Requires="wps">
            <w:drawing>
              <wp:anchor distT="0" distB="0" distL="114300" distR="114300" simplePos="0" relativeHeight="251790336" behindDoc="0" locked="0" layoutInCell="1" allowOverlap="1" wp14:anchorId="1352B155" wp14:editId="6669BA5B">
                <wp:simplePos x="0" y="0"/>
                <wp:positionH relativeFrom="column">
                  <wp:posOffset>20781</wp:posOffset>
                </wp:positionH>
                <wp:positionV relativeFrom="paragraph">
                  <wp:posOffset>6644236</wp:posOffset>
                </wp:positionV>
                <wp:extent cx="5943600"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B82FCE" w14:textId="6B674783" w:rsidR="0003146D" w:rsidRPr="00383732" w:rsidRDefault="0003146D">
                            <w:pPr>
                              <w:pStyle w:val="Caption"/>
                              <w:jc w:val="center"/>
                              <w:rPr>
                                <w:noProof/>
                                <w:lang w:val="sr-Cyrl-RS"/>
                              </w:rPr>
                              <w:pPrChange w:id="1413" w:author="SW 46/2019 - Petrović Milica" w:date="2023-08-14T20:37:00Z">
                                <w:pPr>
                                  <w:pStyle w:val="Caption"/>
                                </w:pPr>
                              </w:pPrChange>
                            </w:pPr>
                            <w:bookmarkStart w:id="1414" w:name="_Ref141830787"/>
                            <w:bookmarkStart w:id="1415" w:name="_Ref143199503"/>
                            <w:proofErr w:type="spellStart"/>
                            <w:r>
                              <w:t>Слика</w:t>
                            </w:r>
                            <w:proofErr w:type="spellEnd"/>
                            <w:r>
                              <w:t xml:space="preserve"> </w:t>
                            </w:r>
                            <w:ins w:id="1416" w:author="SW 46/2019 - Petrović Milica" w:date="2023-08-17T20:44:00Z">
                              <w:r>
                                <w:fldChar w:fldCharType="begin"/>
                              </w:r>
                              <w:r>
                                <w:instrText xml:space="preserve"> STYLEREF 1 \s </w:instrText>
                              </w:r>
                            </w:ins>
                            <w:r>
                              <w:fldChar w:fldCharType="separate"/>
                            </w:r>
                            <w:r>
                              <w:rPr>
                                <w:noProof/>
                              </w:rPr>
                              <w:t>6</w:t>
                            </w:r>
                            <w:ins w:id="1417" w:author="SW 46/2019 - Petrović Milica" w:date="2023-08-17T20:44:00Z">
                              <w:r>
                                <w:fldChar w:fldCharType="end"/>
                              </w:r>
                              <w:r>
                                <w:t>.</w:t>
                              </w:r>
                              <w:r>
                                <w:fldChar w:fldCharType="begin"/>
                              </w:r>
                              <w:r>
                                <w:instrText xml:space="preserve"> SEQ Слика \* ARABIC \s 1 </w:instrText>
                              </w:r>
                            </w:ins>
                            <w:r>
                              <w:fldChar w:fldCharType="separate"/>
                            </w:r>
                            <w:ins w:id="1418" w:author="SW 46/2019 - Petrović Milica" w:date="2023-08-17T20:44:00Z">
                              <w:r>
                                <w:rPr>
                                  <w:noProof/>
                                </w:rPr>
                                <w:t>4</w:t>
                              </w:r>
                              <w:r>
                                <w:fldChar w:fldCharType="end"/>
                              </w:r>
                            </w:ins>
                            <w:bookmarkEnd w:id="1415"/>
                            <w:del w:id="141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22</w:delText>
                              </w:r>
                              <w:r w:rsidDel="00693600">
                                <w:rPr>
                                  <w:noProof/>
                                </w:rPr>
                                <w:fldChar w:fldCharType="end"/>
                              </w:r>
                            </w:del>
                            <w:bookmarkEnd w:id="1414"/>
                            <w:r>
                              <w:rPr>
                                <w:lang w:val="sr-Cyrl-RS"/>
                              </w:rPr>
                              <w:t xml:space="preserve"> Приказ резултата након првог слоја питања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2B155" id="Text Box 198" o:spid="_x0000_s1092" type="#_x0000_t202" style="position:absolute;left:0;text-align:left;margin-left:1.65pt;margin-top:523.15pt;width:468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2MAIAAGk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" stroked="f">
                <v:textbox style="mso-fit-shape-to-text:t" inset="0,0,0,0">
                  <w:txbxContent>
                    <w:p w14:paraId="1AB82FCE" w14:textId="6B674783" w:rsidR="0003146D" w:rsidRPr="00383732" w:rsidRDefault="0003146D">
                      <w:pPr>
                        <w:pStyle w:val="Caption"/>
                        <w:jc w:val="center"/>
                        <w:rPr>
                          <w:noProof/>
                          <w:lang w:val="sr-Cyrl-RS"/>
                        </w:rPr>
                        <w:pPrChange w:id="1420" w:author="SW 46/2019 - Petrović Milica" w:date="2023-08-14T20:37:00Z">
                          <w:pPr>
                            <w:pStyle w:val="Caption"/>
                          </w:pPr>
                        </w:pPrChange>
                      </w:pPr>
                      <w:bookmarkStart w:id="1421" w:name="_Ref141830787"/>
                      <w:bookmarkStart w:id="1422" w:name="_Ref143199503"/>
                      <w:proofErr w:type="spellStart"/>
                      <w:r>
                        <w:t>Слика</w:t>
                      </w:r>
                      <w:proofErr w:type="spellEnd"/>
                      <w:r>
                        <w:t xml:space="preserve"> </w:t>
                      </w:r>
                      <w:ins w:id="1423" w:author="SW 46/2019 - Petrović Milica" w:date="2023-08-17T20:44:00Z">
                        <w:r>
                          <w:fldChar w:fldCharType="begin"/>
                        </w:r>
                        <w:r>
                          <w:instrText xml:space="preserve"> STYLEREF 1 \s </w:instrText>
                        </w:r>
                      </w:ins>
                      <w:r>
                        <w:fldChar w:fldCharType="separate"/>
                      </w:r>
                      <w:r>
                        <w:rPr>
                          <w:noProof/>
                        </w:rPr>
                        <w:t>6</w:t>
                      </w:r>
                      <w:ins w:id="1424" w:author="SW 46/2019 - Petrović Milica" w:date="2023-08-17T20:44:00Z">
                        <w:r>
                          <w:fldChar w:fldCharType="end"/>
                        </w:r>
                        <w:r>
                          <w:t>.</w:t>
                        </w:r>
                        <w:r>
                          <w:fldChar w:fldCharType="begin"/>
                        </w:r>
                        <w:r>
                          <w:instrText xml:space="preserve"> SEQ Слика \* ARABIC \s 1 </w:instrText>
                        </w:r>
                      </w:ins>
                      <w:r>
                        <w:fldChar w:fldCharType="separate"/>
                      </w:r>
                      <w:ins w:id="1425" w:author="SW 46/2019 - Petrović Milica" w:date="2023-08-17T20:44:00Z">
                        <w:r>
                          <w:rPr>
                            <w:noProof/>
                          </w:rPr>
                          <w:t>4</w:t>
                        </w:r>
                        <w:r>
                          <w:fldChar w:fldCharType="end"/>
                        </w:r>
                      </w:ins>
                      <w:bookmarkEnd w:id="1422"/>
                      <w:del w:id="142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22</w:delText>
                        </w:r>
                        <w:r w:rsidDel="00693600">
                          <w:rPr>
                            <w:noProof/>
                          </w:rPr>
                          <w:fldChar w:fldCharType="end"/>
                        </w:r>
                      </w:del>
                      <w:bookmarkEnd w:id="1421"/>
                      <w:r>
                        <w:rPr>
                          <w:lang w:val="sr-Cyrl-RS"/>
                        </w:rPr>
                        <w:t xml:space="preserve"> Приказ резултата након првог слоја питања</w:t>
                      </w:r>
                    </w:p>
                  </w:txbxContent>
                </v:textbox>
                <w10:wrap type="topAndBottom"/>
              </v:shape>
            </w:pict>
          </mc:Fallback>
        </mc:AlternateContent>
      </w:r>
      <w:r w:rsidR="00383732" w:rsidRPr="00D97B2C">
        <w:rPr>
          <w:lang w:val="sr-Cyrl-RS"/>
        </w:rPr>
        <w:t xml:space="preserve">Након слања датих одговора на постављена питање, добијају се резултати. Резултати упитника након првог слоја питања приказани су на </w:t>
      </w:r>
      <w:ins w:id="1427" w:author="SW 46/2019 - Petrović Milica" w:date="2023-08-17T21:18:00Z">
        <w:r w:rsidR="00291AAB">
          <w:rPr>
            <w:lang w:val="sr-Cyrl-RS"/>
          </w:rPr>
          <w:fldChar w:fldCharType="begin"/>
        </w:r>
        <w:r w:rsidR="00291AAB">
          <w:rPr>
            <w:lang w:val="sr-Cyrl-RS"/>
          </w:rPr>
          <w:instrText xml:space="preserve"> REF _Ref143199503 \h </w:instrText>
        </w:r>
        <w:r w:rsidR="00291AAB">
          <w:rPr>
            <w:lang w:val="sr-Cyrl-RS"/>
          </w:rPr>
        </w:r>
      </w:ins>
      <w:r w:rsidR="00291AAB">
        <w:rPr>
          <w:lang w:val="sr-Cyrl-RS"/>
        </w:rPr>
        <w:fldChar w:fldCharType="separate"/>
      </w:r>
      <w:proofErr w:type="spellStart"/>
      <w:ins w:id="1428" w:author="SW 46/2019 - Petrović Milica" w:date="2023-08-17T21:18:00Z">
        <w:r w:rsidR="00291AAB">
          <w:t>Слика</w:t>
        </w:r>
        <w:proofErr w:type="spellEnd"/>
        <w:r w:rsidR="00291AAB">
          <w:t xml:space="preserve"> </w:t>
        </w:r>
        <w:r w:rsidR="00291AAB">
          <w:rPr>
            <w:noProof/>
          </w:rPr>
          <w:t>6</w:t>
        </w:r>
        <w:r w:rsidR="00291AAB">
          <w:t>.</w:t>
        </w:r>
        <w:r w:rsidR="00291AAB">
          <w:rPr>
            <w:noProof/>
          </w:rPr>
          <w:t>4</w:t>
        </w:r>
        <w:r w:rsidR="00291AAB">
          <w:rPr>
            <w:lang w:val="sr-Cyrl-RS"/>
          </w:rPr>
          <w:fldChar w:fldCharType="end"/>
        </w:r>
      </w:ins>
      <w:del w:id="1429" w:author="SW 46/2019 - Petrović Milica" w:date="2023-08-17T21:17:00Z">
        <w:r w:rsidR="00383732" w:rsidRPr="00D97B2C" w:rsidDel="00291AAB">
          <w:rPr>
            <w:lang w:val="sr-Cyrl-RS"/>
          </w:rPr>
          <w:fldChar w:fldCharType="begin"/>
        </w:r>
        <w:r w:rsidR="00383732" w:rsidRPr="00D97B2C" w:rsidDel="00291AAB">
          <w:rPr>
            <w:lang w:val="sr-Cyrl-RS"/>
          </w:rPr>
          <w:delInstrText xml:space="preserve"> REF _Ref141830787 \h </w:delInstrText>
        </w:r>
        <w:r w:rsidR="00500180" w:rsidRPr="00D97B2C" w:rsidDel="00291AAB">
          <w:rPr>
            <w:lang w:val="sr-Cyrl-RS"/>
          </w:rPr>
          <w:delInstrText xml:space="preserve"> \* MERGEFORMAT </w:delInstrText>
        </w:r>
        <w:r w:rsidR="00383732" w:rsidRPr="00D97B2C" w:rsidDel="00291AAB">
          <w:rPr>
            <w:lang w:val="sr-Cyrl-RS"/>
          </w:rPr>
        </w:r>
        <w:r w:rsidR="00383732" w:rsidRPr="00D97B2C" w:rsidDel="00291AAB">
          <w:rPr>
            <w:lang w:val="sr-Cyrl-RS"/>
          </w:rPr>
          <w:fldChar w:fldCharType="separate"/>
        </w:r>
        <w:r w:rsidR="00383732" w:rsidRPr="00D97B2C" w:rsidDel="00291AAB">
          <w:rPr>
            <w:lang w:val="sr-Cyrl-RS"/>
          </w:rPr>
          <w:delText xml:space="preserve">Слика </w:delText>
        </w:r>
        <w:r w:rsidR="00383732" w:rsidRPr="00D97B2C" w:rsidDel="00291AAB">
          <w:rPr>
            <w:noProof/>
            <w:lang w:val="sr-Cyrl-RS"/>
          </w:rPr>
          <w:delText>22</w:delText>
        </w:r>
        <w:r w:rsidR="00383732" w:rsidRPr="00D97B2C" w:rsidDel="00291AAB">
          <w:rPr>
            <w:lang w:val="sr-Cyrl-RS"/>
          </w:rPr>
          <w:fldChar w:fldCharType="end"/>
        </w:r>
        <w:r w:rsidR="00383732" w:rsidRPr="00D97B2C" w:rsidDel="00291AAB">
          <w:rPr>
            <w:lang w:val="sr-Cyrl-RS"/>
          </w:rPr>
          <w:delText xml:space="preserve"> </w:delText>
        </w:r>
      </w:del>
      <w:r w:rsidR="00383732" w:rsidRPr="00D97B2C">
        <w:rPr>
          <w:lang w:val="sr-Cyrl-RS"/>
        </w:rPr>
        <w:t>.</w:t>
      </w:r>
    </w:p>
    <w:p w14:paraId="7AC6146A" w14:textId="27050185" w:rsidR="00383732" w:rsidRPr="00D97B2C" w:rsidRDefault="00383732" w:rsidP="00500180">
      <w:pPr>
        <w:pStyle w:val="osnovnitekst"/>
        <w:rPr>
          <w:lang w:val="sr-Cyrl-RS"/>
        </w:rPr>
      </w:pPr>
      <w:r w:rsidRPr="00D97B2C">
        <w:rPr>
          <w:noProof/>
          <w:lang w:val="sr-Cyrl-RS"/>
        </w:rPr>
        <w:drawing>
          <wp:anchor distT="0" distB="0" distL="114300" distR="114300" simplePos="0" relativeHeight="251788288" behindDoc="0" locked="0" layoutInCell="1" allowOverlap="1" wp14:anchorId="011F22E8" wp14:editId="228ADCB3">
            <wp:simplePos x="0" y="0"/>
            <wp:positionH relativeFrom="column">
              <wp:posOffset>0</wp:posOffset>
            </wp:positionH>
            <wp:positionV relativeFrom="paragraph">
              <wp:posOffset>2944</wp:posOffset>
            </wp:positionV>
            <wp:extent cx="5943600" cy="289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pitnik-prvi krug pitanja.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r w:rsidR="00410F0D" w:rsidRPr="00D97B2C">
        <w:rPr>
          <w:lang w:val="sr-Cyrl-RS"/>
        </w:rPr>
        <w:t xml:space="preserve">Кликом на </w:t>
      </w:r>
      <w:proofErr w:type="spellStart"/>
      <w:r w:rsidR="00410F0D" w:rsidRPr="00D97B2C">
        <w:rPr>
          <w:i/>
          <w:lang w:val="sr-Cyrl-RS"/>
        </w:rPr>
        <w:t>Nastavi</w:t>
      </w:r>
      <w:proofErr w:type="spellEnd"/>
      <w:r w:rsidR="00410F0D" w:rsidRPr="00D97B2C">
        <w:rPr>
          <w:i/>
          <w:lang w:val="sr-Cyrl-RS"/>
        </w:rPr>
        <w:t xml:space="preserve"> </w:t>
      </w:r>
      <w:proofErr w:type="spellStart"/>
      <w:r w:rsidR="00410F0D" w:rsidRPr="00D97B2C">
        <w:rPr>
          <w:i/>
          <w:lang w:val="sr-Cyrl-RS"/>
        </w:rPr>
        <w:t>upitnik</w:t>
      </w:r>
      <w:proofErr w:type="spellEnd"/>
      <w:r w:rsidR="00410F0D" w:rsidRPr="00D97B2C">
        <w:rPr>
          <w:i/>
          <w:lang w:val="sr-Cyrl-RS"/>
        </w:rPr>
        <w:t xml:space="preserve"> </w:t>
      </w:r>
      <w:r w:rsidR="00E91A5A" w:rsidRPr="00D97B2C">
        <w:rPr>
          <w:lang w:val="sr-Cyrl-RS"/>
        </w:rPr>
        <w:t xml:space="preserve">добија се нови сет питања који ће наставити да пропитује клијента о оним менталним стањима за које има предиспозиције. Када корисник прође све кругове питања добиће и крајњу дијагностику. На </w:t>
      </w:r>
      <w:ins w:id="1430" w:author="SW 46/2019 - Petrović Milica" w:date="2023-08-17T21:18:00Z">
        <w:r w:rsidR="00815FFC">
          <w:rPr>
            <w:lang w:val="sr-Cyrl-RS"/>
          </w:rPr>
          <w:fldChar w:fldCharType="begin"/>
        </w:r>
        <w:r w:rsidR="00815FFC">
          <w:rPr>
            <w:lang w:val="sr-Cyrl-RS"/>
          </w:rPr>
          <w:instrText xml:space="preserve"> REF _Ref143199534 \h </w:instrText>
        </w:r>
        <w:r w:rsidR="00815FFC">
          <w:rPr>
            <w:lang w:val="sr-Cyrl-RS"/>
          </w:rPr>
        </w:r>
      </w:ins>
      <w:r w:rsidR="00815FFC">
        <w:rPr>
          <w:lang w:val="sr-Cyrl-RS"/>
        </w:rPr>
        <w:fldChar w:fldCharType="separate"/>
      </w:r>
      <w:proofErr w:type="spellStart"/>
      <w:ins w:id="1431" w:author="SW 46/2019 - Petrović Milica" w:date="2023-08-17T21:18:00Z">
        <w:r w:rsidR="00815FFC">
          <w:t>Слика</w:t>
        </w:r>
        <w:proofErr w:type="spellEnd"/>
        <w:r w:rsidR="00815FFC">
          <w:t xml:space="preserve"> </w:t>
        </w:r>
        <w:r w:rsidR="00815FFC">
          <w:rPr>
            <w:noProof/>
          </w:rPr>
          <w:t>6</w:t>
        </w:r>
        <w:r w:rsidR="00815FFC">
          <w:t>.</w:t>
        </w:r>
        <w:r w:rsidR="00815FFC">
          <w:rPr>
            <w:noProof/>
          </w:rPr>
          <w:t>5</w:t>
        </w:r>
        <w:r w:rsidR="00815FFC">
          <w:rPr>
            <w:lang w:val="sr-Cyrl-RS"/>
          </w:rPr>
          <w:fldChar w:fldCharType="end"/>
        </w:r>
      </w:ins>
      <w:r w:rsidR="00B2576E" w:rsidRPr="00D97B2C">
        <w:rPr>
          <w:lang w:val="sr-Cyrl-RS"/>
        </w:rPr>
        <w:fldChar w:fldCharType="begin"/>
      </w:r>
      <w:r w:rsidR="00B2576E" w:rsidRPr="00D97B2C">
        <w:rPr>
          <w:lang w:val="sr-Cyrl-RS"/>
        </w:rPr>
        <w:instrText xml:space="preserve"> REF _Ref141831747 \h </w:instrText>
      </w:r>
      <w:r w:rsidR="00500180" w:rsidRPr="00D97B2C">
        <w:rPr>
          <w:lang w:val="sr-Cyrl-RS"/>
        </w:rPr>
        <w:instrText xml:space="preserve"> \* MERGEFORMAT </w:instrText>
      </w:r>
      <w:r w:rsidR="00B2576E" w:rsidRPr="00D97B2C">
        <w:rPr>
          <w:lang w:val="sr-Cyrl-RS"/>
        </w:rPr>
      </w:r>
      <w:r w:rsidR="00B2576E" w:rsidRPr="00D97B2C">
        <w:rPr>
          <w:lang w:val="sr-Cyrl-RS"/>
        </w:rPr>
        <w:fldChar w:fldCharType="separate"/>
      </w:r>
      <w:del w:id="1432" w:author="SW 46/2019 - Petrović Milica" w:date="2023-08-17T21:18:00Z">
        <w:r w:rsidR="00B2576E" w:rsidRPr="00D97B2C" w:rsidDel="00815FFC">
          <w:rPr>
            <w:lang w:val="sr-Cyrl-RS"/>
          </w:rPr>
          <w:delText xml:space="preserve">Слика </w:delText>
        </w:r>
        <w:r w:rsidR="00B2576E" w:rsidRPr="00D97B2C" w:rsidDel="00815FFC">
          <w:rPr>
            <w:noProof/>
            <w:lang w:val="sr-Cyrl-RS"/>
          </w:rPr>
          <w:delText>23</w:delText>
        </w:r>
      </w:del>
      <w:r w:rsidR="00B2576E" w:rsidRPr="00D97B2C">
        <w:rPr>
          <w:lang w:val="sr-Cyrl-RS"/>
        </w:rPr>
        <w:fldChar w:fldCharType="end"/>
      </w:r>
      <w:r w:rsidR="00E91A5A" w:rsidRPr="00D97B2C">
        <w:rPr>
          <w:lang w:val="sr-Cyrl-RS"/>
        </w:rPr>
        <w:t xml:space="preserve"> је приказан крај упитника.</w:t>
      </w:r>
    </w:p>
    <w:p w14:paraId="1C0A20B8" w14:textId="2AD299CA" w:rsidR="00E91A5A" w:rsidRPr="00D97B2C" w:rsidRDefault="00764D84" w:rsidP="00D310C8">
      <w:pPr>
        <w:pStyle w:val="osnovnitekst"/>
        <w:rPr>
          <w:lang w:val="sr-Cyrl-RS"/>
        </w:rPr>
      </w:pPr>
      <w:r w:rsidRPr="00D97B2C">
        <w:rPr>
          <w:noProof/>
          <w:lang w:val="sr-Cyrl-RS"/>
        </w:rPr>
        <w:lastRenderedPageBreak/>
        <w:drawing>
          <wp:anchor distT="0" distB="0" distL="114300" distR="114300" simplePos="0" relativeHeight="251791360" behindDoc="0" locked="0" layoutInCell="1" allowOverlap="1" wp14:anchorId="44417E45" wp14:editId="1F95E7BC">
            <wp:simplePos x="0" y="0"/>
            <wp:positionH relativeFrom="margin">
              <wp:align>right</wp:align>
            </wp:positionH>
            <wp:positionV relativeFrom="paragraph">
              <wp:posOffset>0</wp:posOffset>
            </wp:positionV>
            <wp:extent cx="5943600" cy="2895600"/>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kraj upitnik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14:sizeRelH relativeFrom="page">
              <wp14:pctWidth>0</wp14:pctWidth>
            </wp14:sizeRelH>
            <wp14:sizeRelV relativeFrom="page">
              <wp14:pctHeight>0</wp14:pctHeight>
            </wp14:sizeRelV>
          </wp:anchor>
        </w:drawing>
      </w:r>
      <w:r w:rsidR="00B2576E" w:rsidRPr="00D97B2C">
        <w:rPr>
          <w:noProof/>
          <w:lang w:val="sr-Cyrl-RS"/>
        </w:rPr>
        <mc:AlternateContent>
          <mc:Choice Requires="wps">
            <w:drawing>
              <wp:anchor distT="0" distB="0" distL="114300" distR="114300" simplePos="0" relativeHeight="251793408" behindDoc="0" locked="0" layoutInCell="1" allowOverlap="1" wp14:anchorId="54E7DE2E" wp14:editId="5E435E1B">
                <wp:simplePos x="0" y="0"/>
                <wp:positionH relativeFrom="column">
                  <wp:posOffset>0</wp:posOffset>
                </wp:positionH>
                <wp:positionV relativeFrom="paragraph">
                  <wp:posOffset>2952750</wp:posOffset>
                </wp:positionV>
                <wp:extent cx="594360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0A9024" w14:textId="02D5200D" w:rsidR="0003146D" w:rsidRPr="0063656E" w:rsidRDefault="0003146D">
                            <w:pPr>
                              <w:pStyle w:val="Caption"/>
                              <w:jc w:val="center"/>
                              <w:rPr>
                                <w:noProof/>
                              </w:rPr>
                              <w:pPrChange w:id="1433" w:author="SW 46/2019 - Petrović Milica" w:date="2023-08-14T20:37:00Z">
                                <w:pPr>
                                  <w:pStyle w:val="Caption"/>
                                </w:pPr>
                              </w:pPrChange>
                            </w:pPr>
                            <w:bookmarkStart w:id="1434" w:name="_Ref141831747"/>
                            <w:bookmarkStart w:id="1435" w:name="_Ref143199534"/>
                            <w:proofErr w:type="spellStart"/>
                            <w:r>
                              <w:t>Слика</w:t>
                            </w:r>
                            <w:proofErr w:type="spellEnd"/>
                            <w:r>
                              <w:t xml:space="preserve"> </w:t>
                            </w:r>
                            <w:ins w:id="1436" w:author="SW 46/2019 - Petrović Milica" w:date="2023-08-17T20:44:00Z">
                              <w:r>
                                <w:fldChar w:fldCharType="begin"/>
                              </w:r>
                              <w:r>
                                <w:instrText xml:space="preserve"> STYLEREF 1 \s </w:instrText>
                              </w:r>
                            </w:ins>
                            <w:r>
                              <w:fldChar w:fldCharType="separate"/>
                            </w:r>
                            <w:r>
                              <w:rPr>
                                <w:noProof/>
                              </w:rPr>
                              <w:t>6</w:t>
                            </w:r>
                            <w:ins w:id="1437" w:author="SW 46/2019 - Petrović Milica" w:date="2023-08-17T20:44:00Z">
                              <w:r>
                                <w:fldChar w:fldCharType="end"/>
                              </w:r>
                              <w:r>
                                <w:t>.</w:t>
                              </w:r>
                              <w:r>
                                <w:fldChar w:fldCharType="begin"/>
                              </w:r>
                              <w:r>
                                <w:instrText xml:space="preserve"> SEQ Слика \* ARABIC \s 1 </w:instrText>
                              </w:r>
                            </w:ins>
                            <w:r>
                              <w:fldChar w:fldCharType="separate"/>
                            </w:r>
                            <w:ins w:id="1438" w:author="SW 46/2019 - Petrović Milica" w:date="2023-08-17T20:44:00Z">
                              <w:r>
                                <w:rPr>
                                  <w:noProof/>
                                </w:rPr>
                                <w:t>5</w:t>
                              </w:r>
                              <w:r>
                                <w:fldChar w:fldCharType="end"/>
                              </w:r>
                            </w:ins>
                            <w:bookmarkEnd w:id="1435"/>
                            <w:del w:id="143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23</w:delText>
                              </w:r>
                              <w:r w:rsidDel="00693600">
                                <w:rPr>
                                  <w:noProof/>
                                </w:rPr>
                                <w:fldChar w:fldCharType="end"/>
                              </w:r>
                            </w:del>
                            <w:bookmarkEnd w:id="1434"/>
                            <w:r>
                              <w:t xml:space="preserve"> </w:t>
                            </w:r>
                            <w:r>
                              <w:rPr>
                                <w:lang w:val="sr-Cyrl-RS"/>
                              </w:rPr>
                              <w:t>Приказ завршетка упитника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7DE2E" id="Text Box 203" o:spid="_x0000_s1093" type="#_x0000_t202" style="position:absolute;left:0;text-align:left;margin-left:0;margin-top:232.5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" stroked="f">
                <v:textbox style="mso-fit-shape-to-text:t" inset="0,0,0,0">
                  <w:txbxContent>
                    <w:p w14:paraId="7C0A9024" w14:textId="02D5200D" w:rsidR="0003146D" w:rsidRPr="0063656E" w:rsidRDefault="0003146D">
                      <w:pPr>
                        <w:pStyle w:val="Caption"/>
                        <w:jc w:val="center"/>
                        <w:rPr>
                          <w:noProof/>
                        </w:rPr>
                        <w:pPrChange w:id="1440" w:author="SW 46/2019 - Petrović Milica" w:date="2023-08-14T20:37:00Z">
                          <w:pPr>
                            <w:pStyle w:val="Caption"/>
                          </w:pPr>
                        </w:pPrChange>
                      </w:pPr>
                      <w:bookmarkStart w:id="1441" w:name="_Ref141831747"/>
                      <w:bookmarkStart w:id="1442" w:name="_Ref143199534"/>
                      <w:proofErr w:type="spellStart"/>
                      <w:r>
                        <w:t>Слика</w:t>
                      </w:r>
                      <w:proofErr w:type="spellEnd"/>
                      <w:r>
                        <w:t xml:space="preserve"> </w:t>
                      </w:r>
                      <w:ins w:id="1443" w:author="SW 46/2019 - Petrović Milica" w:date="2023-08-17T20:44:00Z">
                        <w:r>
                          <w:fldChar w:fldCharType="begin"/>
                        </w:r>
                        <w:r>
                          <w:instrText xml:space="preserve"> STYLEREF 1 \s </w:instrText>
                        </w:r>
                      </w:ins>
                      <w:r>
                        <w:fldChar w:fldCharType="separate"/>
                      </w:r>
                      <w:r>
                        <w:rPr>
                          <w:noProof/>
                        </w:rPr>
                        <w:t>6</w:t>
                      </w:r>
                      <w:ins w:id="1444" w:author="SW 46/2019 - Petrović Milica" w:date="2023-08-17T20:44:00Z">
                        <w:r>
                          <w:fldChar w:fldCharType="end"/>
                        </w:r>
                        <w:r>
                          <w:t>.</w:t>
                        </w:r>
                        <w:r>
                          <w:fldChar w:fldCharType="begin"/>
                        </w:r>
                        <w:r>
                          <w:instrText xml:space="preserve"> SEQ Слика \* ARABIC \s 1 </w:instrText>
                        </w:r>
                      </w:ins>
                      <w:r>
                        <w:fldChar w:fldCharType="separate"/>
                      </w:r>
                      <w:ins w:id="1445" w:author="SW 46/2019 - Petrović Milica" w:date="2023-08-17T20:44:00Z">
                        <w:r>
                          <w:rPr>
                            <w:noProof/>
                          </w:rPr>
                          <w:t>5</w:t>
                        </w:r>
                        <w:r>
                          <w:fldChar w:fldCharType="end"/>
                        </w:r>
                      </w:ins>
                      <w:bookmarkEnd w:id="1442"/>
                      <w:del w:id="144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23</w:delText>
                        </w:r>
                        <w:r w:rsidDel="00693600">
                          <w:rPr>
                            <w:noProof/>
                          </w:rPr>
                          <w:fldChar w:fldCharType="end"/>
                        </w:r>
                      </w:del>
                      <w:bookmarkEnd w:id="1441"/>
                      <w:r>
                        <w:t xml:space="preserve"> </w:t>
                      </w:r>
                      <w:r>
                        <w:rPr>
                          <w:lang w:val="sr-Cyrl-RS"/>
                        </w:rPr>
                        <w:t>Приказ завршетка упитника</w:t>
                      </w:r>
                    </w:p>
                  </w:txbxContent>
                </v:textbox>
                <w10:wrap type="topAndBottom"/>
              </v:shape>
            </w:pict>
          </mc:Fallback>
        </mc:AlternateContent>
      </w:r>
      <w:r w:rsidR="0092733A" w:rsidRPr="00D97B2C">
        <w:rPr>
          <w:lang w:val="sr-Cyrl-RS"/>
        </w:rPr>
        <w:t>Клијен</w:t>
      </w:r>
      <w:r w:rsidR="00C5531B">
        <w:rPr>
          <w:lang w:val="sr-Cyrl-RS"/>
        </w:rPr>
        <w:t>т</w:t>
      </w:r>
      <w:r w:rsidR="0092733A" w:rsidRPr="00D97B2C">
        <w:rPr>
          <w:lang w:val="sr-Cyrl-RS"/>
        </w:rPr>
        <w:t xml:space="preserve"> може да тражи симптоме за ментална стања која се могу </w:t>
      </w:r>
      <w:proofErr w:type="spellStart"/>
      <w:r w:rsidR="0092733A" w:rsidRPr="00D97B2C">
        <w:rPr>
          <w:lang w:val="sr-Cyrl-RS"/>
        </w:rPr>
        <w:t>дијагностиковати</w:t>
      </w:r>
      <w:proofErr w:type="spellEnd"/>
      <w:r w:rsidR="0092733A" w:rsidRPr="00D97B2C">
        <w:rPr>
          <w:lang w:val="sr-Cyrl-RS"/>
        </w:rPr>
        <w:t xml:space="preserve"> у апликацији. Упит за приказ симптома за панични поремећај је приказан на </w:t>
      </w:r>
      <w:ins w:id="1447" w:author="SW 46/2019 - Petrović Milica" w:date="2023-08-17T21:19:00Z">
        <w:r w:rsidR="00E76235">
          <w:rPr>
            <w:lang w:val="sr-Cyrl-RS"/>
          </w:rPr>
          <w:fldChar w:fldCharType="begin"/>
        </w:r>
        <w:r w:rsidR="00E76235">
          <w:rPr>
            <w:lang w:val="sr-Cyrl-RS"/>
          </w:rPr>
          <w:instrText xml:space="preserve"> REF _Ref143199560 \h </w:instrText>
        </w:r>
        <w:r w:rsidR="00E76235">
          <w:rPr>
            <w:lang w:val="sr-Cyrl-RS"/>
          </w:rPr>
        </w:r>
      </w:ins>
      <w:r w:rsidR="00E76235">
        <w:rPr>
          <w:lang w:val="sr-Cyrl-RS"/>
        </w:rPr>
        <w:fldChar w:fldCharType="separate"/>
      </w:r>
      <w:proofErr w:type="spellStart"/>
      <w:ins w:id="1448" w:author="SW 46/2019 - Petrović Milica" w:date="2023-08-17T21:19:00Z">
        <w:r w:rsidR="00E76235">
          <w:t>Слика</w:t>
        </w:r>
        <w:proofErr w:type="spellEnd"/>
        <w:r w:rsidR="00E76235">
          <w:t xml:space="preserve"> </w:t>
        </w:r>
        <w:r w:rsidR="00E76235">
          <w:rPr>
            <w:noProof/>
          </w:rPr>
          <w:t>6</w:t>
        </w:r>
        <w:r w:rsidR="00E76235">
          <w:t>.</w:t>
        </w:r>
        <w:r w:rsidR="00E76235">
          <w:rPr>
            <w:noProof/>
          </w:rPr>
          <w:t>6</w:t>
        </w:r>
        <w:r w:rsidR="00E76235">
          <w:rPr>
            <w:lang w:val="sr-Cyrl-RS"/>
          </w:rPr>
          <w:fldChar w:fldCharType="end"/>
        </w:r>
      </w:ins>
      <w:del w:id="1449" w:author="SW 46/2019 - Petrović Milica" w:date="2023-08-17T21:18:00Z">
        <w:r w:rsidR="0092733A" w:rsidRPr="00D97B2C" w:rsidDel="00E76235">
          <w:rPr>
            <w:lang w:val="sr-Cyrl-RS"/>
          </w:rPr>
          <w:fldChar w:fldCharType="begin"/>
        </w:r>
        <w:r w:rsidR="0092733A" w:rsidRPr="00D97B2C" w:rsidDel="00E76235">
          <w:rPr>
            <w:lang w:val="sr-Cyrl-RS"/>
          </w:rPr>
          <w:delInstrText xml:space="preserve"> REF _Ref141831879 \h </w:delInstrText>
        </w:r>
        <w:r w:rsidR="00D310C8" w:rsidRPr="00D97B2C" w:rsidDel="00E76235">
          <w:rPr>
            <w:lang w:val="sr-Cyrl-RS"/>
          </w:rPr>
          <w:delInstrText xml:space="preserve"> \* MERGEFORMAT </w:delInstrText>
        </w:r>
        <w:r w:rsidR="0092733A" w:rsidRPr="00D97B2C" w:rsidDel="00E76235">
          <w:rPr>
            <w:lang w:val="sr-Cyrl-RS"/>
          </w:rPr>
        </w:r>
        <w:r w:rsidR="0092733A" w:rsidRPr="00D97B2C" w:rsidDel="00E76235">
          <w:rPr>
            <w:lang w:val="sr-Cyrl-RS"/>
          </w:rPr>
          <w:fldChar w:fldCharType="separate"/>
        </w:r>
        <w:r w:rsidR="0092733A" w:rsidRPr="00D97B2C" w:rsidDel="00E76235">
          <w:rPr>
            <w:lang w:val="sr-Cyrl-RS"/>
          </w:rPr>
          <w:delText xml:space="preserve">Слика </w:delText>
        </w:r>
        <w:r w:rsidR="0092733A" w:rsidRPr="00D97B2C" w:rsidDel="00E76235">
          <w:rPr>
            <w:noProof/>
            <w:lang w:val="sr-Cyrl-RS"/>
          </w:rPr>
          <w:delText>24</w:delText>
        </w:r>
        <w:r w:rsidR="0092733A" w:rsidRPr="00D97B2C" w:rsidDel="00E76235">
          <w:rPr>
            <w:lang w:val="sr-Cyrl-RS"/>
          </w:rPr>
          <w:fldChar w:fldCharType="end"/>
        </w:r>
        <w:r w:rsidR="0092733A" w:rsidRPr="00D97B2C" w:rsidDel="00E76235">
          <w:rPr>
            <w:lang w:val="sr-Cyrl-RS"/>
          </w:rPr>
          <w:delText xml:space="preserve"> </w:delText>
        </w:r>
      </w:del>
      <w:r w:rsidR="0092733A" w:rsidRPr="00D97B2C">
        <w:rPr>
          <w:lang w:val="sr-Cyrl-RS"/>
        </w:rPr>
        <w:t>.</w:t>
      </w:r>
    </w:p>
    <w:p w14:paraId="4B95F036" w14:textId="1FC3022F" w:rsidR="00764D84" w:rsidRPr="00D97B2C" w:rsidRDefault="0092733A" w:rsidP="00D310C8">
      <w:pPr>
        <w:pStyle w:val="osnovnitekst"/>
        <w:rPr>
          <w:lang w:val="sr-Cyrl-RS"/>
        </w:rPr>
      </w:pPr>
      <w:r w:rsidRPr="00D97B2C">
        <w:rPr>
          <w:noProof/>
          <w:lang w:val="sr-Cyrl-RS"/>
        </w:rPr>
        <mc:AlternateContent>
          <mc:Choice Requires="wps">
            <w:drawing>
              <wp:anchor distT="0" distB="0" distL="114300" distR="114300" simplePos="0" relativeHeight="251796480" behindDoc="0" locked="0" layoutInCell="1" allowOverlap="1" wp14:anchorId="597E1204" wp14:editId="548605FC">
                <wp:simplePos x="0" y="0"/>
                <wp:positionH relativeFrom="column">
                  <wp:posOffset>0</wp:posOffset>
                </wp:positionH>
                <wp:positionV relativeFrom="paragraph">
                  <wp:posOffset>2949575</wp:posOffset>
                </wp:positionV>
                <wp:extent cx="5943600" cy="635"/>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94040DB" w14:textId="0BEEFB91" w:rsidR="0003146D" w:rsidRPr="004571CD" w:rsidRDefault="0003146D">
                            <w:pPr>
                              <w:pStyle w:val="Caption"/>
                              <w:jc w:val="center"/>
                              <w:rPr>
                                <w:noProof/>
                                <w:lang w:val="sr-Cyrl-RS"/>
                              </w:rPr>
                              <w:pPrChange w:id="1450" w:author="SW 46/2019 - Petrović Milica" w:date="2023-08-14T20:37:00Z">
                                <w:pPr>
                                  <w:pStyle w:val="Caption"/>
                                </w:pPr>
                              </w:pPrChange>
                            </w:pPr>
                            <w:bookmarkStart w:id="1451" w:name="_Ref141831879"/>
                            <w:bookmarkStart w:id="1452" w:name="_Ref143199560"/>
                            <w:proofErr w:type="spellStart"/>
                            <w:r>
                              <w:t>Слика</w:t>
                            </w:r>
                            <w:proofErr w:type="spellEnd"/>
                            <w:r>
                              <w:t xml:space="preserve"> </w:t>
                            </w:r>
                            <w:ins w:id="1453" w:author="SW 46/2019 - Petrović Milica" w:date="2023-08-17T20:44:00Z">
                              <w:r>
                                <w:fldChar w:fldCharType="begin"/>
                              </w:r>
                              <w:r>
                                <w:instrText xml:space="preserve"> STYLEREF 1 \s </w:instrText>
                              </w:r>
                            </w:ins>
                            <w:r>
                              <w:fldChar w:fldCharType="separate"/>
                            </w:r>
                            <w:r>
                              <w:rPr>
                                <w:noProof/>
                              </w:rPr>
                              <w:t>6</w:t>
                            </w:r>
                            <w:ins w:id="1454" w:author="SW 46/2019 - Petrović Milica" w:date="2023-08-17T20:44:00Z">
                              <w:r>
                                <w:fldChar w:fldCharType="end"/>
                              </w:r>
                              <w:r>
                                <w:t>.</w:t>
                              </w:r>
                              <w:r>
                                <w:fldChar w:fldCharType="begin"/>
                              </w:r>
                              <w:r>
                                <w:instrText xml:space="preserve"> SEQ Слика \* ARABIC \s 1 </w:instrText>
                              </w:r>
                            </w:ins>
                            <w:r>
                              <w:fldChar w:fldCharType="separate"/>
                            </w:r>
                            <w:ins w:id="1455" w:author="SW 46/2019 - Petrović Milica" w:date="2023-08-17T20:44:00Z">
                              <w:r>
                                <w:rPr>
                                  <w:noProof/>
                                </w:rPr>
                                <w:t>6</w:t>
                              </w:r>
                              <w:r>
                                <w:fldChar w:fldCharType="end"/>
                              </w:r>
                            </w:ins>
                            <w:bookmarkEnd w:id="1452"/>
                            <w:del w:id="145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24</w:delText>
                              </w:r>
                              <w:r w:rsidDel="00693600">
                                <w:rPr>
                                  <w:noProof/>
                                </w:rPr>
                                <w:fldChar w:fldCharType="end"/>
                              </w:r>
                            </w:del>
                            <w:bookmarkEnd w:id="1451"/>
                            <w:r>
                              <w:rPr>
                                <w:lang w:val="sr-Cyrl-RS"/>
                              </w:rPr>
                              <w:t xml:space="preserve"> Страница за упит симптома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E1204" id="Text Box 205" o:spid="_x0000_s1094" type="#_x0000_t202" style="position:absolute;left:0;text-align:left;margin-left:0;margin-top:232.25pt;width:46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" stroked="f">
                <v:textbox style="mso-fit-shape-to-text:t" inset="0,0,0,0">
                  <w:txbxContent>
                    <w:p w14:paraId="494040DB" w14:textId="0BEEFB91" w:rsidR="0003146D" w:rsidRPr="004571CD" w:rsidRDefault="0003146D">
                      <w:pPr>
                        <w:pStyle w:val="Caption"/>
                        <w:jc w:val="center"/>
                        <w:rPr>
                          <w:noProof/>
                          <w:lang w:val="sr-Cyrl-RS"/>
                        </w:rPr>
                        <w:pPrChange w:id="1457" w:author="SW 46/2019 - Petrović Milica" w:date="2023-08-14T20:37:00Z">
                          <w:pPr>
                            <w:pStyle w:val="Caption"/>
                          </w:pPr>
                        </w:pPrChange>
                      </w:pPr>
                      <w:bookmarkStart w:id="1458" w:name="_Ref141831879"/>
                      <w:bookmarkStart w:id="1459" w:name="_Ref143199560"/>
                      <w:proofErr w:type="spellStart"/>
                      <w:r>
                        <w:t>Слика</w:t>
                      </w:r>
                      <w:proofErr w:type="spellEnd"/>
                      <w:r>
                        <w:t xml:space="preserve"> </w:t>
                      </w:r>
                      <w:ins w:id="1460" w:author="SW 46/2019 - Petrović Milica" w:date="2023-08-17T20:44:00Z">
                        <w:r>
                          <w:fldChar w:fldCharType="begin"/>
                        </w:r>
                        <w:r>
                          <w:instrText xml:space="preserve"> STYLEREF 1 \s </w:instrText>
                        </w:r>
                      </w:ins>
                      <w:r>
                        <w:fldChar w:fldCharType="separate"/>
                      </w:r>
                      <w:r>
                        <w:rPr>
                          <w:noProof/>
                        </w:rPr>
                        <w:t>6</w:t>
                      </w:r>
                      <w:ins w:id="1461" w:author="SW 46/2019 - Petrović Milica" w:date="2023-08-17T20:44:00Z">
                        <w:r>
                          <w:fldChar w:fldCharType="end"/>
                        </w:r>
                        <w:r>
                          <w:t>.</w:t>
                        </w:r>
                        <w:r>
                          <w:fldChar w:fldCharType="begin"/>
                        </w:r>
                        <w:r>
                          <w:instrText xml:space="preserve"> SEQ Слика \* ARABIC \s 1 </w:instrText>
                        </w:r>
                      </w:ins>
                      <w:r>
                        <w:fldChar w:fldCharType="separate"/>
                      </w:r>
                      <w:ins w:id="1462" w:author="SW 46/2019 - Petrović Milica" w:date="2023-08-17T20:44:00Z">
                        <w:r>
                          <w:rPr>
                            <w:noProof/>
                          </w:rPr>
                          <w:t>6</w:t>
                        </w:r>
                        <w:r>
                          <w:fldChar w:fldCharType="end"/>
                        </w:r>
                      </w:ins>
                      <w:bookmarkEnd w:id="1459"/>
                      <w:del w:id="146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24</w:delText>
                        </w:r>
                        <w:r w:rsidDel="00693600">
                          <w:rPr>
                            <w:noProof/>
                          </w:rPr>
                          <w:fldChar w:fldCharType="end"/>
                        </w:r>
                      </w:del>
                      <w:bookmarkEnd w:id="1458"/>
                      <w:r>
                        <w:rPr>
                          <w:lang w:val="sr-Cyrl-RS"/>
                        </w:rPr>
                        <w:t xml:space="preserve"> Страница за упит симптома</w:t>
                      </w:r>
                    </w:p>
                  </w:txbxContent>
                </v:textbox>
                <w10:wrap type="topAndBottom"/>
              </v:shape>
            </w:pict>
          </mc:Fallback>
        </mc:AlternateContent>
      </w:r>
      <w:r w:rsidRPr="00D97B2C">
        <w:rPr>
          <w:noProof/>
          <w:lang w:val="sr-Cyrl-RS"/>
        </w:rPr>
        <w:drawing>
          <wp:anchor distT="0" distB="0" distL="114300" distR="114300" simplePos="0" relativeHeight="251794432" behindDoc="0" locked="0" layoutInCell="1" allowOverlap="1" wp14:anchorId="34A068EB" wp14:editId="08E5C715">
            <wp:simplePos x="0" y="0"/>
            <wp:positionH relativeFrom="margin">
              <wp:align>right</wp:align>
            </wp:positionH>
            <wp:positionV relativeFrom="paragraph">
              <wp:posOffset>2540</wp:posOffset>
            </wp:positionV>
            <wp:extent cx="5943600" cy="2889885"/>
            <wp:effectExtent l="0" t="0" r="0" b="571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imptom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14:sizeRelH relativeFrom="page">
              <wp14:pctWidth>0</wp14:pctWidth>
            </wp14:sizeRelH>
            <wp14:sizeRelV relativeFrom="page">
              <wp14:pctHeight>0</wp14:pctHeight>
            </wp14:sizeRelV>
          </wp:anchor>
        </w:drawing>
      </w:r>
      <w:r w:rsidR="00764D84" w:rsidRPr="00D97B2C">
        <w:rPr>
          <w:lang w:val="sr-Cyrl-RS"/>
        </w:rPr>
        <w:t xml:space="preserve">Претрага психолога и омогућавање приступа одговорима на питања и резултатима упитника приказано је на </w:t>
      </w:r>
      <w:ins w:id="1464" w:author="SW 46/2019 - Petrović Milica" w:date="2023-08-17T21:19:00Z">
        <w:r w:rsidR="00AD5E13">
          <w:rPr>
            <w:lang w:val="sr-Cyrl-RS"/>
          </w:rPr>
          <w:fldChar w:fldCharType="begin"/>
        </w:r>
        <w:r w:rsidR="00AD5E13">
          <w:rPr>
            <w:lang w:val="sr-Cyrl-RS"/>
          </w:rPr>
          <w:instrText xml:space="preserve"> REF _Ref143199600 \h </w:instrText>
        </w:r>
        <w:r w:rsidR="00AD5E13">
          <w:rPr>
            <w:lang w:val="sr-Cyrl-RS"/>
          </w:rPr>
        </w:r>
      </w:ins>
      <w:r w:rsidR="00AD5E13">
        <w:rPr>
          <w:lang w:val="sr-Cyrl-RS"/>
        </w:rPr>
        <w:fldChar w:fldCharType="separate"/>
      </w:r>
      <w:proofErr w:type="spellStart"/>
      <w:ins w:id="1465" w:author="SW 46/2019 - Petrović Milica" w:date="2023-08-17T21:19:00Z">
        <w:r w:rsidR="00AD5E13">
          <w:t>Слика</w:t>
        </w:r>
        <w:proofErr w:type="spellEnd"/>
        <w:r w:rsidR="00AD5E13">
          <w:t xml:space="preserve"> </w:t>
        </w:r>
        <w:r w:rsidR="00AD5E13">
          <w:rPr>
            <w:noProof/>
          </w:rPr>
          <w:t>6</w:t>
        </w:r>
        <w:r w:rsidR="00AD5E13">
          <w:t>.</w:t>
        </w:r>
        <w:r w:rsidR="00AD5E13">
          <w:rPr>
            <w:noProof/>
          </w:rPr>
          <w:t>7</w:t>
        </w:r>
        <w:r w:rsidR="00AD5E13">
          <w:rPr>
            <w:lang w:val="sr-Cyrl-RS"/>
          </w:rPr>
          <w:fldChar w:fldCharType="end"/>
        </w:r>
      </w:ins>
      <w:del w:id="1466" w:author="SW 46/2019 - Petrović Milica" w:date="2023-08-17T21:19:00Z">
        <w:r w:rsidR="00E74959" w:rsidRPr="00D97B2C" w:rsidDel="00AD5E13">
          <w:rPr>
            <w:lang w:val="sr-Cyrl-RS"/>
          </w:rPr>
          <w:fldChar w:fldCharType="begin"/>
        </w:r>
        <w:r w:rsidR="00E74959" w:rsidRPr="00D97B2C" w:rsidDel="00AD5E13">
          <w:rPr>
            <w:lang w:val="sr-Cyrl-RS"/>
          </w:rPr>
          <w:delInstrText xml:space="preserve"> REF _Ref141832146 \h </w:delInstrText>
        </w:r>
        <w:r w:rsidR="00D310C8" w:rsidRPr="00D97B2C" w:rsidDel="00AD5E13">
          <w:rPr>
            <w:lang w:val="sr-Cyrl-RS"/>
          </w:rPr>
          <w:delInstrText xml:space="preserve"> \* MERGEFORMAT </w:delInstrText>
        </w:r>
        <w:r w:rsidR="00E74959" w:rsidRPr="00D97B2C" w:rsidDel="00AD5E13">
          <w:rPr>
            <w:lang w:val="sr-Cyrl-RS"/>
          </w:rPr>
        </w:r>
        <w:r w:rsidR="00E74959" w:rsidRPr="00D97B2C" w:rsidDel="00AD5E13">
          <w:rPr>
            <w:lang w:val="sr-Cyrl-RS"/>
          </w:rPr>
          <w:fldChar w:fldCharType="separate"/>
        </w:r>
        <w:r w:rsidR="00E74959" w:rsidRPr="00D97B2C" w:rsidDel="00AD5E13">
          <w:rPr>
            <w:lang w:val="sr-Cyrl-RS"/>
          </w:rPr>
          <w:delText>Слика 25</w:delText>
        </w:r>
        <w:r w:rsidR="00E74959" w:rsidRPr="00D97B2C" w:rsidDel="00AD5E13">
          <w:rPr>
            <w:lang w:val="sr-Cyrl-RS"/>
          </w:rPr>
          <w:fldChar w:fldCharType="end"/>
        </w:r>
        <w:r w:rsidR="00764D84" w:rsidRPr="00D97B2C" w:rsidDel="00AD5E13">
          <w:rPr>
            <w:lang w:val="sr-Cyrl-RS"/>
          </w:rPr>
          <w:delText xml:space="preserve"> </w:delText>
        </w:r>
      </w:del>
      <w:r w:rsidR="00764D84" w:rsidRPr="00D97B2C">
        <w:rPr>
          <w:lang w:val="sr-Cyrl-RS"/>
        </w:rPr>
        <w:t>.</w:t>
      </w:r>
    </w:p>
    <w:p w14:paraId="522D1864" w14:textId="78C52744" w:rsidR="00AD5E13" w:rsidRDefault="00764D84" w:rsidP="00E70937">
      <w:pPr>
        <w:rPr>
          <w:ins w:id="1467" w:author="SW 46/2019 - Petrović Milica" w:date="2023-08-17T21:19:00Z"/>
          <w:lang w:val="sr-Cyrl-RS"/>
        </w:rPr>
      </w:pPr>
      <w:r w:rsidRPr="00D97B2C">
        <w:rPr>
          <w:lang w:val="sr-Cyrl-RS"/>
        </w:rPr>
        <w:t xml:space="preserve"> </w:t>
      </w:r>
    </w:p>
    <w:p w14:paraId="3E805B28" w14:textId="77777777" w:rsidR="00AD5E13" w:rsidRDefault="00AD5E13">
      <w:pPr>
        <w:rPr>
          <w:ins w:id="1468" w:author="SW 46/2019 - Petrović Milica" w:date="2023-08-17T21:19:00Z"/>
          <w:lang w:val="sr-Cyrl-RS"/>
        </w:rPr>
      </w:pPr>
      <w:ins w:id="1469" w:author="SW 46/2019 - Petrović Milica" w:date="2023-08-17T21:19:00Z">
        <w:r>
          <w:rPr>
            <w:lang w:val="sr-Cyrl-RS"/>
          </w:rPr>
          <w:br w:type="page"/>
        </w:r>
      </w:ins>
    </w:p>
    <w:p w14:paraId="1D203CB2" w14:textId="77777777" w:rsidR="0092733A" w:rsidRPr="00D97B2C" w:rsidDel="00AD5E13" w:rsidRDefault="0092733A" w:rsidP="00E70937">
      <w:pPr>
        <w:rPr>
          <w:del w:id="1470" w:author="SW 46/2019 - Petrović Milica" w:date="2023-08-17T21:19:00Z"/>
          <w:lang w:val="sr-Cyrl-RS"/>
        </w:rPr>
      </w:pPr>
    </w:p>
    <w:p w14:paraId="270D86D3" w14:textId="77777777" w:rsidR="00E74959" w:rsidRPr="00D97B2C" w:rsidDel="00AD5E13" w:rsidRDefault="00E74959" w:rsidP="00E70937">
      <w:pPr>
        <w:rPr>
          <w:del w:id="1471" w:author="SW 46/2019 - Petrović Milica" w:date="2023-08-17T21:19:00Z"/>
          <w:lang w:val="sr-Cyrl-RS"/>
        </w:rPr>
      </w:pPr>
    </w:p>
    <w:p w14:paraId="4CFA25F7" w14:textId="5D35E652" w:rsidR="00E74959" w:rsidRPr="00D97B2C" w:rsidDel="00AD5E13" w:rsidRDefault="00E74959" w:rsidP="00E70937">
      <w:pPr>
        <w:rPr>
          <w:del w:id="1472" w:author="SW 46/2019 - Petrović Milica" w:date="2023-08-17T21:19:00Z"/>
          <w:lang w:val="sr-Cyrl-RS"/>
        </w:rPr>
      </w:pPr>
    </w:p>
    <w:p w14:paraId="338F625A" w14:textId="64B0A6D7" w:rsidR="00E74959" w:rsidRPr="00D97B2C" w:rsidRDefault="00E74959" w:rsidP="00D310C8">
      <w:pPr>
        <w:pStyle w:val="osnovnitekst"/>
        <w:rPr>
          <w:lang w:val="sr-Cyrl-RS"/>
        </w:rPr>
      </w:pPr>
      <w:r w:rsidRPr="00D97B2C">
        <w:rPr>
          <w:noProof/>
          <w:lang w:val="sr-Cyrl-RS"/>
        </w:rPr>
        <mc:AlternateContent>
          <mc:Choice Requires="wps">
            <w:drawing>
              <wp:anchor distT="0" distB="0" distL="114300" distR="114300" simplePos="0" relativeHeight="251799552" behindDoc="0" locked="0" layoutInCell="1" allowOverlap="1" wp14:anchorId="72131D95" wp14:editId="6262DCBB">
                <wp:simplePos x="0" y="0"/>
                <wp:positionH relativeFrom="column">
                  <wp:posOffset>0</wp:posOffset>
                </wp:positionH>
                <wp:positionV relativeFrom="paragraph">
                  <wp:posOffset>2945130</wp:posOffset>
                </wp:positionV>
                <wp:extent cx="594360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F85786" w14:textId="0EC4C898" w:rsidR="0003146D" w:rsidRPr="00E850EE" w:rsidRDefault="0003146D">
                            <w:pPr>
                              <w:pStyle w:val="Caption"/>
                              <w:jc w:val="center"/>
                              <w:rPr>
                                <w:noProof/>
                                <w:lang w:val="sr-Cyrl-RS"/>
                              </w:rPr>
                              <w:pPrChange w:id="1473" w:author="SW 46/2019 - Petrović Milica" w:date="2023-08-14T20:37:00Z">
                                <w:pPr>
                                  <w:pStyle w:val="Caption"/>
                                </w:pPr>
                              </w:pPrChange>
                            </w:pPr>
                            <w:bookmarkStart w:id="1474" w:name="_Ref141832146"/>
                            <w:bookmarkStart w:id="1475" w:name="_Ref143199600"/>
                            <w:proofErr w:type="spellStart"/>
                            <w:r>
                              <w:t>Слика</w:t>
                            </w:r>
                            <w:proofErr w:type="spellEnd"/>
                            <w:r>
                              <w:t xml:space="preserve"> </w:t>
                            </w:r>
                            <w:ins w:id="1476" w:author="SW 46/2019 - Petrović Milica" w:date="2023-08-17T20:44:00Z">
                              <w:r>
                                <w:fldChar w:fldCharType="begin"/>
                              </w:r>
                              <w:r>
                                <w:instrText xml:space="preserve"> STYLEREF 1 \s </w:instrText>
                              </w:r>
                            </w:ins>
                            <w:r>
                              <w:fldChar w:fldCharType="separate"/>
                            </w:r>
                            <w:r>
                              <w:rPr>
                                <w:noProof/>
                              </w:rPr>
                              <w:t>6</w:t>
                            </w:r>
                            <w:ins w:id="1477" w:author="SW 46/2019 - Petrović Milica" w:date="2023-08-17T20:44:00Z">
                              <w:r>
                                <w:fldChar w:fldCharType="end"/>
                              </w:r>
                              <w:r>
                                <w:t>.</w:t>
                              </w:r>
                              <w:r>
                                <w:fldChar w:fldCharType="begin"/>
                              </w:r>
                              <w:r>
                                <w:instrText xml:space="preserve"> SEQ Слика \* ARABIC \s 1 </w:instrText>
                              </w:r>
                            </w:ins>
                            <w:r>
                              <w:fldChar w:fldCharType="separate"/>
                            </w:r>
                            <w:ins w:id="1478" w:author="SW 46/2019 - Petrović Milica" w:date="2023-08-17T20:44:00Z">
                              <w:r>
                                <w:rPr>
                                  <w:noProof/>
                                </w:rPr>
                                <w:t>7</w:t>
                              </w:r>
                              <w:r>
                                <w:fldChar w:fldCharType="end"/>
                              </w:r>
                            </w:ins>
                            <w:bookmarkEnd w:id="1475"/>
                            <w:del w:id="147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25</w:delText>
                              </w:r>
                              <w:r w:rsidDel="00693600">
                                <w:rPr>
                                  <w:noProof/>
                                </w:rPr>
                                <w:fldChar w:fldCharType="end"/>
                              </w:r>
                            </w:del>
                            <w:bookmarkEnd w:id="1474"/>
                            <w:r>
                              <w:rPr>
                                <w:lang w:val="sr-Cyrl-RS"/>
                              </w:rPr>
                              <w:t xml:space="preserve"> Претрага и додавање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31D95" id="Text Box 207" o:spid="_x0000_s1095" type="#_x0000_t202" style="position:absolute;left:0;text-align:left;margin-left:0;margin-top:231.9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" stroked="f">
                <v:textbox style="mso-fit-shape-to-text:t" inset="0,0,0,0">
                  <w:txbxContent>
                    <w:p w14:paraId="74F85786" w14:textId="0EC4C898" w:rsidR="0003146D" w:rsidRPr="00E850EE" w:rsidRDefault="0003146D">
                      <w:pPr>
                        <w:pStyle w:val="Caption"/>
                        <w:jc w:val="center"/>
                        <w:rPr>
                          <w:noProof/>
                          <w:lang w:val="sr-Cyrl-RS"/>
                        </w:rPr>
                        <w:pPrChange w:id="1480" w:author="SW 46/2019 - Petrović Milica" w:date="2023-08-14T20:37:00Z">
                          <w:pPr>
                            <w:pStyle w:val="Caption"/>
                          </w:pPr>
                        </w:pPrChange>
                      </w:pPr>
                      <w:bookmarkStart w:id="1481" w:name="_Ref141832146"/>
                      <w:bookmarkStart w:id="1482" w:name="_Ref143199600"/>
                      <w:proofErr w:type="spellStart"/>
                      <w:r>
                        <w:t>Слика</w:t>
                      </w:r>
                      <w:proofErr w:type="spellEnd"/>
                      <w:r>
                        <w:t xml:space="preserve"> </w:t>
                      </w:r>
                      <w:ins w:id="1483" w:author="SW 46/2019 - Petrović Milica" w:date="2023-08-17T20:44:00Z">
                        <w:r>
                          <w:fldChar w:fldCharType="begin"/>
                        </w:r>
                        <w:r>
                          <w:instrText xml:space="preserve"> STYLEREF 1 \s </w:instrText>
                        </w:r>
                      </w:ins>
                      <w:r>
                        <w:fldChar w:fldCharType="separate"/>
                      </w:r>
                      <w:r>
                        <w:rPr>
                          <w:noProof/>
                        </w:rPr>
                        <w:t>6</w:t>
                      </w:r>
                      <w:ins w:id="1484" w:author="SW 46/2019 - Petrović Milica" w:date="2023-08-17T20:44:00Z">
                        <w:r>
                          <w:fldChar w:fldCharType="end"/>
                        </w:r>
                        <w:r>
                          <w:t>.</w:t>
                        </w:r>
                        <w:r>
                          <w:fldChar w:fldCharType="begin"/>
                        </w:r>
                        <w:r>
                          <w:instrText xml:space="preserve"> SEQ Слика \* ARABIC \s 1 </w:instrText>
                        </w:r>
                      </w:ins>
                      <w:r>
                        <w:fldChar w:fldCharType="separate"/>
                      </w:r>
                      <w:ins w:id="1485" w:author="SW 46/2019 - Petrović Milica" w:date="2023-08-17T20:44:00Z">
                        <w:r>
                          <w:rPr>
                            <w:noProof/>
                          </w:rPr>
                          <w:t>7</w:t>
                        </w:r>
                        <w:r>
                          <w:fldChar w:fldCharType="end"/>
                        </w:r>
                      </w:ins>
                      <w:bookmarkEnd w:id="1482"/>
                      <w:del w:id="148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25</w:delText>
                        </w:r>
                        <w:r w:rsidDel="00693600">
                          <w:rPr>
                            <w:noProof/>
                          </w:rPr>
                          <w:fldChar w:fldCharType="end"/>
                        </w:r>
                      </w:del>
                      <w:bookmarkEnd w:id="1481"/>
                      <w:r>
                        <w:rPr>
                          <w:lang w:val="sr-Cyrl-RS"/>
                        </w:rPr>
                        <w:t xml:space="preserve"> Претрага и додавање психолога</w:t>
                      </w:r>
                    </w:p>
                  </w:txbxContent>
                </v:textbox>
                <w10:wrap type="topAndBottom"/>
              </v:shape>
            </w:pict>
          </mc:Fallback>
        </mc:AlternateContent>
      </w:r>
      <w:r w:rsidRPr="00D97B2C">
        <w:rPr>
          <w:noProof/>
          <w:lang w:val="sr-Cyrl-RS"/>
        </w:rPr>
        <w:drawing>
          <wp:anchor distT="0" distB="0" distL="114300" distR="114300" simplePos="0" relativeHeight="251797504" behindDoc="0" locked="0" layoutInCell="1" allowOverlap="1" wp14:anchorId="05BAD8AA" wp14:editId="6C16A65B">
            <wp:simplePos x="0" y="0"/>
            <wp:positionH relativeFrom="margin">
              <wp:align>right</wp:align>
            </wp:positionH>
            <wp:positionV relativeFrom="paragraph">
              <wp:posOffset>0</wp:posOffset>
            </wp:positionV>
            <wp:extent cx="5943600" cy="2887980"/>
            <wp:effectExtent l="0" t="0" r="0" b="762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dodavanje psihologa.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E06D7A" w:rsidRPr="00D97B2C">
        <w:rPr>
          <w:lang w:val="sr-Cyrl-RS"/>
        </w:rPr>
        <w:t xml:space="preserve">Приказ психолога који имају приступ клијентовим резултатима приказан је на </w:t>
      </w:r>
      <w:ins w:id="1487" w:author="SW 46/2019 - Petrović Milica" w:date="2023-08-17T21:20:00Z">
        <w:r w:rsidR="00C431BC">
          <w:rPr>
            <w:lang w:val="sr-Cyrl-RS"/>
          </w:rPr>
          <w:fldChar w:fldCharType="begin"/>
        </w:r>
        <w:r w:rsidR="00C431BC">
          <w:rPr>
            <w:lang w:val="sr-Cyrl-RS"/>
          </w:rPr>
          <w:instrText xml:space="preserve"> REF _Ref143199621 \h </w:instrText>
        </w:r>
        <w:r w:rsidR="00C431BC">
          <w:rPr>
            <w:lang w:val="sr-Cyrl-RS"/>
          </w:rPr>
        </w:r>
      </w:ins>
      <w:r w:rsidR="00C431BC">
        <w:rPr>
          <w:lang w:val="sr-Cyrl-RS"/>
        </w:rPr>
        <w:fldChar w:fldCharType="separate"/>
      </w:r>
      <w:proofErr w:type="spellStart"/>
      <w:ins w:id="1488" w:author="SW 46/2019 - Petrović Milica" w:date="2023-08-17T21:20:00Z">
        <w:r w:rsidR="00C431BC">
          <w:t>Слика</w:t>
        </w:r>
        <w:proofErr w:type="spellEnd"/>
        <w:r w:rsidR="00C431BC">
          <w:t xml:space="preserve"> </w:t>
        </w:r>
        <w:r w:rsidR="00C431BC">
          <w:rPr>
            <w:noProof/>
          </w:rPr>
          <w:t>6</w:t>
        </w:r>
        <w:r w:rsidR="00C431BC">
          <w:t>.</w:t>
        </w:r>
        <w:r w:rsidR="00C431BC">
          <w:rPr>
            <w:noProof/>
          </w:rPr>
          <w:t>8</w:t>
        </w:r>
        <w:r w:rsidR="00C431BC">
          <w:rPr>
            <w:lang w:val="sr-Cyrl-RS"/>
          </w:rPr>
          <w:fldChar w:fldCharType="end"/>
        </w:r>
      </w:ins>
      <w:del w:id="1489" w:author="SW 46/2019 - Petrović Milica" w:date="2023-08-17T21:19:00Z">
        <w:r w:rsidR="00F6217E" w:rsidRPr="00D97B2C" w:rsidDel="00C431BC">
          <w:rPr>
            <w:lang w:val="sr-Cyrl-RS"/>
          </w:rPr>
          <w:fldChar w:fldCharType="begin"/>
        </w:r>
        <w:r w:rsidR="00F6217E" w:rsidRPr="00D97B2C" w:rsidDel="00C431BC">
          <w:rPr>
            <w:lang w:val="sr-Cyrl-RS"/>
          </w:rPr>
          <w:delInstrText xml:space="preserve"> REF _Ref141832221 \h </w:delInstrText>
        </w:r>
        <w:r w:rsidR="00D310C8" w:rsidRPr="00D97B2C" w:rsidDel="00C431BC">
          <w:rPr>
            <w:lang w:val="sr-Cyrl-RS"/>
          </w:rPr>
          <w:delInstrText xml:space="preserve"> \* MERGEFORMAT </w:delInstrText>
        </w:r>
        <w:r w:rsidR="00F6217E" w:rsidRPr="00D97B2C" w:rsidDel="00C431BC">
          <w:rPr>
            <w:lang w:val="sr-Cyrl-RS"/>
          </w:rPr>
        </w:r>
        <w:r w:rsidR="00F6217E" w:rsidRPr="00D97B2C" w:rsidDel="00C431BC">
          <w:rPr>
            <w:lang w:val="sr-Cyrl-RS"/>
          </w:rPr>
          <w:fldChar w:fldCharType="separate"/>
        </w:r>
        <w:r w:rsidR="00F6217E" w:rsidRPr="00D97B2C" w:rsidDel="00C431BC">
          <w:rPr>
            <w:lang w:val="sr-Cyrl-RS"/>
          </w:rPr>
          <w:delText xml:space="preserve">Слика </w:delText>
        </w:r>
        <w:r w:rsidR="00F6217E" w:rsidRPr="00D97B2C" w:rsidDel="00C431BC">
          <w:rPr>
            <w:noProof/>
            <w:lang w:val="sr-Cyrl-RS"/>
          </w:rPr>
          <w:delText>26</w:delText>
        </w:r>
        <w:r w:rsidR="00F6217E" w:rsidRPr="00D97B2C" w:rsidDel="00C431BC">
          <w:rPr>
            <w:lang w:val="sr-Cyrl-RS"/>
          </w:rPr>
          <w:fldChar w:fldCharType="end"/>
        </w:r>
        <w:r w:rsidR="00E06D7A" w:rsidRPr="00D97B2C" w:rsidDel="00C431BC">
          <w:rPr>
            <w:lang w:val="sr-Cyrl-RS"/>
          </w:rPr>
          <w:delText xml:space="preserve"> </w:delText>
        </w:r>
      </w:del>
      <w:r w:rsidR="00E06D7A" w:rsidRPr="00D97B2C">
        <w:rPr>
          <w:lang w:val="sr-Cyrl-RS"/>
        </w:rPr>
        <w:t>.</w:t>
      </w:r>
    </w:p>
    <w:p w14:paraId="1EBCE692" w14:textId="048B823B" w:rsidR="00554917" w:rsidRPr="00D97B2C" w:rsidRDefault="00F6217E" w:rsidP="00CB6D82">
      <w:pPr>
        <w:pStyle w:val="osnovnitekst"/>
        <w:rPr>
          <w:lang w:val="sr-Cyrl-RS"/>
        </w:rPr>
      </w:pPr>
      <w:r w:rsidRPr="00D97B2C">
        <w:rPr>
          <w:noProof/>
          <w:lang w:val="sr-Cyrl-RS"/>
        </w:rPr>
        <mc:AlternateContent>
          <mc:Choice Requires="wps">
            <w:drawing>
              <wp:anchor distT="0" distB="0" distL="114300" distR="114300" simplePos="0" relativeHeight="251802624" behindDoc="0" locked="0" layoutInCell="1" allowOverlap="1" wp14:anchorId="3BF8DE88" wp14:editId="557DC96B">
                <wp:simplePos x="0" y="0"/>
                <wp:positionH relativeFrom="column">
                  <wp:posOffset>0</wp:posOffset>
                </wp:positionH>
                <wp:positionV relativeFrom="paragraph">
                  <wp:posOffset>2945765</wp:posOffset>
                </wp:positionV>
                <wp:extent cx="594360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50D830" w14:textId="653CD4F9" w:rsidR="0003146D" w:rsidRPr="00686E74" w:rsidRDefault="0003146D">
                            <w:pPr>
                              <w:pStyle w:val="Caption"/>
                              <w:jc w:val="center"/>
                              <w:rPr>
                                <w:noProof/>
                                <w:lang w:val="sr-Cyrl-RS"/>
                              </w:rPr>
                              <w:pPrChange w:id="1490" w:author="SW 46/2019 - Petrović Milica" w:date="2023-08-14T20:37:00Z">
                                <w:pPr>
                                  <w:pStyle w:val="Caption"/>
                                </w:pPr>
                              </w:pPrChange>
                            </w:pPr>
                            <w:bookmarkStart w:id="1491" w:name="_Ref141832221"/>
                            <w:bookmarkStart w:id="1492" w:name="_Ref143199621"/>
                            <w:proofErr w:type="spellStart"/>
                            <w:r>
                              <w:t>Слика</w:t>
                            </w:r>
                            <w:proofErr w:type="spellEnd"/>
                            <w:r>
                              <w:t xml:space="preserve"> </w:t>
                            </w:r>
                            <w:ins w:id="1493" w:author="SW 46/2019 - Petrović Milica" w:date="2023-08-17T20:44:00Z">
                              <w:r>
                                <w:fldChar w:fldCharType="begin"/>
                              </w:r>
                              <w:r>
                                <w:instrText xml:space="preserve"> STYLEREF 1 \s </w:instrText>
                              </w:r>
                            </w:ins>
                            <w:r>
                              <w:fldChar w:fldCharType="separate"/>
                            </w:r>
                            <w:r>
                              <w:rPr>
                                <w:noProof/>
                              </w:rPr>
                              <w:t>6</w:t>
                            </w:r>
                            <w:ins w:id="1494" w:author="SW 46/2019 - Petrović Milica" w:date="2023-08-17T20:44:00Z">
                              <w:r>
                                <w:fldChar w:fldCharType="end"/>
                              </w:r>
                              <w:r>
                                <w:t>.</w:t>
                              </w:r>
                              <w:r>
                                <w:fldChar w:fldCharType="begin"/>
                              </w:r>
                              <w:r>
                                <w:instrText xml:space="preserve"> SEQ Слика \* ARABIC \s 1 </w:instrText>
                              </w:r>
                            </w:ins>
                            <w:r>
                              <w:fldChar w:fldCharType="separate"/>
                            </w:r>
                            <w:ins w:id="1495" w:author="SW 46/2019 - Petrović Milica" w:date="2023-08-17T20:44:00Z">
                              <w:r>
                                <w:rPr>
                                  <w:noProof/>
                                </w:rPr>
                                <w:t>8</w:t>
                              </w:r>
                              <w:r>
                                <w:fldChar w:fldCharType="end"/>
                              </w:r>
                            </w:ins>
                            <w:bookmarkEnd w:id="1492"/>
                            <w:del w:id="149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26</w:delText>
                              </w:r>
                              <w:r w:rsidDel="00693600">
                                <w:rPr>
                                  <w:noProof/>
                                </w:rPr>
                                <w:fldChar w:fldCharType="end"/>
                              </w:r>
                            </w:del>
                            <w:bookmarkEnd w:id="1491"/>
                            <w:r>
                              <w:rPr>
                                <w:lang w:val="sr-Cyrl-RS"/>
                              </w:rPr>
                              <w:t xml:space="preserve"> Приказ додатих психолога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8DE88" id="Text Box 209" o:spid="_x0000_s1096" type="#_x0000_t202" style="position:absolute;left:0;text-align:left;margin-left:0;margin-top:231.95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" stroked="f">
                <v:textbox style="mso-fit-shape-to-text:t" inset="0,0,0,0">
                  <w:txbxContent>
                    <w:p w14:paraId="7850D830" w14:textId="653CD4F9" w:rsidR="0003146D" w:rsidRPr="00686E74" w:rsidRDefault="0003146D">
                      <w:pPr>
                        <w:pStyle w:val="Caption"/>
                        <w:jc w:val="center"/>
                        <w:rPr>
                          <w:noProof/>
                          <w:lang w:val="sr-Cyrl-RS"/>
                        </w:rPr>
                        <w:pPrChange w:id="1497" w:author="SW 46/2019 - Petrović Milica" w:date="2023-08-14T20:37:00Z">
                          <w:pPr>
                            <w:pStyle w:val="Caption"/>
                          </w:pPr>
                        </w:pPrChange>
                      </w:pPr>
                      <w:bookmarkStart w:id="1498" w:name="_Ref141832221"/>
                      <w:bookmarkStart w:id="1499" w:name="_Ref143199621"/>
                      <w:proofErr w:type="spellStart"/>
                      <w:r>
                        <w:t>Слика</w:t>
                      </w:r>
                      <w:proofErr w:type="spellEnd"/>
                      <w:r>
                        <w:t xml:space="preserve"> </w:t>
                      </w:r>
                      <w:ins w:id="1500" w:author="SW 46/2019 - Petrović Milica" w:date="2023-08-17T20:44:00Z">
                        <w:r>
                          <w:fldChar w:fldCharType="begin"/>
                        </w:r>
                        <w:r>
                          <w:instrText xml:space="preserve"> STYLEREF 1 \s </w:instrText>
                        </w:r>
                      </w:ins>
                      <w:r>
                        <w:fldChar w:fldCharType="separate"/>
                      </w:r>
                      <w:r>
                        <w:rPr>
                          <w:noProof/>
                        </w:rPr>
                        <w:t>6</w:t>
                      </w:r>
                      <w:ins w:id="1501" w:author="SW 46/2019 - Petrović Milica" w:date="2023-08-17T20:44:00Z">
                        <w:r>
                          <w:fldChar w:fldCharType="end"/>
                        </w:r>
                        <w:r>
                          <w:t>.</w:t>
                        </w:r>
                        <w:r>
                          <w:fldChar w:fldCharType="begin"/>
                        </w:r>
                        <w:r>
                          <w:instrText xml:space="preserve"> SEQ Слика \* ARABIC \s 1 </w:instrText>
                        </w:r>
                      </w:ins>
                      <w:r>
                        <w:fldChar w:fldCharType="separate"/>
                      </w:r>
                      <w:ins w:id="1502" w:author="SW 46/2019 - Petrović Milica" w:date="2023-08-17T20:44:00Z">
                        <w:r>
                          <w:rPr>
                            <w:noProof/>
                          </w:rPr>
                          <w:t>8</w:t>
                        </w:r>
                        <w:r>
                          <w:fldChar w:fldCharType="end"/>
                        </w:r>
                      </w:ins>
                      <w:bookmarkEnd w:id="1499"/>
                      <w:del w:id="150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26</w:delText>
                        </w:r>
                        <w:r w:rsidDel="00693600">
                          <w:rPr>
                            <w:noProof/>
                          </w:rPr>
                          <w:fldChar w:fldCharType="end"/>
                        </w:r>
                      </w:del>
                      <w:bookmarkEnd w:id="1498"/>
                      <w:r>
                        <w:rPr>
                          <w:lang w:val="sr-Cyrl-RS"/>
                        </w:rPr>
                        <w:t xml:space="preserve"> Приказ додатих психолога</w:t>
                      </w:r>
                    </w:p>
                  </w:txbxContent>
                </v:textbox>
                <w10:wrap type="topAndBottom"/>
              </v:shape>
            </w:pict>
          </mc:Fallback>
        </mc:AlternateContent>
      </w:r>
      <w:r w:rsidRPr="00D97B2C">
        <w:rPr>
          <w:noProof/>
          <w:lang w:val="sr-Cyrl-RS"/>
        </w:rPr>
        <w:drawing>
          <wp:anchor distT="0" distB="0" distL="114300" distR="114300" simplePos="0" relativeHeight="251800576" behindDoc="0" locked="0" layoutInCell="1" allowOverlap="1" wp14:anchorId="55A4E8AF" wp14:editId="327F611C">
            <wp:simplePos x="0" y="0"/>
            <wp:positionH relativeFrom="column">
              <wp:posOffset>0</wp:posOffset>
            </wp:positionH>
            <wp:positionV relativeFrom="paragraph">
              <wp:posOffset>693</wp:posOffset>
            </wp:positionV>
            <wp:extent cx="5943600" cy="2887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egled psiholog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554917" w:rsidRPr="00D97B2C">
        <w:rPr>
          <w:lang w:val="sr-Cyrl-RS"/>
        </w:rPr>
        <w:t xml:space="preserve">Преглед свих добијених резултата приказан је на </w:t>
      </w:r>
      <w:ins w:id="1504" w:author="SW 46/2019 - Petrović Milica" w:date="2023-08-17T21:20:00Z">
        <w:r w:rsidR="00F47B06">
          <w:rPr>
            <w:lang w:val="sr-Cyrl-RS"/>
          </w:rPr>
          <w:fldChar w:fldCharType="begin"/>
        </w:r>
        <w:r w:rsidR="00F47B06">
          <w:rPr>
            <w:lang w:val="sr-Cyrl-RS"/>
          </w:rPr>
          <w:instrText xml:space="preserve"> REF _Ref143199672 \h </w:instrText>
        </w:r>
        <w:r w:rsidR="00F47B06">
          <w:rPr>
            <w:lang w:val="sr-Cyrl-RS"/>
          </w:rPr>
        </w:r>
      </w:ins>
      <w:r w:rsidR="00F47B06">
        <w:rPr>
          <w:lang w:val="sr-Cyrl-RS"/>
        </w:rPr>
        <w:fldChar w:fldCharType="separate"/>
      </w:r>
      <w:proofErr w:type="spellStart"/>
      <w:ins w:id="1505" w:author="SW 46/2019 - Petrović Milica" w:date="2023-08-17T21:20:00Z">
        <w:r w:rsidR="00F47B06">
          <w:t>Слика</w:t>
        </w:r>
        <w:proofErr w:type="spellEnd"/>
        <w:r w:rsidR="00F47B06">
          <w:t xml:space="preserve"> </w:t>
        </w:r>
        <w:r w:rsidR="00F47B06">
          <w:rPr>
            <w:noProof/>
          </w:rPr>
          <w:t>6</w:t>
        </w:r>
        <w:r w:rsidR="00F47B06">
          <w:t>.</w:t>
        </w:r>
        <w:r w:rsidR="00F47B06">
          <w:rPr>
            <w:noProof/>
          </w:rPr>
          <w:t>9</w:t>
        </w:r>
        <w:r w:rsidR="00F47B06">
          <w:rPr>
            <w:lang w:val="sr-Cyrl-RS"/>
          </w:rPr>
          <w:fldChar w:fldCharType="end"/>
        </w:r>
      </w:ins>
      <w:del w:id="1506" w:author="SW 46/2019 - Petrović Milica" w:date="2023-08-17T21:20:00Z">
        <w:r w:rsidR="00D010D4" w:rsidRPr="00D97B2C" w:rsidDel="00F47B06">
          <w:rPr>
            <w:lang w:val="sr-Cyrl-RS"/>
          </w:rPr>
          <w:fldChar w:fldCharType="begin"/>
        </w:r>
        <w:r w:rsidR="00D010D4" w:rsidRPr="00D97B2C" w:rsidDel="00F47B06">
          <w:rPr>
            <w:lang w:val="sr-Cyrl-RS"/>
          </w:rPr>
          <w:delInstrText xml:space="preserve"> REF _Ref142136885 \h </w:delInstrText>
        </w:r>
        <w:r w:rsidR="00CB6D82" w:rsidRPr="00D97B2C" w:rsidDel="00F47B06">
          <w:rPr>
            <w:lang w:val="sr-Cyrl-RS"/>
          </w:rPr>
          <w:delInstrText xml:space="preserve"> \* MERGEFORMAT </w:delInstrText>
        </w:r>
        <w:r w:rsidR="00D010D4" w:rsidRPr="00D97B2C" w:rsidDel="00F47B06">
          <w:rPr>
            <w:lang w:val="sr-Cyrl-RS"/>
          </w:rPr>
        </w:r>
        <w:r w:rsidR="00D010D4" w:rsidRPr="00D97B2C" w:rsidDel="00F47B06">
          <w:rPr>
            <w:lang w:val="sr-Cyrl-RS"/>
          </w:rPr>
          <w:fldChar w:fldCharType="separate"/>
        </w:r>
        <w:r w:rsidR="00D010D4" w:rsidRPr="00D97B2C" w:rsidDel="00F47B06">
          <w:rPr>
            <w:lang w:val="sr-Cyrl-RS"/>
          </w:rPr>
          <w:delText xml:space="preserve">Слика </w:delText>
        </w:r>
        <w:r w:rsidR="00D010D4" w:rsidRPr="00D97B2C" w:rsidDel="00F47B06">
          <w:rPr>
            <w:noProof/>
            <w:lang w:val="sr-Cyrl-RS"/>
          </w:rPr>
          <w:delText>27</w:delText>
        </w:r>
        <w:r w:rsidR="00D010D4" w:rsidRPr="00D97B2C" w:rsidDel="00F47B06">
          <w:rPr>
            <w:lang w:val="sr-Cyrl-RS"/>
          </w:rPr>
          <w:fldChar w:fldCharType="end"/>
        </w:r>
        <w:r w:rsidR="00554917" w:rsidRPr="00D97B2C" w:rsidDel="00F47B06">
          <w:rPr>
            <w:lang w:val="sr-Cyrl-RS"/>
          </w:rPr>
          <w:delText xml:space="preserve"> </w:delText>
        </w:r>
      </w:del>
      <w:r w:rsidR="00554917" w:rsidRPr="00D97B2C">
        <w:rPr>
          <w:lang w:val="sr-Cyrl-RS"/>
        </w:rPr>
        <w:t xml:space="preserve">. Кликом на неки од резултата добија се приказ свих одговора на питања која се тичу </w:t>
      </w:r>
      <w:proofErr w:type="spellStart"/>
      <w:r w:rsidR="00554917" w:rsidRPr="00D97B2C">
        <w:rPr>
          <w:lang w:val="sr-Cyrl-RS"/>
        </w:rPr>
        <w:t>дијагностикованог</w:t>
      </w:r>
      <w:proofErr w:type="spellEnd"/>
      <w:r w:rsidR="00554917" w:rsidRPr="00D97B2C">
        <w:rPr>
          <w:lang w:val="sr-Cyrl-RS"/>
        </w:rPr>
        <w:t xml:space="preserve"> менталног стања</w:t>
      </w:r>
      <w:r w:rsidR="00D010D4" w:rsidRPr="00D97B2C">
        <w:rPr>
          <w:lang w:val="sr-Cyrl-RS"/>
        </w:rPr>
        <w:t xml:space="preserve"> као што је приказано на</w:t>
      </w:r>
      <w:del w:id="1507" w:author="SW 46/2019 - Petrović Milica" w:date="2023-08-17T21:21:00Z">
        <w:r w:rsidR="00D010D4" w:rsidRPr="00D97B2C" w:rsidDel="00527BFF">
          <w:rPr>
            <w:lang w:val="sr-Cyrl-RS"/>
          </w:rPr>
          <w:delText xml:space="preserve"> </w:delText>
        </w:r>
      </w:del>
      <w:ins w:id="1508" w:author="SW 46/2019 - Petrović Milica" w:date="2023-08-17T21:21:00Z">
        <w:r w:rsidR="00527BFF">
          <w:rPr>
            <w:lang w:val="sr-Cyrl-RS"/>
          </w:rPr>
          <w:t xml:space="preserve"> </w:t>
        </w:r>
        <w:r w:rsidR="00527BFF">
          <w:rPr>
            <w:lang w:val="sr-Cyrl-RS"/>
          </w:rPr>
          <w:fldChar w:fldCharType="begin"/>
        </w:r>
        <w:r w:rsidR="00527BFF">
          <w:rPr>
            <w:lang w:val="sr-Cyrl-RS"/>
          </w:rPr>
          <w:instrText xml:space="preserve"> REF _Ref143199693 \h </w:instrText>
        </w:r>
        <w:r w:rsidR="00527BFF">
          <w:rPr>
            <w:lang w:val="sr-Cyrl-RS"/>
          </w:rPr>
        </w:r>
      </w:ins>
      <w:r w:rsidR="00527BFF">
        <w:rPr>
          <w:lang w:val="sr-Cyrl-RS"/>
        </w:rPr>
        <w:fldChar w:fldCharType="separate"/>
      </w:r>
      <w:proofErr w:type="spellStart"/>
      <w:ins w:id="1509" w:author="SW 46/2019 - Petrović Milica" w:date="2023-08-17T21:21:00Z">
        <w:r w:rsidR="00527BFF">
          <w:t>Слика</w:t>
        </w:r>
        <w:proofErr w:type="spellEnd"/>
        <w:r w:rsidR="00527BFF">
          <w:t xml:space="preserve"> </w:t>
        </w:r>
        <w:r w:rsidR="00527BFF">
          <w:rPr>
            <w:noProof/>
          </w:rPr>
          <w:t>6</w:t>
        </w:r>
        <w:r w:rsidR="00527BFF">
          <w:t>.</w:t>
        </w:r>
        <w:r w:rsidR="00527BFF">
          <w:rPr>
            <w:noProof/>
          </w:rPr>
          <w:t>10</w:t>
        </w:r>
        <w:r w:rsidR="00527BFF">
          <w:rPr>
            <w:lang w:val="sr-Cyrl-RS"/>
          </w:rPr>
          <w:fldChar w:fldCharType="end"/>
        </w:r>
      </w:ins>
      <w:del w:id="1510" w:author="SW 46/2019 - Petrović Milica" w:date="2023-08-17T21:21:00Z">
        <w:r w:rsidR="00D010D4" w:rsidRPr="00D97B2C" w:rsidDel="00527BFF">
          <w:rPr>
            <w:lang w:val="sr-Cyrl-RS"/>
          </w:rPr>
          <w:fldChar w:fldCharType="begin"/>
        </w:r>
        <w:r w:rsidR="00D010D4" w:rsidRPr="00D97B2C" w:rsidDel="00527BFF">
          <w:rPr>
            <w:lang w:val="sr-Cyrl-RS"/>
          </w:rPr>
          <w:delInstrText xml:space="preserve"> REF _Ref142136911 \h </w:delInstrText>
        </w:r>
        <w:r w:rsidR="00CB6D82" w:rsidRPr="00D97B2C" w:rsidDel="00527BFF">
          <w:rPr>
            <w:lang w:val="sr-Cyrl-RS"/>
          </w:rPr>
          <w:delInstrText xml:space="preserve"> \* MERGEFORMAT </w:delInstrText>
        </w:r>
        <w:r w:rsidR="00D010D4" w:rsidRPr="00D97B2C" w:rsidDel="00527BFF">
          <w:rPr>
            <w:lang w:val="sr-Cyrl-RS"/>
          </w:rPr>
        </w:r>
        <w:r w:rsidR="00D010D4" w:rsidRPr="00D97B2C" w:rsidDel="00527BFF">
          <w:rPr>
            <w:lang w:val="sr-Cyrl-RS"/>
          </w:rPr>
          <w:fldChar w:fldCharType="separate"/>
        </w:r>
        <w:r w:rsidR="00D010D4" w:rsidRPr="00D97B2C" w:rsidDel="00527BFF">
          <w:rPr>
            <w:lang w:val="sr-Cyrl-RS"/>
          </w:rPr>
          <w:delText xml:space="preserve">Слика </w:delText>
        </w:r>
        <w:r w:rsidR="00D010D4" w:rsidRPr="00D97B2C" w:rsidDel="00527BFF">
          <w:rPr>
            <w:noProof/>
            <w:lang w:val="sr-Cyrl-RS"/>
          </w:rPr>
          <w:delText>28</w:delText>
        </w:r>
        <w:r w:rsidR="00D010D4" w:rsidRPr="00D97B2C" w:rsidDel="00527BFF">
          <w:rPr>
            <w:lang w:val="sr-Cyrl-RS"/>
          </w:rPr>
          <w:fldChar w:fldCharType="end"/>
        </w:r>
      </w:del>
      <w:r w:rsidR="00D010D4" w:rsidRPr="00D97B2C">
        <w:rPr>
          <w:lang w:val="sr-Cyrl-RS"/>
        </w:rPr>
        <w:t>.</w:t>
      </w:r>
    </w:p>
    <w:p w14:paraId="4FE63AA4" w14:textId="77777777" w:rsidR="00F6217E" w:rsidRPr="00D97B2C" w:rsidRDefault="00554917" w:rsidP="00E70937">
      <w:pPr>
        <w:rPr>
          <w:lang w:val="sr-Cyrl-RS"/>
        </w:rPr>
      </w:pPr>
      <w:r w:rsidRPr="00D97B2C">
        <w:rPr>
          <w:lang w:val="sr-Cyrl-RS"/>
        </w:rPr>
        <w:t xml:space="preserve"> </w:t>
      </w:r>
    </w:p>
    <w:p w14:paraId="4E6489FB" w14:textId="74F061F2" w:rsidR="00E74959" w:rsidRPr="00D97B2C" w:rsidDel="00F47B06" w:rsidRDefault="00E74959" w:rsidP="00E70937">
      <w:pPr>
        <w:rPr>
          <w:del w:id="1511" w:author="SW 46/2019 - Petrović Milica" w:date="2023-08-17T21:20:00Z"/>
          <w:lang w:val="sr-Cyrl-RS"/>
        </w:rPr>
      </w:pPr>
    </w:p>
    <w:p w14:paraId="020E4B50" w14:textId="44EA6BD6" w:rsidR="00E74959" w:rsidRPr="00D97B2C" w:rsidDel="00F47B06" w:rsidRDefault="00E74959" w:rsidP="00E70937">
      <w:pPr>
        <w:rPr>
          <w:del w:id="1512" w:author="SW 46/2019 - Petrović Milica" w:date="2023-08-17T21:20:00Z"/>
          <w:lang w:val="sr-Cyrl-RS"/>
        </w:rPr>
      </w:pPr>
    </w:p>
    <w:p w14:paraId="796BE977" w14:textId="7037D25F" w:rsidR="00F47B06" w:rsidRDefault="00F47B06">
      <w:pPr>
        <w:rPr>
          <w:ins w:id="1513" w:author="SW 46/2019 - Petrović Milica" w:date="2023-08-17T21:20:00Z"/>
          <w:lang w:val="sr-Cyrl-RS"/>
        </w:rPr>
      </w:pPr>
      <w:ins w:id="1514" w:author="SW 46/2019 - Petrović Milica" w:date="2023-08-17T21:20:00Z">
        <w:r>
          <w:rPr>
            <w:lang w:val="sr-Cyrl-RS"/>
          </w:rPr>
          <w:br w:type="page"/>
        </w:r>
      </w:ins>
    </w:p>
    <w:p w14:paraId="288E7A5A" w14:textId="7CF8A1A3" w:rsidR="00E74959" w:rsidRPr="00D97B2C" w:rsidDel="00F47B06" w:rsidRDefault="00E74959" w:rsidP="00E70937">
      <w:pPr>
        <w:rPr>
          <w:del w:id="1515" w:author="SW 46/2019 - Petrović Milica" w:date="2023-08-17T21:20:00Z"/>
          <w:lang w:val="sr-Cyrl-RS"/>
        </w:rPr>
      </w:pPr>
    </w:p>
    <w:p w14:paraId="3BE87D48" w14:textId="77777777" w:rsidR="00E74959" w:rsidRPr="00D97B2C" w:rsidRDefault="006B1B79" w:rsidP="00E70937">
      <w:pPr>
        <w:rPr>
          <w:lang w:val="sr-Cyrl-RS"/>
        </w:rPr>
      </w:pPr>
      <w:r w:rsidRPr="00D97B2C">
        <w:rPr>
          <w:noProof/>
          <w:lang w:val="sr-Cyrl-RS"/>
        </w:rPr>
        <mc:AlternateContent>
          <mc:Choice Requires="wps">
            <w:drawing>
              <wp:anchor distT="0" distB="0" distL="114300" distR="114300" simplePos="0" relativeHeight="251805696" behindDoc="0" locked="0" layoutInCell="1" allowOverlap="1" wp14:anchorId="5BBD3959" wp14:editId="054E04CB">
                <wp:simplePos x="0" y="0"/>
                <wp:positionH relativeFrom="column">
                  <wp:posOffset>0</wp:posOffset>
                </wp:positionH>
                <wp:positionV relativeFrom="paragraph">
                  <wp:posOffset>2961005</wp:posOffset>
                </wp:positionV>
                <wp:extent cx="5943600" cy="635"/>
                <wp:effectExtent l="0" t="0" r="0" b="0"/>
                <wp:wrapTopAndBottom/>
                <wp:docPr id="211" name="Text Box 2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76EF92" w14:textId="21917BC2" w:rsidR="0003146D" w:rsidRPr="006B1B79" w:rsidRDefault="0003146D">
                            <w:pPr>
                              <w:pStyle w:val="Caption"/>
                              <w:jc w:val="center"/>
                              <w:rPr>
                                <w:noProof/>
                                <w:lang w:val="sr-Cyrl-RS"/>
                              </w:rPr>
                              <w:pPrChange w:id="1516" w:author="SW 46/2019 - Petrović Milica" w:date="2023-08-14T20:37:00Z">
                                <w:pPr>
                                  <w:pStyle w:val="Caption"/>
                                </w:pPr>
                              </w:pPrChange>
                            </w:pPr>
                            <w:bookmarkStart w:id="1517" w:name="_Ref142136885"/>
                            <w:bookmarkStart w:id="1518" w:name="_Ref143199672"/>
                            <w:proofErr w:type="spellStart"/>
                            <w:r>
                              <w:t>Слика</w:t>
                            </w:r>
                            <w:proofErr w:type="spellEnd"/>
                            <w:r>
                              <w:t xml:space="preserve"> </w:t>
                            </w:r>
                            <w:ins w:id="1519" w:author="SW 46/2019 - Petrović Milica" w:date="2023-08-17T20:44:00Z">
                              <w:r>
                                <w:fldChar w:fldCharType="begin"/>
                              </w:r>
                              <w:r>
                                <w:instrText xml:space="preserve"> STYLEREF 1 \s </w:instrText>
                              </w:r>
                            </w:ins>
                            <w:r>
                              <w:fldChar w:fldCharType="separate"/>
                            </w:r>
                            <w:r>
                              <w:rPr>
                                <w:noProof/>
                              </w:rPr>
                              <w:t>6</w:t>
                            </w:r>
                            <w:ins w:id="1520" w:author="SW 46/2019 - Petrović Milica" w:date="2023-08-17T20:44:00Z">
                              <w:r>
                                <w:fldChar w:fldCharType="end"/>
                              </w:r>
                              <w:r>
                                <w:t>.</w:t>
                              </w:r>
                              <w:r>
                                <w:fldChar w:fldCharType="begin"/>
                              </w:r>
                              <w:r>
                                <w:instrText xml:space="preserve"> SEQ Слика \* ARABIC \s 1 </w:instrText>
                              </w:r>
                            </w:ins>
                            <w:r>
                              <w:fldChar w:fldCharType="separate"/>
                            </w:r>
                            <w:ins w:id="1521" w:author="SW 46/2019 - Petrović Milica" w:date="2023-08-17T20:44:00Z">
                              <w:r>
                                <w:rPr>
                                  <w:noProof/>
                                </w:rPr>
                                <w:t>9</w:t>
                              </w:r>
                              <w:r>
                                <w:fldChar w:fldCharType="end"/>
                              </w:r>
                            </w:ins>
                            <w:bookmarkEnd w:id="1518"/>
                            <w:del w:id="1522"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27</w:delText>
                              </w:r>
                              <w:r w:rsidDel="00693600">
                                <w:fldChar w:fldCharType="end"/>
                              </w:r>
                            </w:del>
                            <w:bookmarkEnd w:id="1517"/>
                            <w:r>
                              <w:rPr>
                                <w:lang w:val="sr-Cyrl-RS"/>
                              </w:rPr>
                              <w:t xml:space="preserve"> Приказ добијених резултата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D3959" id="Text Box 211" o:spid="_x0000_s1097" type="#_x0000_t202" style="position:absolute;margin-left:0;margin-top:233.15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OEMAIAAGk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" stroked="f">
                <v:textbox style="mso-fit-shape-to-text:t" inset="0,0,0,0">
                  <w:txbxContent>
                    <w:p w14:paraId="3C76EF92" w14:textId="21917BC2" w:rsidR="0003146D" w:rsidRPr="006B1B79" w:rsidRDefault="0003146D">
                      <w:pPr>
                        <w:pStyle w:val="Caption"/>
                        <w:jc w:val="center"/>
                        <w:rPr>
                          <w:noProof/>
                          <w:lang w:val="sr-Cyrl-RS"/>
                        </w:rPr>
                        <w:pPrChange w:id="1523" w:author="SW 46/2019 - Petrović Milica" w:date="2023-08-14T20:37:00Z">
                          <w:pPr>
                            <w:pStyle w:val="Caption"/>
                          </w:pPr>
                        </w:pPrChange>
                      </w:pPr>
                      <w:bookmarkStart w:id="1524" w:name="_Ref142136885"/>
                      <w:bookmarkStart w:id="1525" w:name="_Ref143199672"/>
                      <w:proofErr w:type="spellStart"/>
                      <w:r>
                        <w:t>Слика</w:t>
                      </w:r>
                      <w:proofErr w:type="spellEnd"/>
                      <w:r>
                        <w:t xml:space="preserve"> </w:t>
                      </w:r>
                      <w:ins w:id="1526" w:author="SW 46/2019 - Petrović Milica" w:date="2023-08-17T20:44:00Z">
                        <w:r>
                          <w:fldChar w:fldCharType="begin"/>
                        </w:r>
                        <w:r>
                          <w:instrText xml:space="preserve"> STYLEREF 1 \s </w:instrText>
                        </w:r>
                      </w:ins>
                      <w:r>
                        <w:fldChar w:fldCharType="separate"/>
                      </w:r>
                      <w:r>
                        <w:rPr>
                          <w:noProof/>
                        </w:rPr>
                        <w:t>6</w:t>
                      </w:r>
                      <w:ins w:id="1527" w:author="SW 46/2019 - Petrović Milica" w:date="2023-08-17T20:44:00Z">
                        <w:r>
                          <w:fldChar w:fldCharType="end"/>
                        </w:r>
                        <w:r>
                          <w:t>.</w:t>
                        </w:r>
                        <w:r>
                          <w:fldChar w:fldCharType="begin"/>
                        </w:r>
                        <w:r>
                          <w:instrText xml:space="preserve"> SEQ Слика \* ARABIC \s 1 </w:instrText>
                        </w:r>
                      </w:ins>
                      <w:r>
                        <w:fldChar w:fldCharType="separate"/>
                      </w:r>
                      <w:ins w:id="1528" w:author="SW 46/2019 - Petrović Milica" w:date="2023-08-17T20:44:00Z">
                        <w:r>
                          <w:rPr>
                            <w:noProof/>
                          </w:rPr>
                          <w:t>9</w:t>
                        </w:r>
                        <w:r>
                          <w:fldChar w:fldCharType="end"/>
                        </w:r>
                      </w:ins>
                      <w:bookmarkEnd w:id="1525"/>
                      <w:del w:id="1529"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27</w:delText>
                        </w:r>
                        <w:r w:rsidDel="00693600">
                          <w:fldChar w:fldCharType="end"/>
                        </w:r>
                      </w:del>
                      <w:bookmarkEnd w:id="1524"/>
                      <w:r>
                        <w:rPr>
                          <w:lang w:val="sr-Cyrl-RS"/>
                        </w:rPr>
                        <w:t xml:space="preserve"> Приказ добијених резултата</w:t>
                      </w:r>
                    </w:p>
                  </w:txbxContent>
                </v:textbox>
                <w10:wrap type="topAndBottom"/>
              </v:shape>
            </w:pict>
          </mc:Fallback>
        </mc:AlternateContent>
      </w:r>
      <w:r w:rsidR="00D47B9C" w:rsidRPr="00D97B2C">
        <w:rPr>
          <w:noProof/>
          <w:lang w:val="sr-Cyrl-RS"/>
        </w:rPr>
        <w:drawing>
          <wp:anchor distT="0" distB="0" distL="114300" distR="114300" simplePos="0" relativeHeight="251803648" behindDoc="0" locked="0" layoutInCell="1" allowOverlap="1" wp14:anchorId="1D1AA415" wp14:editId="22158648">
            <wp:simplePos x="0" y="0"/>
            <wp:positionH relativeFrom="margin">
              <wp:align>right</wp:align>
            </wp:positionH>
            <wp:positionV relativeFrom="paragraph">
              <wp:posOffset>520</wp:posOffset>
            </wp:positionV>
            <wp:extent cx="5943600" cy="2903855"/>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rikaz reyultata.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14:sizeRelH relativeFrom="page">
              <wp14:pctWidth>0</wp14:pctWidth>
            </wp14:sizeRelH>
            <wp14:sizeRelV relativeFrom="page">
              <wp14:pctHeight>0</wp14:pctHeight>
            </wp14:sizeRelV>
          </wp:anchor>
        </w:drawing>
      </w:r>
    </w:p>
    <w:p w14:paraId="611B1815" w14:textId="77777777" w:rsidR="00E74959" w:rsidRPr="00D97B2C" w:rsidRDefault="00DF4142" w:rsidP="00E70937">
      <w:pPr>
        <w:rPr>
          <w:lang w:val="sr-Cyrl-RS"/>
        </w:rPr>
      </w:pPr>
      <w:r w:rsidRPr="00D97B2C">
        <w:rPr>
          <w:noProof/>
          <w:lang w:val="sr-Cyrl-RS"/>
        </w:rPr>
        <mc:AlternateContent>
          <mc:Choice Requires="wps">
            <w:drawing>
              <wp:anchor distT="0" distB="0" distL="114300" distR="114300" simplePos="0" relativeHeight="251808768" behindDoc="0" locked="0" layoutInCell="1" allowOverlap="1" wp14:anchorId="2ECD4B07" wp14:editId="14C42157">
                <wp:simplePos x="0" y="0"/>
                <wp:positionH relativeFrom="column">
                  <wp:posOffset>0</wp:posOffset>
                </wp:positionH>
                <wp:positionV relativeFrom="paragraph">
                  <wp:posOffset>2953385</wp:posOffset>
                </wp:positionV>
                <wp:extent cx="5943600"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DADB4C" w14:textId="461389DF" w:rsidR="0003146D" w:rsidRPr="00C577A6" w:rsidRDefault="0003146D">
                            <w:pPr>
                              <w:pStyle w:val="Caption"/>
                              <w:jc w:val="center"/>
                              <w:rPr>
                                <w:noProof/>
                                <w:lang w:val="sr-Cyrl-RS"/>
                              </w:rPr>
                              <w:pPrChange w:id="1530" w:author="SW 46/2019 - Petrović Milica" w:date="2023-08-14T20:37:00Z">
                                <w:pPr>
                                  <w:pStyle w:val="Caption"/>
                                </w:pPr>
                              </w:pPrChange>
                            </w:pPr>
                            <w:bookmarkStart w:id="1531" w:name="_Ref142136911"/>
                            <w:bookmarkStart w:id="1532" w:name="_Ref143199693"/>
                            <w:proofErr w:type="spellStart"/>
                            <w:r>
                              <w:t>Слика</w:t>
                            </w:r>
                            <w:proofErr w:type="spellEnd"/>
                            <w:r>
                              <w:t xml:space="preserve"> </w:t>
                            </w:r>
                            <w:ins w:id="1533" w:author="SW 46/2019 - Petrović Milica" w:date="2023-08-17T20:44:00Z">
                              <w:r>
                                <w:fldChar w:fldCharType="begin"/>
                              </w:r>
                              <w:r>
                                <w:instrText xml:space="preserve"> STYLEREF 1 \s </w:instrText>
                              </w:r>
                            </w:ins>
                            <w:r>
                              <w:fldChar w:fldCharType="separate"/>
                            </w:r>
                            <w:r>
                              <w:rPr>
                                <w:noProof/>
                              </w:rPr>
                              <w:t>6</w:t>
                            </w:r>
                            <w:ins w:id="1534" w:author="SW 46/2019 - Petrović Milica" w:date="2023-08-17T20:44:00Z">
                              <w:r>
                                <w:fldChar w:fldCharType="end"/>
                              </w:r>
                              <w:r>
                                <w:t>.</w:t>
                              </w:r>
                              <w:r>
                                <w:fldChar w:fldCharType="begin"/>
                              </w:r>
                              <w:r>
                                <w:instrText xml:space="preserve"> SEQ Слика \* ARABIC \s 1 </w:instrText>
                              </w:r>
                            </w:ins>
                            <w:r>
                              <w:fldChar w:fldCharType="separate"/>
                            </w:r>
                            <w:ins w:id="1535" w:author="SW 46/2019 - Petrović Milica" w:date="2023-08-17T20:44:00Z">
                              <w:r>
                                <w:rPr>
                                  <w:noProof/>
                                </w:rPr>
                                <w:t>10</w:t>
                              </w:r>
                              <w:r>
                                <w:fldChar w:fldCharType="end"/>
                              </w:r>
                            </w:ins>
                            <w:bookmarkEnd w:id="1532"/>
                            <w:del w:id="153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28</w:delText>
                              </w:r>
                              <w:r w:rsidDel="00693600">
                                <w:fldChar w:fldCharType="end"/>
                              </w:r>
                            </w:del>
                            <w:bookmarkEnd w:id="1531"/>
                            <w:r>
                              <w:rPr>
                                <w:lang w:val="sr-Cyrl-RS"/>
                              </w:rPr>
                              <w:t xml:space="preserve"> Детаљнији приказ резултата са питањима и одговорима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D4B07" id="Text Box 213" o:spid="_x0000_s1098" type="#_x0000_t202" style="position:absolute;margin-left:0;margin-top:232.5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9HMQIAAGk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" stroked="f">
                <v:textbox style="mso-fit-shape-to-text:t" inset="0,0,0,0">
                  <w:txbxContent>
                    <w:p w14:paraId="37DADB4C" w14:textId="461389DF" w:rsidR="0003146D" w:rsidRPr="00C577A6" w:rsidRDefault="0003146D">
                      <w:pPr>
                        <w:pStyle w:val="Caption"/>
                        <w:jc w:val="center"/>
                        <w:rPr>
                          <w:noProof/>
                          <w:lang w:val="sr-Cyrl-RS"/>
                        </w:rPr>
                        <w:pPrChange w:id="1537" w:author="SW 46/2019 - Petrović Milica" w:date="2023-08-14T20:37:00Z">
                          <w:pPr>
                            <w:pStyle w:val="Caption"/>
                          </w:pPr>
                        </w:pPrChange>
                      </w:pPr>
                      <w:bookmarkStart w:id="1538" w:name="_Ref142136911"/>
                      <w:bookmarkStart w:id="1539" w:name="_Ref143199693"/>
                      <w:proofErr w:type="spellStart"/>
                      <w:r>
                        <w:t>Слика</w:t>
                      </w:r>
                      <w:proofErr w:type="spellEnd"/>
                      <w:r>
                        <w:t xml:space="preserve"> </w:t>
                      </w:r>
                      <w:ins w:id="1540" w:author="SW 46/2019 - Petrović Milica" w:date="2023-08-17T20:44:00Z">
                        <w:r>
                          <w:fldChar w:fldCharType="begin"/>
                        </w:r>
                        <w:r>
                          <w:instrText xml:space="preserve"> STYLEREF 1 \s </w:instrText>
                        </w:r>
                      </w:ins>
                      <w:r>
                        <w:fldChar w:fldCharType="separate"/>
                      </w:r>
                      <w:r>
                        <w:rPr>
                          <w:noProof/>
                        </w:rPr>
                        <w:t>6</w:t>
                      </w:r>
                      <w:ins w:id="1541" w:author="SW 46/2019 - Petrović Milica" w:date="2023-08-17T20:44:00Z">
                        <w:r>
                          <w:fldChar w:fldCharType="end"/>
                        </w:r>
                        <w:r>
                          <w:t>.</w:t>
                        </w:r>
                        <w:r>
                          <w:fldChar w:fldCharType="begin"/>
                        </w:r>
                        <w:r>
                          <w:instrText xml:space="preserve"> SEQ Слика \* ARABIC \s 1 </w:instrText>
                        </w:r>
                      </w:ins>
                      <w:r>
                        <w:fldChar w:fldCharType="separate"/>
                      </w:r>
                      <w:ins w:id="1542" w:author="SW 46/2019 - Petrović Milica" w:date="2023-08-17T20:44:00Z">
                        <w:r>
                          <w:rPr>
                            <w:noProof/>
                          </w:rPr>
                          <w:t>10</w:t>
                        </w:r>
                        <w:r>
                          <w:fldChar w:fldCharType="end"/>
                        </w:r>
                      </w:ins>
                      <w:bookmarkEnd w:id="1539"/>
                      <w:del w:id="154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28</w:delText>
                        </w:r>
                        <w:r w:rsidDel="00693600">
                          <w:fldChar w:fldCharType="end"/>
                        </w:r>
                      </w:del>
                      <w:bookmarkEnd w:id="1538"/>
                      <w:r>
                        <w:rPr>
                          <w:lang w:val="sr-Cyrl-RS"/>
                        </w:rPr>
                        <w:t xml:space="preserve"> Детаљнији приказ резултата са питањима и одговорима</w:t>
                      </w:r>
                    </w:p>
                  </w:txbxContent>
                </v:textbox>
                <w10:wrap type="topAndBottom"/>
              </v:shape>
            </w:pict>
          </mc:Fallback>
        </mc:AlternateContent>
      </w:r>
      <w:r w:rsidRPr="00D97B2C">
        <w:rPr>
          <w:noProof/>
          <w:lang w:val="sr-Cyrl-RS"/>
        </w:rPr>
        <w:drawing>
          <wp:anchor distT="0" distB="0" distL="114300" distR="114300" simplePos="0" relativeHeight="251806720" behindDoc="0" locked="0" layoutInCell="1" allowOverlap="1" wp14:anchorId="433FB942" wp14:editId="7EB2EAB8">
            <wp:simplePos x="0" y="0"/>
            <wp:positionH relativeFrom="column">
              <wp:posOffset>0</wp:posOffset>
            </wp:positionH>
            <wp:positionV relativeFrom="paragraph">
              <wp:posOffset>-1328</wp:posOffset>
            </wp:positionV>
            <wp:extent cx="5943600" cy="2897505"/>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rikaz reyultata pitanja de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p>
    <w:p w14:paraId="6777D12B" w14:textId="77777777" w:rsidR="00D47B9C" w:rsidRPr="00D97B2C" w:rsidRDefault="00D47B9C" w:rsidP="00D47B9C">
      <w:pPr>
        <w:rPr>
          <w:lang w:val="sr-Cyrl-RS"/>
        </w:rPr>
      </w:pPr>
      <w:r w:rsidRPr="00D97B2C">
        <w:rPr>
          <w:lang w:val="sr-Cyrl-RS"/>
        </w:rPr>
        <w:br w:type="page"/>
      </w:r>
    </w:p>
    <w:p w14:paraId="7AA03BE7" w14:textId="2892D206" w:rsidR="00E74959" w:rsidRPr="00D97B2C" w:rsidRDefault="004B7687" w:rsidP="001938D5">
      <w:pPr>
        <w:pStyle w:val="osnovnitekst"/>
        <w:rPr>
          <w:lang w:val="sr-Cyrl-RS"/>
        </w:rPr>
      </w:pPr>
      <w:r w:rsidRPr="00D97B2C">
        <w:rPr>
          <w:lang w:val="sr-Cyrl-RS"/>
        </w:rPr>
        <w:lastRenderedPageBreak/>
        <w:t xml:space="preserve">Психолог има могућност да </w:t>
      </w:r>
      <w:r w:rsidR="004D2FE1" w:rsidRPr="00D97B2C">
        <w:rPr>
          <w:lang w:val="sr-Cyrl-RS"/>
        </w:rPr>
        <w:t>погледа резултате за оне пацијенте који су му одобрили приступ. Приказ једног од резултата је приказан на</w:t>
      </w:r>
      <w:del w:id="1544" w:author="SW 46/2019 - Petrović Milica" w:date="2023-08-17T21:21:00Z">
        <w:r w:rsidR="004D2FE1" w:rsidRPr="00D97B2C" w:rsidDel="000D6774">
          <w:rPr>
            <w:lang w:val="sr-Cyrl-RS"/>
          </w:rPr>
          <w:delText xml:space="preserve"> </w:delText>
        </w:r>
      </w:del>
      <w:ins w:id="1545" w:author="SW 46/2019 - Petrović Milica" w:date="2023-08-17T21:21:00Z">
        <w:r w:rsidR="000D6774">
          <w:rPr>
            <w:lang w:val="sr-Cyrl-RS"/>
          </w:rPr>
          <w:t xml:space="preserve"> </w:t>
        </w:r>
        <w:r w:rsidR="000D6774">
          <w:rPr>
            <w:lang w:val="sr-Cyrl-RS"/>
          </w:rPr>
          <w:fldChar w:fldCharType="begin"/>
        </w:r>
        <w:r w:rsidR="000D6774">
          <w:rPr>
            <w:lang w:val="sr-Cyrl-RS"/>
          </w:rPr>
          <w:instrText xml:space="preserve"> REF _Ref143199725 \h </w:instrText>
        </w:r>
        <w:r w:rsidR="000D6774">
          <w:rPr>
            <w:lang w:val="sr-Cyrl-RS"/>
          </w:rPr>
        </w:r>
      </w:ins>
      <w:r w:rsidR="000D6774">
        <w:rPr>
          <w:lang w:val="sr-Cyrl-RS"/>
        </w:rPr>
        <w:fldChar w:fldCharType="separate"/>
      </w:r>
      <w:proofErr w:type="spellStart"/>
      <w:ins w:id="1546" w:author="SW 46/2019 - Petrović Milica" w:date="2023-08-17T21:21:00Z">
        <w:r w:rsidR="000D6774">
          <w:t>Слика</w:t>
        </w:r>
        <w:proofErr w:type="spellEnd"/>
        <w:r w:rsidR="000D6774">
          <w:t xml:space="preserve"> </w:t>
        </w:r>
        <w:r w:rsidR="000D6774">
          <w:rPr>
            <w:noProof/>
          </w:rPr>
          <w:t>6</w:t>
        </w:r>
        <w:r w:rsidR="000D6774">
          <w:t>.</w:t>
        </w:r>
        <w:r w:rsidR="000D6774">
          <w:rPr>
            <w:noProof/>
          </w:rPr>
          <w:t>11</w:t>
        </w:r>
        <w:r w:rsidR="000D6774">
          <w:rPr>
            <w:lang w:val="sr-Cyrl-RS"/>
          </w:rPr>
          <w:fldChar w:fldCharType="end"/>
        </w:r>
      </w:ins>
      <w:del w:id="1547" w:author="SW 46/2019 - Petrović Milica" w:date="2023-08-17T21:21:00Z">
        <w:r w:rsidR="004D2FE1" w:rsidRPr="00D97B2C" w:rsidDel="000D6774">
          <w:rPr>
            <w:lang w:val="sr-Cyrl-RS"/>
          </w:rPr>
          <w:fldChar w:fldCharType="begin"/>
        </w:r>
        <w:r w:rsidR="004D2FE1" w:rsidRPr="00D97B2C" w:rsidDel="000D6774">
          <w:rPr>
            <w:lang w:val="sr-Cyrl-RS"/>
          </w:rPr>
          <w:delInstrText xml:space="preserve"> REF _Ref142141875 \h </w:delInstrText>
        </w:r>
        <w:r w:rsidR="001938D5" w:rsidRPr="00D97B2C" w:rsidDel="000D6774">
          <w:rPr>
            <w:lang w:val="sr-Cyrl-RS"/>
          </w:rPr>
          <w:delInstrText xml:space="preserve"> \* MERGEFORMAT </w:delInstrText>
        </w:r>
        <w:r w:rsidR="004D2FE1" w:rsidRPr="00D97B2C" w:rsidDel="000D6774">
          <w:rPr>
            <w:lang w:val="sr-Cyrl-RS"/>
          </w:rPr>
        </w:r>
        <w:r w:rsidR="004D2FE1" w:rsidRPr="00D97B2C" w:rsidDel="000D6774">
          <w:rPr>
            <w:lang w:val="sr-Cyrl-RS"/>
          </w:rPr>
          <w:fldChar w:fldCharType="separate"/>
        </w:r>
        <w:r w:rsidR="004D2FE1" w:rsidRPr="00D97B2C" w:rsidDel="000D6774">
          <w:rPr>
            <w:lang w:val="sr-Cyrl-RS"/>
          </w:rPr>
          <w:delText xml:space="preserve">Слика </w:delText>
        </w:r>
        <w:r w:rsidR="004D2FE1" w:rsidRPr="00D97B2C" w:rsidDel="000D6774">
          <w:rPr>
            <w:noProof/>
            <w:lang w:val="sr-Cyrl-RS"/>
          </w:rPr>
          <w:delText>29</w:delText>
        </w:r>
        <w:r w:rsidR="004D2FE1" w:rsidRPr="00D97B2C" w:rsidDel="000D6774">
          <w:rPr>
            <w:lang w:val="sr-Cyrl-RS"/>
          </w:rPr>
          <w:fldChar w:fldCharType="end"/>
        </w:r>
      </w:del>
      <w:r w:rsidR="004D2FE1" w:rsidRPr="00D97B2C">
        <w:rPr>
          <w:lang w:val="sr-Cyrl-RS"/>
        </w:rPr>
        <w:t>.</w:t>
      </w:r>
      <w:r w:rsidR="001938D5" w:rsidRPr="00D97B2C">
        <w:rPr>
          <w:lang w:val="sr-Cyrl-RS"/>
        </w:rPr>
        <w:t xml:space="preserve"> Преглед одговора на питања је приказан на</w:t>
      </w:r>
      <w:del w:id="1548" w:author="SW 46/2019 - Petrović Milica" w:date="2023-08-17T21:21:00Z">
        <w:r w:rsidR="001938D5" w:rsidRPr="00D97B2C" w:rsidDel="000D6774">
          <w:rPr>
            <w:lang w:val="sr-Cyrl-RS"/>
          </w:rPr>
          <w:delText xml:space="preserve"> </w:delText>
        </w:r>
      </w:del>
      <w:ins w:id="1549" w:author="SW 46/2019 - Petrović Milica" w:date="2023-08-17T21:21:00Z">
        <w:r w:rsidR="000D6774">
          <w:rPr>
            <w:lang w:val="sr-Cyrl-RS"/>
          </w:rPr>
          <w:t xml:space="preserve"> </w:t>
        </w:r>
      </w:ins>
      <w:ins w:id="1550" w:author="SW 46/2019 - Petrović Milica" w:date="2023-08-17T21:22:00Z">
        <w:r w:rsidR="000D6774">
          <w:rPr>
            <w:lang w:val="sr-Cyrl-RS"/>
          </w:rPr>
          <w:fldChar w:fldCharType="begin"/>
        </w:r>
        <w:r w:rsidR="000D6774">
          <w:rPr>
            <w:lang w:val="sr-Cyrl-RS"/>
          </w:rPr>
          <w:instrText xml:space="preserve"> REF _Ref143199693 \h </w:instrText>
        </w:r>
        <w:r w:rsidR="000D6774">
          <w:rPr>
            <w:lang w:val="sr-Cyrl-RS"/>
          </w:rPr>
        </w:r>
      </w:ins>
      <w:r w:rsidR="000D6774">
        <w:rPr>
          <w:lang w:val="sr-Cyrl-RS"/>
        </w:rPr>
        <w:fldChar w:fldCharType="separate"/>
      </w:r>
      <w:proofErr w:type="spellStart"/>
      <w:ins w:id="1551" w:author="SW 46/2019 - Petrović Milica" w:date="2023-08-17T21:22:00Z">
        <w:r w:rsidR="000D6774">
          <w:t>Слика</w:t>
        </w:r>
        <w:proofErr w:type="spellEnd"/>
        <w:r w:rsidR="000D6774">
          <w:t xml:space="preserve"> </w:t>
        </w:r>
        <w:r w:rsidR="000D6774">
          <w:rPr>
            <w:noProof/>
          </w:rPr>
          <w:t>6</w:t>
        </w:r>
        <w:r w:rsidR="000D6774">
          <w:t>.</w:t>
        </w:r>
        <w:r w:rsidR="000D6774">
          <w:rPr>
            <w:noProof/>
          </w:rPr>
          <w:t>10</w:t>
        </w:r>
        <w:r w:rsidR="000D6774">
          <w:rPr>
            <w:lang w:val="sr-Cyrl-RS"/>
          </w:rPr>
          <w:fldChar w:fldCharType="end"/>
        </w:r>
      </w:ins>
      <w:del w:id="1552" w:author="SW 46/2019 - Petrović Milica" w:date="2023-08-17T21:21:00Z">
        <w:r w:rsidR="001938D5" w:rsidRPr="00D97B2C" w:rsidDel="000D6774">
          <w:rPr>
            <w:lang w:val="sr-Cyrl-RS"/>
          </w:rPr>
          <w:fldChar w:fldCharType="begin"/>
        </w:r>
        <w:r w:rsidR="001938D5" w:rsidRPr="00D97B2C" w:rsidDel="000D6774">
          <w:rPr>
            <w:lang w:val="sr-Cyrl-RS"/>
          </w:rPr>
          <w:delInstrText xml:space="preserve"> REF _Ref142136911 \h  \* MERGEFORMAT </w:delInstrText>
        </w:r>
        <w:r w:rsidR="001938D5" w:rsidRPr="00D97B2C" w:rsidDel="000D6774">
          <w:rPr>
            <w:lang w:val="sr-Cyrl-RS"/>
          </w:rPr>
        </w:r>
        <w:r w:rsidR="001938D5" w:rsidRPr="00D97B2C" w:rsidDel="000D6774">
          <w:rPr>
            <w:lang w:val="sr-Cyrl-RS"/>
          </w:rPr>
          <w:fldChar w:fldCharType="separate"/>
        </w:r>
        <w:r w:rsidR="001938D5" w:rsidRPr="00D97B2C" w:rsidDel="000D6774">
          <w:rPr>
            <w:lang w:val="sr-Cyrl-RS"/>
          </w:rPr>
          <w:delText xml:space="preserve">Слика </w:delText>
        </w:r>
        <w:r w:rsidR="001938D5" w:rsidRPr="00D97B2C" w:rsidDel="000D6774">
          <w:rPr>
            <w:noProof/>
            <w:lang w:val="sr-Cyrl-RS"/>
          </w:rPr>
          <w:delText>28</w:delText>
        </w:r>
        <w:r w:rsidR="001938D5" w:rsidRPr="00D97B2C" w:rsidDel="000D6774">
          <w:rPr>
            <w:lang w:val="sr-Cyrl-RS"/>
          </w:rPr>
          <w:fldChar w:fldCharType="end"/>
        </w:r>
      </w:del>
      <w:r w:rsidR="00813F51" w:rsidRPr="00D97B2C">
        <w:rPr>
          <w:lang w:val="sr-Cyrl-RS"/>
        </w:rPr>
        <w:t>.</w:t>
      </w:r>
    </w:p>
    <w:p w14:paraId="70271296" w14:textId="402F8F87" w:rsidR="006E411C" w:rsidRPr="00D97B2C" w:rsidRDefault="004D2FE1" w:rsidP="0007035B">
      <w:pPr>
        <w:pStyle w:val="osnovnitekst"/>
        <w:rPr>
          <w:lang w:val="sr-Cyrl-RS"/>
        </w:rPr>
        <w:pPrChange w:id="1553" w:author="SW 46/2019 - Petrović Milica" w:date="2023-08-17T21:22:00Z">
          <w:pPr/>
        </w:pPrChange>
      </w:pPr>
      <w:r w:rsidRPr="00D97B2C">
        <w:rPr>
          <w:noProof/>
          <w:lang w:val="sr-Cyrl-RS"/>
        </w:rPr>
        <mc:AlternateContent>
          <mc:Choice Requires="wps">
            <w:drawing>
              <wp:anchor distT="0" distB="0" distL="114300" distR="114300" simplePos="0" relativeHeight="251811840" behindDoc="0" locked="0" layoutInCell="1" allowOverlap="1" wp14:anchorId="30E39B91" wp14:editId="26D3D3EE">
                <wp:simplePos x="0" y="0"/>
                <wp:positionH relativeFrom="column">
                  <wp:posOffset>0</wp:posOffset>
                </wp:positionH>
                <wp:positionV relativeFrom="paragraph">
                  <wp:posOffset>2940050</wp:posOffset>
                </wp:positionV>
                <wp:extent cx="5943600"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F50425" w14:textId="0415C007" w:rsidR="0003146D" w:rsidRPr="00741E35" w:rsidRDefault="0003146D">
                            <w:pPr>
                              <w:pStyle w:val="Caption"/>
                              <w:jc w:val="center"/>
                              <w:rPr>
                                <w:noProof/>
                              </w:rPr>
                              <w:pPrChange w:id="1554" w:author="SW 46/2019 - Petrović Milica" w:date="2023-08-14T20:38:00Z">
                                <w:pPr>
                                  <w:pStyle w:val="Caption"/>
                                </w:pPr>
                              </w:pPrChange>
                            </w:pPr>
                            <w:bookmarkStart w:id="1555" w:name="_Ref142141875"/>
                            <w:bookmarkStart w:id="1556" w:name="_Ref143199725"/>
                            <w:proofErr w:type="spellStart"/>
                            <w:r>
                              <w:t>Слика</w:t>
                            </w:r>
                            <w:proofErr w:type="spellEnd"/>
                            <w:r>
                              <w:t xml:space="preserve"> </w:t>
                            </w:r>
                            <w:ins w:id="1557" w:author="SW 46/2019 - Petrović Milica" w:date="2023-08-17T20:44:00Z">
                              <w:r>
                                <w:fldChar w:fldCharType="begin"/>
                              </w:r>
                              <w:r>
                                <w:instrText xml:space="preserve"> STYLEREF 1 \s </w:instrText>
                              </w:r>
                            </w:ins>
                            <w:r>
                              <w:fldChar w:fldCharType="separate"/>
                            </w:r>
                            <w:r>
                              <w:rPr>
                                <w:noProof/>
                              </w:rPr>
                              <w:t>6</w:t>
                            </w:r>
                            <w:ins w:id="1558" w:author="SW 46/2019 - Petrović Milica" w:date="2023-08-17T20:44:00Z">
                              <w:r>
                                <w:fldChar w:fldCharType="end"/>
                              </w:r>
                              <w:r>
                                <w:t>.</w:t>
                              </w:r>
                              <w:r>
                                <w:fldChar w:fldCharType="begin"/>
                              </w:r>
                              <w:r>
                                <w:instrText xml:space="preserve"> SEQ Слика \* ARABIC \s 1 </w:instrText>
                              </w:r>
                            </w:ins>
                            <w:r>
                              <w:fldChar w:fldCharType="separate"/>
                            </w:r>
                            <w:ins w:id="1559" w:author="SW 46/2019 - Petrović Milica" w:date="2023-08-17T20:44:00Z">
                              <w:r>
                                <w:rPr>
                                  <w:noProof/>
                                </w:rPr>
                                <w:t>11</w:t>
                              </w:r>
                              <w:r>
                                <w:fldChar w:fldCharType="end"/>
                              </w:r>
                            </w:ins>
                            <w:bookmarkEnd w:id="1556"/>
                            <w:del w:id="1560"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29</w:delText>
                              </w:r>
                              <w:r w:rsidDel="00693600">
                                <w:fldChar w:fldCharType="end"/>
                              </w:r>
                            </w:del>
                            <w:bookmarkEnd w:id="1555"/>
                            <w:r>
                              <w:rPr>
                                <w:lang w:val="sr-Cyrl-RS"/>
                              </w:rPr>
                              <w:t xml:space="preserve"> Приказ</w:t>
                            </w:r>
                            <w:r>
                              <w:rPr>
                                <w:noProof/>
                              </w:rPr>
                              <w:t xml:space="preserve"> </w:t>
                            </w:r>
                            <w:r>
                              <w:rPr>
                                <w:noProof/>
                                <w:lang w:val="sr-Cyrl-RS"/>
                              </w:rPr>
                              <w:t>извештаја за појединачног корисника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9B91" id="Text Box 215" o:spid="_x0000_s1099" type="#_x0000_t202" style="position:absolute;left:0;text-align:left;margin-left:0;margin-top:231.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" stroked="f">
                <v:textbox style="mso-fit-shape-to-text:t" inset="0,0,0,0">
                  <w:txbxContent>
                    <w:p w14:paraId="5FF50425" w14:textId="0415C007" w:rsidR="0003146D" w:rsidRPr="00741E35" w:rsidRDefault="0003146D">
                      <w:pPr>
                        <w:pStyle w:val="Caption"/>
                        <w:jc w:val="center"/>
                        <w:rPr>
                          <w:noProof/>
                        </w:rPr>
                        <w:pPrChange w:id="1561" w:author="SW 46/2019 - Petrović Milica" w:date="2023-08-14T20:38:00Z">
                          <w:pPr>
                            <w:pStyle w:val="Caption"/>
                          </w:pPr>
                        </w:pPrChange>
                      </w:pPr>
                      <w:bookmarkStart w:id="1562" w:name="_Ref142141875"/>
                      <w:bookmarkStart w:id="1563" w:name="_Ref143199725"/>
                      <w:proofErr w:type="spellStart"/>
                      <w:r>
                        <w:t>Слика</w:t>
                      </w:r>
                      <w:proofErr w:type="spellEnd"/>
                      <w:r>
                        <w:t xml:space="preserve"> </w:t>
                      </w:r>
                      <w:ins w:id="1564" w:author="SW 46/2019 - Petrović Milica" w:date="2023-08-17T20:44:00Z">
                        <w:r>
                          <w:fldChar w:fldCharType="begin"/>
                        </w:r>
                        <w:r>
                          <w:instrText xml:space="preserve"> STYLEREF 1 \s </w:instrText>
                        </w:r>
                      </w:ins>
                      <w:r>
                        <w:fldChar w:fldCharType="separate"/>
                      </w:r>
                      <w:r>
                        <w:rPr>
                          <w:noProof/>
                        </w:rPr>
                        <w:t>6</w:t>
                      </w:r>
                      <w:ins w:id="1565" w:author="SW 46/2019 - Petrović Milica" w:date="2023-08-17T20:44:00Z">
                        <w:r>
                          <w:fldChar w:fldCharType="end"/>
                        </w:r>
                        <w:r>
                          <w:t>.</w:t>
                        </w:r>
                        <w:r>
                          <w:fldChar w:fldCharType="begin"/>
                        </w:r>
                        <w:r>
                          <w:instrText xml:space="preserve"> SEQ Слика \* ARABIC \s 1 </w:instrText>
                        </w:r>
                      </w:ins>
                      <w:r>
                        <w:fldChar w:fldCharType="separate"/>
                      </w:r>
                      <w:ins w:id="1566" w:author="SW 46/2019 - Petrović Milica" w:date="2023-08-17T20:44:00Z">
                        <w:r>
                          <w:rPr>
                            <w:noProof/>
                          </w:rPr>
                          <w:t>11</w:t>
                        </w:r>
                        <w:r>
                          <w:fldChar w:fldCharType="end"/>
                        </w:r>
                      </w:ins>
                      <w:bookmarkEnd w:id="1563"/>
                      <w:del w:id="156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29</w:delText>
                        </w:r>
                        <w:r w:rsidDel="00693600">
                          <w:fldChar w:fldCharType="end"/>
                        </w:r>
                      </w:del>
                      <w:bookmarkEnd w:id="1562"/>
                      <w:r>
                        <w:rPr>
                          <w:lang w:val="sr-Cyrl-RS"/>
                        </w:rPr>
                        <w:t xml:space="preserve"> Приказ</w:t>
                      </w:r>
                      <w:r>
                        <w:rPr>
                          <w:noProof/>
                        </w:rPr>
                        <w:t xml:space="preserve"> </w:t>
                      </w:r>
                      <w:r>
                        <w:rPr>
                          <w:noProof/>
                          <w:lang w:val="sr-Cyrl-RS"/>
                        </w:rPr>
                        <w:t>извештаја за појединачног корисника</w:t>
                      </w:r>
                    </w:p>
                  </w:txbxContent>
                </v:textbox>
                <w10:wrap type="topAndBottom"/>
              </v:shape>
            </w:pict>
          </mc:Fallback>
        </mc:AlternateContent>
      </w:r>
      <w:r w:rsidRPr="00D97B2C">
        <w:rPr>
          <w:noProof/>
          <w:lang w:val="sr-Cyrl-RS"/>
        </w:rPr>
        <w:drawing>
          <wp:anchor distT="0" distB="0" distL="114300" distR="114300" simplePos="0" relativeHeight="251809792" behindDoc="0" locked="0" layoutInCell="1" allowOverlap="1" wp14:anchorId="27762B87" wp14:editId="7B709A41">
            <wp:simplePos x="0" y="0"/>
            <wp:positionH relativeFrom="column">
              <wp:posOffset>0</wp:posOffset>
            </wp:positionH>
            <wp:positionV relativeFrom="paragraph">
              <wp:posOffset>1155</wp:posOffset>
            </wp:positionV>
            <wp:extent cx="5943600" cy="288226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zvestaj za korisnika.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14:sizeRelH relativeFrom="page">
              <wp14:pctWidth>0</wp14:pctWidth>
            </wp14:sizeRelH>
            <wp14:sizeRelV relativeFrom="page">
              <wp14:pctHeight>0</wp14:pctHeight>
            </wp14:sizeRelV>
          </wp:anchor>
        </w:drawing>
      </w:r>
      <w:r w:rsidR="005A1E5B" w:rsidRPr="00D97B2C">
        <w:rPr>
          <w:lang w:val="sr-Cyrl-RS"/>
        </w:rPr>
        <w:t xml:space="preserve">Друга врста извештаја је извештај на основу опсега године рођења, занимања и пола. Извештај представља детектована стања и укупан број. Пример таквог извештаја је дат на </w:t>
      </w:r>
      <w:ins w:id="1568" w:author="SW 46/2019 - Petrović Milica" w:date="2023-08-17T21:22:00Z">
        <w:r w:rsidR="002E6ECA">
          <w:rPr>
            <w:lang w:val="sr-Cyrl-RS"/>
          </w:rPr>
          <w:fldChar w:fldCharType="begin"/>
        </w:r>
        <w:r w:rsidR="002E6ECA">
          <w:rPr>
            <w:lang w:val="sr-Cyrl-RS"/>
          </w:rPr>
          <w:instrText xml:space="preserve"> REF _Ref143199764 \h </w:instrText>
        </w:r>
        <w:r w:rsidR="002E6ECA">
          <w:rPr>
            <w:lang w:val="sr-Cyrl-RS"/>
          </w:rPr>
        </w:r>
      </w:ins>
      <w:r w:rsidR="002E6ECA">
        <w:rPr>
          <w:lang w:val="sr-Cyrl-RS"/>
        </w:rPr>
        <w:fldChar w:fldCharType="separate"/>
      </w:r>
      <w:proofErr w:type="spellStart"/>
      <w:ins w:id="1569" w:author="SW 46/2019 - Petrović Milica" w:date="2023-08-17T21:22:00Z">
        <w:r w:rsidR="002E6ECA">
          <w:t>Слика</w:t>
        </w:r>
        <w:proofErr w:type="spellEnd"/>
        <w:r w:rsidR="002E6ECA">
          <w:t xml:space="preserve"> </w:t>
        </w:r>
        <w:r w:rsidR="002E6ECA">
          <w:rPr>
            <w:noProof/>
          </w:rPr>
          <w:t>6</w:t>
        </w:r>
        <w:r w:rsidR="002E6ECA">
          <w:t>.</w:t>
        </w:r>
        <w:r w:rsidR="002E6ECA">
          <w:rPr>
            <w:noProof/>
          </w:rPr>
          <w:t>12</w:t>
        </w:r>
        <w:r w:rsidR="002E6ECA">
          <w:rPr>
            <w:lang w:val="sr-Cyrl-RS"/>
          </w:rPr>
          <w:fldChar w:fldCharType="end"/>
        </w:r>
      </w:ins>
      <w:del w:id="1570" w:author="SW 46/2019 - Petrović Milica" w:date="2023-08-17T21:22:00Z">
        <w:r w:rsidR="005A1E5B" w:rsidRPr="00D97B2C" w:rsidDel="002E6ECA">
          <w:rPr>
            <w:lang w:val="sr-Cyrl-RS"/>
          </w:rPr>
          <w:fldChar w:fldCharType="begin"/>
        </w:r>
        <w:r w:rsidR="005A1E5B" w:rsidRPr="00D97B2C" w:rsidDel="002E6ECA">
          <w:rPr>
            <w:lang w:val="sr-Cyrl-RS"/>
          </w:rPr>
          <w:delInstrText xml:space="preserve"> REF _Ref142154686 \h </w:delInstrText>
        </w:r>
        <w:r w:rsidR="005A1E5B" w:rsidRPr="00D97B2C" w:rsidDel="002E6ECA">
          <w:rPr>
            <w:lang w:val="sr-Cyrl-RS"/>
          </w:rPr>
        </w:r>
        <w:r w:rsidR="005A1E5B" w:rsidRPr="00D97B2C" w:rsidDel="002E6ECA">
          <w:rPr>
            <w:lang w:val="sr-Cyrl-RS"/>
          </w:rPr>
          <w:fldChar w:fldCharType="separate"/>
        </w:r>
        <w:r w:rsidR="005A1E5B" w:rsidRPr="00D97B2C" w:rsidDel="002E6ECA">
          <w:rPr>
            <w:lang w:val="sr-Cyrl-RS"/>
          </w:rPr>
          <w:delText xml:space="preserve">Слика </w:delText>
        </w:r>
        <w:r w:rsidR="005A1E5B" w:rsidRPr="00D97B2C" w:rsidDel="002E6ECA">
          <w:rPr>
            <w:noProof/>
            <w:lang w:val="sr-Cyrl-RS"/>
          </w:rPr>
          <w:delText>30</w:delText>
        </w:r>
        <w:r w:rsidR="005A1E5B" w:rsidRPr="00D97B2C" w:rsidDel="002E6ECA">
          <w:rPr>
            <w:lang w:val="sr-Cyrl-RS"/>
          </w:rPr>
          <w:fldChar w:fldCharType="end"/>
        </w:r>
        <w:r w:rsidR="005A1E5B" w:rsidRPr="00D97B2C" w:rsidDel="002E6ECA">
          <w:rPr>
            <w:lang w:val="sr-Cyrl-RS"/>
          </w:rPr>
          <w:delText xml:space="preserve"> </w:delText>
        </w:r>
      </w:del>
      <w:r w:rsidR="005A1E5B" w:rsidRPr="00D97B2C">
        <w:rPr>
          <w:lang w:val="sr-Cyrl-RS"/>
        </w:rPr>
        <w:t>.</w:t>
      </w:r>
    </w:p>
    <w:p w14:paraId="2601067F" w14:textId="77777777" w:rsidR="005A1E5B" w:rsidRPr="00D97B2C" w:rsidRDefault="005A1E5B" w:rsidP="00E70937">
      <w:pPr>
        <w:rPr>
          <w:lang w:val="sr-Cyrl-RS"/>
        </w:rPr>
      </w:pPr>
      <w:r w:rsidRPr="00D97B2C">
        <w:rPr>
          <w:noProof/>
          <w:lang w:val="sr-Cyrl-RS"/>
        </w:rPr>
        <mc:AlternateContent>
          <mc:Choice Requires="wps">
            <w:drawing>
              <wp:anchor distT="0" distB="0" distL="114300" distR="114300" simplePos="0" relativeHeight="251814912" behindDoc="0" locked="0" layoutInCell="1" allowOverlap="1" wp14:anchorId="29DAA301" wp14:editId="43AC2CB6">
                <wp:simplePos x="0" y="0"/>
                <wp:positionH relativeFrom="column">
                  <wp:posOffset>0</wp:posOffset>
                </wp:positionH>
                <wp:positionV relativeFrom="paragraph">
                  <wp:posOffset>2954655</wp:posOffset>
                </wp:positionV>
                <wp:extent cx="594360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73EA28" w14:textId="7CA18591" w:rsidR="0003146D" w:rsidRPr="00D33BA3" w:rsidRDefault="0003146D">
                            <w:pPr>
                              <w:pStyle w:val="Caption"/>
                              <w:jc w:val="center"/>
                              <w:rPr>
                                <w:noProof/>
                                <w:lang w:val="sr-Cyrl-RS"/>
                              </w:rPr>
                              <w:pPrChange w:id="1571" w:author="SW 46/2019 - Petrović Milica" w:date="2023-08-14T20:38:00Z">
                                <w:pPr>
                                  <w:pStyle w:val="Caption"/>
                                </w:pPr>
                              </w:pPrChange>
                            </w:pPr>
                            <w:bookmarkStart w:id="1572" w:name="_Ref142154686"/>
                            <w:bookmarkStart w:id="1573" w:name="_Ref143199764"/>
                            <w:proofErr w:type="spellStart"/>
                            <w:r>
                              <w:t>Слика</w:t>
                            </w:r>
                            <w:proofErr w:type="spellEnd"/>
                            <w:r>
                              <w:t xml:space="preserve"> </w:t>
                            </w:r>
                            <w:ins w:id="1574" w:author="SW 46/2019 - Petrović Milica" w:date="2023-08-17T20:44:00Z">
                              <w:r>
                                <w:fldChar w:fldCharType="begin"/>
                              </w:r>
                              <w:r>
                                <w:instrText xml:space="preserve"> STYLEREF 1 \s </w:instrText>
                              </w:r>
                            </w:ins>
                            <w:r>
                              <w:fldChar w:fldCharType="separate"/>
                            </w:r>
                            <w:r>
                              <w:rPr>
                                <w:noProof/>
                              </w:rPr>
                              <w:t>6</w:t>
                            </w:r>
                            <w:ins w:id="1575" w:author="SW 46/2019 - Petrović Milica" w:date="2023-08-17T20:44:00Z">
                              <w:r>
                                <w:fldChar w:fldCharType="end"/>
                              </w:r>
                              <w:r>
                                <w:t>.</w:t>
                              </w:r>
                              <w:r>
                                <w:fldChar w:fldCharType="begin"/>
                              </w:r>
                              <w:r>
                                <w:instrText xml:space="preserve"> SEQ Слика \* ARABIC \s 1 </w:instrText>
                              </w:r>
                            </w:ins>
                            <w:r>
                              <w:fldChar w:fldCharType="separate"/>
                            </w:r>
                            <w:ins w:id="1576" w:author="SW 46/2019 - Petrović Milica" w:date="2023-08-17T20:44:00Z">
                              <w:r>
                                <w:rPr>
                                  <w:noProof/>
                                </w:rPr>
                                <w:t>12</w:t>
                              </w:r>
                              <w:r>
                                <w:fldChar w:fldCharType="end"/>
                              </w:r>
                            </w:ins>
                            <w:bookmarkEnd w:id="1573"/>
                            <w:del w:id="1577"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30</w:delText>
                              </w:r>
                              <w:r w:rsidDel="00693600">
                                <w:fldChar w:fldCharType="end"/>
                              </w:r>
                            </w:del>
                            <w:bookmarkEnd w:id="1572"/>
                            <w:r>
                              <w:rPr>
                                <w:lang w:val="sr-Cyrl-RS"/>
                              </w:rPr>
                              <w:t xml:space="preserve"> Извештај на основу године рођења, занимања и пола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A301" id="Text Box 218" o:spid="_x0000_s1100" type="#_x0000_t202" style="position:absolute;margin-left:0;margin-top:232.65pt;width:468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u+MQIAAGk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" stroked="f">
                <v:textbox style="mso-fit-shape-to-text:t" inset="0,0,0,0">
                  <w:txbxContent>
                    <w:p w14:paraId="6673EA28" w14:textId="7CA18591" w:rsidR="0003146D" w:rsidRPr="00D33BA3" w:rsidRDefault="0003146D">
                      <w:pPr>
                        <w:pStyle w:val="Caption"/>
                        <w:jc w:val="center"/>
                        <w:rPr>
                          <w:noProof/>
                          <w:lang w:val="sr-Cyrl-RS"/>
                        </w:rPr>
                        <w:pPrChange w:id="1578" w:author="SW 46/2019 - Petrović Milica" w:date="2023-08-14T20:38:00Z">
                          <w:pPr>
                            <w:pStyle w:val="Caption"/>
                          </w:pPr>
                        </w:pPrChange>
                      </w:pPr>
                      <w:bookmarkStart w:id="1579" w:name="_Ref142154686"/>
                      <w:bookmarkStart w:id="1580" w:name="_Ref143199764"/>
                      <w:proofErr w:type="spellStart"/>
                      <w:r>
                        <w:t>Слика</w:t>
                      </w:r>
                      <w:proofErr w:type="spellEnd"/>
                      <w:r>
                        <w:t xml:space="preserve"> </w:t>
                      </w:r>
                      <w:ins w:id="1581" w:author="SW 46/2019 - Petrović Milica" w:date="2023-08-17T20:44:00Z">
                        <w:r>
                          <w:fldChar w:fldCharType="begin"/>
                        </w:r>
                        <w:r>
                          <w:instrText xml:space="preserve"> STYLEREF 1 \s </w:instrText>
                        </w:r>
                      </w:ins>
                      <w:r>
                        <w:fldChar w:fldCharType="separate"/>
                      </w:r>
                      <w:r>
                        <w:rPr>
                          <w:noProof/>
                        </w:rPr>
                        <w:t>6</w:t>
                      </w:r>
                      <w:ins w:id="1582" w:author="SW 46/2019 - Petrović Milica" w:date="2023-08-17T20:44:00Z">
                        <w:r>
                          <w:fldChar w:fldCharType="end"/>
                        </w:r>
                        <w:r>
                          <w:t>.</w:t>
                        </w:r>
                        <w:r>
                          <w:fldChar w:fldCharType="begin"/>
                        </w:r>
                        <w:r>
                          <w:instrText xml:space="preserve"> SEQ Слика \* ARABIC \s 1 </w:instrText>
                        </w:r>
                      </w:ins>
                      <w:r>
                        <w:fldChar w:fldCharType="separate"/>
                      </w:r>
                      <w:ins w:id="1583" w:author="SW 46/2019 - Petrović Milica" w:date="2023-08-17T20:44:00Z">
                        <w:r>
                          <w:rPr>
                            <w:noProof/>
                          </w:rPr>
                          <w:t>12</w:t>
                        </w:r>
                        <w:r>
                          <w:fldChar w:fldCharType="end"/>
                        </w:r>
                      </w:ins>
                      <w:bookmarkEnd w:id="1580"/>
                      <w:del w:id="1584"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30</w:delText>
                        </w:r>
                        <w:r w:rsidDel="00693600">
                          <w:fldChar w:fldCharType="end"/>
                        </w:r>
                      </w:del>
                      <w:bookmarkEnd w:id="1579"/>
                      <w:r>
                        <w:rPr>
                          <w:lang w:val="sr-Cyrl-RS"/>
                        </w:rPr>
                        <w:t xml:space="preserve"> Извештај на основу године рођења, занимања и пола</w:t>
                      </w:r>
                    </w:p>
                  </w:txbxContent>
                </v:textbox>
                <w10:wrap type="topAndBottom"/>
              </v:shape>
            </w:pict>
          </mc:Fallback>
        </mc:AlternateContent>
      </w:r>
      <w:r w:rsidRPr="00D97B2C">
        <w:rPr>
          <w:noProof/>
          <w:lang w:val="sr-Cyrl-RS"/>
        </w:rPr>
        <w:drawing>
          <wp:anchor distT="0" distB="0" distL="114300" distR="114300" simplePos="0" relativeHeight="251812864" behindDoc="0" locked="0" layoutInCell="1" allowOverlap="1" wp14:anchorId="3F3C29AB" wp14:editId="02176003">
            <wp:simplePos x="0" y="0"/>
            <wp:positionH relativeFrom="column">
              <wp:posOffset>0</wp:posOffset>
            </wp:positionH>
            <wp:positionV relativeFrom="paragraph">
              <wp:posOffset>3521</wp:posOffset>
            </wp:positionV>
            <wp:extent cx="5943600" cy="2894330"/>
            <wp:effectExtent l="0" t="0" r="0" b="127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zvestaj po zanimanju, godinam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14:sizeRelH relativeFrom="page">
              <wp14:pctWidth>0</wp14:pctWidth>
            </wp14:sizeRelH>
            <wp14:sizeRelV relativeFrom="page">
              <wp14:pctHeight>0</wp14:pctHeight>
            </wp14:sizeRelV>
          </wp:anchor>
        </w:drawing>
      </w:r>
    </w:p>
    <w:p w14:paraId="1062EF4F" w14:textId="77777777" w:rsidR="00FC6E5C" w:rsidRPr="00D97B2C" w:rsidRDefault="00FC6E5C" w:rsidP="00FC6E5C">
      <w:pPr>
        <w:rPr>
          <w:lang w:val="sr-Cyrl-RS"/>
        </w:rPr>
      </w:pPr>
      <w:r w:rsidRPr="00D97B2C">
        <w:rPr>
          <w:lang w:val="sr-Cyrl-RS"/>
        </w:rPr>
        <w:br w:type="page"/>
      </w:r>
    </w:p>
    <w:p w14:paraId="3E8373E1" w14:textId="547C4671" w:rsidR="00FC6E5C" w:rsidRPr="00D97B2C" w:rsidRDefault="009E46CB" w:rsidP="00C12E1B">
      <w:pPr>
        <w:pStyle w:val="osnovnitekst"/>
        <w:rPr>
          <w:lang w:val="sr-Cyrl-RS"/>
        </w:rPr>
        <w:pPrChange w:id="1585" w:author="SW 46/2019 - Petrović Milica" w:date="2023-08-17T21:23:00Z">
          <w:pPr/>
        </w:pPrChange>
      </w:pPr>
      <w:r w:rsidRPr="00D97B2C">
        <w:rPr>
          <w:lang w:val="sr-Cyrl-RS"/>
        </w:rPr>
        <w:lastRenderedPageBreak/>
        <w:t xml:space="preserve">Праћење </w:t>
      </w:r>
      <w:proofErr w:type="spellStart"/>
      <w:r w:rsidRPr="00D97B2C">
        <w:rPr>
          <w:lang w:val="sr-Cyrl-RS"/>
        </w:rPr>
        <w:t>детектованих</w:t>
      </w:r>
      <w:proofErr w:type="spellEnd"/>
      <w:r w:rsidRPr="00D97B2C">
        <w:rPr>
          <w:lang w:val="sr-Cyrl-RS"/>
        </w:rPr>
        <w:t xml:space="preserve"> стања кроз време приказано је на </w:t>
      </w:r>
      <w:ins w:id="1586" w:author="SW 46/2019 - Petrović Milica" w:date="2023-08-17T21:24:00Z">
        <w:r w:rsidR="00E731CE">
          <w:rPr>
            <w:lang w:val="sr-Cyrl-RS"/>
          </w:rPr>
          <w:fldChar w:fldCharType="begin"/>
        </w:r>
        <w:r w:rsidR="00E731CE">
          <w:rPr>
            <w:lang w:val="sr-Cyrl-RS"/>
          </w:rPr>
          <w:instrText xml:space="preserve"> REF _Ref143199862 \h </w:instrText>
        </w:r>
        <w:r w:rsidR="00E731CE">
          <w:rPr>
            <w:lang w:val="sr-Cyrl-RS"/>
          </w:rPr>
        </w:r>
      </w:ins>
      <w:r w:rsidR="00E731CE">
        <w:rPr>
          <w:lang w:val="sr-Cyrl-RS"/>
        </w:rPr>
        <w:fldChar w:fldCharType="separate"/>
      </w:r>
      <w:proofErr w:type="spellStart"/>
      <w:ins w:id="1587" w:author="SW 46/2019 - Petrović Milica" w:date="2023-08-17T21:24:00Z">
        <w:r w:rsidR="00E731CE">
          <w:t>Слика</w:t>
        </w:r>
        <w:proofErr w:type="spellEnd"/>
        <w:r w:rsidR="00E731CE">
          <w:t xml:space="preserve"> </w:t>
        </w:r>
        <w:r w:rsidR="00E731CE">
          <w:rPr>
            <w:noProof/>
          </w:rPr>
          <w:t>6</w:t>
        </w:r>
        <w:r w:rsidR="00E731CE">
          <w:t>.</w:t>
        </w:r>
        <w:r w:rsidR="00E731CE">
          <w:rPr>
            <w:noProof/>
          </w:rPr>
          <w:t>13</w:t>
        </w:r>
        <w:r w:rsidR="00E731CE">
          <w:rPr>
            <w:lang w:val="sr-Cyrl-RS"/>
          </w:rPr>
          <w:fldChar w:fldCharType="end"/>
        </w:r>
      </w:ins>
      <w:r w:rsidRPr="00D97B2C">
        <w:rPr>
          <w:lang w:val="sr-Cyrl-RS"/>
        </w:rPr>
        <w:fldChar w:fldCharType="begin"/>
      </w:r>
      <w:r w:rsidRPr="00D97B2C">
        <w:rPr>
          <w:lang w:val="sr-Cyrl-RS"/>
        </w:rPr>
        <w:instrText xml:space="preserve"> REF _Ref142154899 \h </w:instrText>
      </w:r>
      <w:r w:rsidRPr="00D97B2C">
        <w:rPr>
          <w:lang w:val="sr-Cyrl-RS"/>
        </w:rPr>
      </w:r>
      <w:r w:rsidRPr="00D97B2C">
        <w:rPr>
          <w:lang w:val="sr-Cyrl-RS"/>
        </w:rPr>
        <w:fldChar w:fldCharType="separate"/>
      </w:r>
      <w:del w:id="1588" w:author="SW 46/2019 - Petrović Milica" w:date="2023-08-17T21:23:00Z">
        <w:r w:rsidRPr="00D97B2C" w:rsidDel="00E731CE">
          <w:rPr>
            <w:lang w:val="sr-Cyrl-RS"/>
          </w:rPr>
          <w:delText xml:space="preserve">Слика </w:delText>
        </w:r>
        <w:r w:rsidRPr="00D97B2C" w:rsidDel="00E731CE">
          <w:rPr>
            <w:noProof/>
            <w:lang w:val="sr-Cyrl-RS"/>
          </w:rPr>
          <w:delText>31</w:delText>
        </w:r>
      </w:del>
      <w:r w:rsidRPr="00D97B2C">
        <w:rPr>
          <w:lang w:val="sr-Cyrl-RS"/>
        </w:rPr>
        <w:fldChar w:fldCharType="end"/>
      </w:r>
      <w:r w:rsidRPr="00D97B2C">
        <w:rPr>
          <w:lang w:val="sr-Cyrl-RS"/>
        </w:rPr>
        <w:t xml:space="preserve"> где се на основу одабраног стања и временског периода добије </w:t>
      </w:r>
      <w:proofErr w:type="spellStart"/>
      <w:r w:rsidRPr="00D97B2C">
        <w:rPr>
          <w:lang w:val="sr-Cyrl-RS"/>
        </w:rPr>
        <w:t>график</w:t>
      </w:r>
      <w:proofErr w:type="spellEnd"/>
      <w:r w:rsidRPr="00D97B2C">
        <w:rPr>
          <w:lang w:val="sr-Cyrl-RS"/>
        </w:rPr>
        <w:t>.</w:t>
      </w:r>
    </w:p>
    <w:p w14:paraId="540151D5" w14:textId="0F730323" w:rsidR="009E46CB" w:rsidRPr="00D97B2C" w:rsidRDefault="009E46CB" w:rsidP="005E02B1">
      <w:pPr>
        <w:pStyle w:val="osnovnitekst"/>
        <w:rPr>
          <w:lang w:val="sr-Cyrl-RS"/>
        </w:rPr>
        <w:pPrChange w:id="1589" w:author="SW 46/2019 - Petrović Milica" w:date="2023-08-17T21:24:00Z">
          <w:pPr/>
        </w:pPrChange>
      </w:pPr>
      <w:r w:rsidRPr="00D97B2C">
        <w:rPr>
          <w:noProof/>
          <w:lang w:val="sr-Cyrl-RS"/>
        </w:rPr>
        <mc:AlternateContent>
          <mc:Choice Requires="wps">
            <w:drawing>
              <wp:anchor distT="0" distB="0" distL="114300" distR="114300" simplePos="0" relativeHeight="251817984" behindDoc="0" locked="0" layoutInCell="1" allowOverlap="1" wp14:anchorId="55CB133A" wp14:editId="6AAD847E">
                <wp:simplePos x="0" y="0"/>
                <wp:positionH relativeFrom="column">
                  <wp:posOffset>0</wp:posOffset>
                </wp:positionH>
                <wp:positionV relativeFrom="paragraph">
                  <wp:posOffset>2945765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C766A2" w14:textId="17DD818C" w:rsidR="0003146D" w:rsidRPr="00AB234B" w:rsidRDefault="0003146D">
                            <w:pPr>
                              <w:pStyle w:val="Caption"/>
                              <w:jc w:val="center"/>
                              <w:rPr>
                                <w:noProof/>
                                <w:lang w:val="sr-Cyrl-RS"/>
                              </w:rPr>
                              <w:pPrChange w:id="1590" w:author="SW 46/2019 - Petrović Milica" w:date="2023-08-14T20:38:00Z">
                                <w:pPr>
                                  <w:pStyle w:val="Caption"/>
                                </w:pPr>
                              </w:pPrChange>
                            </w:pPr>
                            <w:bookmarkStart w:id="1591" w:name="_Ref142154899"/>
                            <w:bookmarkStart w:id="1592" w:name="_Ref143199862"/>
                            <w:proofErr w:type="spellStart"/>
                            <w:r>
                              <w:t>Слика</w:t>
                            </w:r>
                            <w:proofErr w:type="spellEnd"/>
                            <w:r>
                              <w:t xml:space="preserve"> </w:t>
                            </w:r>
                            <w:ins w:id="1593" w:author="SW 46/2019 - Petrović Milica" w:date="2023-08-17T20:44:00Z">
                              <w:r>
                                <w:fldChar w:fldCharType="begin"/>
                              </w:r>
                              <w:r>
                                <w:instrText xml:space="preserve"> STYLEREF 1 \s </w:instrText>
                              </w:r>
                            </w:ins>
                            <w:r>
                              <w:fldChar w:fldCharType="separate"/>
                            </w:r>
                            <w:r>
                              <w:rPr>
                                <w:noProof/>
                              </w:rPr>
                              <w:t>6</w:t>
                            </w:r>
                            <w:ins w:id="1594" w:author="SW 46/2019 - Petrović Milica" w:date="2023-08-17T20:44:00Z">
                              <w:r>
                                <w:fldChar w:fldCharType="end"/>
                              </w:r>
                              <w:r>
                                <w:t>.</w:t>
                              </w:r>
                              <w:r>
                                <w:fldChar w:fldCharType="begin"/>
                              </w:r>
                              <w:r>
                                <w:instrText xml:space="preserve"> SEQ Слика \* ARABIC \s 1 </w:instrText>
                              </w:r>
                            </w:ins>
                            <w:r>
                              <w:fldChar w:fldCharType="separate"/>
                            </w:r>
                            <w:ins w:id="1595" w:author="SW 46/2019 - Petrović Milica" w:date="2023-08-17T20:44:00Z">
                              <w:r>
                                <w:rPr>
                                  <w:noProof/>
                                </w:rPr>
                                <w:t>13</w:t>
                              </w:r>
                              <w:r>
                                <w:fldChar w:fldCharType="end"/>
                              </w:r>
                            </w:ins>
                            <w:bookmarkEnd w:id="1592"/>
                            <w:del w:id="1596"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31</w:delText>
                              </w:r>
                              <w:r w:rsidDel="00693600">
                                <w:fldChar w:fldCharType="end"/>
                              </w:r>
                            </w:del>
                            <w:bookmarkEnd w:id="1591"/>
                            <w:r>
                              <w:rPr>
                                <w:lang w:val="sr-Cyrl-RS"/>
                              </w:rPr>
                              <w:t xml:space="preserve"> Извештај за ментално стање кроз време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B133A" id="Text Box 220" o:spid="_x0000_s1101" type="#_x0000_t202" style="position:absolute;left:0;text-align:left;margin-left:0;margin-top:231.95pt;width:46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" stroked="f">
                <v:textbox style="mso-fit-shape-to-text:t" inset="0,0,0,0">
                  <w:txbxContent>
                    <w:p w14:paraId="5CC766A2" w14:textId="17DD818C" w:rsidR="0003146D" w:rsidRPr="00AB234B" w:rsidRDefault="0003146D">
                      <w:pPr>
                        <w:pStyle w:val="Caption"/>
                        <w:jc w:val="center"/>
                        <w:rPr>
                          <w:noProof/>
                          <w:lang w:val="sr-Cyrl-RS"/>
                        </w:rPr>
                        <w:pPrChange w:id="1597" w:author="SW 46/2019 - Petrović Milica" w:date="2023-08-14T20:38:00Z">
                          <w:pPr>
                            <w:pStyle w:val="Caption"/>
                          </w:pPr>
                        </w:pPrChange>
                      </w:pPr>
                      <w:bookmarkStart w:id="1598" w:name="_Ref142154899"/>
                      <w:bookmarkStart w:id="1599" w:name="_Ref143199862"/>
                      <w:proofErr w:type="spellStart"/>
                      <w:r>
                        <w:t>Слика</w:t>
                      </w:r>
                      <w:proofErr w:type="spellEnd"/>
                      <w:r>
                        <w:t xml:space="preserve"> </w:t>
                      </w:r>
                      <w:ins w:id="1600" w:author="SW 46/2019 - Petrović Milica" w:date="2023-08-17T20:44:00Z">
                        <w:r>
                          <w:fldChar w:fldCharType="begin"/>
                        </w:r>
                        <w:r>
                          <w:instrText xml:space="preserve"> STYLEREF 1 \s </w:instrText>
                        </w:r>
                      </w:ins>
                      <w:r>
                        <w:fldChar w:fldCharType="separate"/>
                      </w:r>
                      <w:r>
                        <w:rPr>
                          <w:noProof/>
                        </w:rPr>
                        <w:t>6</w:t>
                      </w:r>
                      <w:ins w:id="1601" w:author="SW 46/2019 - Petrović Milica" w:date="2023-08-17T20:44:00Z">
                        <w:r>
                          <w:fldChar w:fldCharType="end"/>
                        </w:r>
                        <w:r>
                          <w:t>.</w:t>
                        </w:r>
                        <w:r>
                          <w:fldChar w:fldCharType="begin"/>
                        </w:r>
                        <w:r>
                          <w:instrText xml:space="preserve"> SEQ Слика \* ARABIC \s 1 </w:instrText>
                        </w:r>
                      </w:ins>
                      <w:r>
                        <w:fldChar w:fldCharType="separate"/>
                      </w:r>
                      <w:ins w:id="1602" w:author="SW 46/2019 - Petrović Milica" w:date="2023-08-17T20:44:00Z">
                        <w:r>
                          <w:rPr>
                            <w:noProof/>
                          </w:rPr>
                          <w:t>13</w:t>
                        </w:r>
                        <w:r>
                          <w:fldChar w:fldCharType="end"/>
                        </w:r>
                      </w:ins>
                      <w:bookmarkEnd w:id="1599"/>
                      <w:del w:id="160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31</w:delText>
                        </w:r>
                        <w:r w:rsidDel="00693600">
                          <w:fldChar w:fldCharType="end"/>
                        </w:r>
                      </w:del>
                      <w:bookmarkEnd w:id="1598"/>
                      <w:r>
                        <w:rPr>
                          <w:lang w:val="sr-Cyrl-RS"/>
                        </w:rPr>
                        <w:t xml:space="preserve"> Извештај за ментално стање кроз време</w:t>
                      </w:r>
                    </w:p>
                  </w:txbxContent>
                </v:textbox>
                <w10:wrap type="topAndBottom"/>
              </v:shape>
            </w:pict>
          </mc:Fallback>
        </mc:AlternateContent>
      </w:r>
      <w:r w:rsidRPr="00D97B2C">
        <w:rPr>
          <w:noProof/>
          <w:lang w:val="sr-Cyrl-RS"/>
        </w:rPr>
        <w:drawing>
          <wp:anchor distT="0" distB="0" distL="114300" distR="114300" simplePos="0" relativeHeight="251815936" behindDoc="0" locked="0" layoutInCell="1" allowOverlap="1" wp14:anchorId="1DC0C040" wp14:editId="069C0F00">
            <wp:simplePos x="0" y="0"/>
            <wp:positionH relativeFrom="margin">
              <wp:align>right</wp:align>
            </wp:positionH>
            <wp:positionV relativeFrom="paragraph">
              <wp:posOffset>1155</wp:posOffset>
            </wp:positionV>
            <wp:extent cx="5943600" cy="2887980"/>
            <wp:effectExtent l="0" t="0" r="0" b="762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zvestaj za stanje kroz vre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14:sizeRelH relativeFrom="page">
              <wp14:pctWidth>0</wp14:pctWidth>
            </wp14:sizeRelH>
            <wp14:sizeRelV relativeFrom="page">
              <wp14:pctHeight>0</wp14:pctHeight>
            </wp14:sizeRelV>
          </wp:anchor>
        </w:drawing>
      </w:r>
      <w:r w:rsidR="002B1047" w:rsidRPr="00D97B2C">
        <w:rPr>
          <w:lang w:val="sr-Cyrl-RS"/>
        </w:rPr>
        <w:t xml:space="preserve">Психолог има могућност да додаје нова питања која ће се уврстити у упитник. Пример </w:t>
      </w:r>
      <w:r w:rsidR="00B86A48" w:rsidRPr="00D97B2C">
        <w:rPr>
          <w:lang w:val="sr-Cyrl-RS"/>
        </w:rPr>
        <w:t xml:space="preserve">попуњене </w:t>
      </w:r>
      <w:r w:rsidR="002B1047" w:rsidRPr="00D97B2C">
        <w:rPr>
          <w:lang w:val="sr-Cyrl-RS"/>
        </w:rPr>
        <w:t>форме за додава</w:t>
      </w:r>
      <w:r w:rsidR="00B86A48" w:rsidRPr="00D97B2C">
        <w:rPr>
          <w:lang w:val="sr-Cyrl-RS"/>
        </w:rPr>
        <w:t xml:space="preserve">ње нових питања приказан је на </w:t>
      </w:r>
      <w:ins w:id="1604" w:author="SW 46/2019 - Petrović Milica" w:date="2023-08-17T21:24:00Z">
        <w:r w:rsidR="00062561">
          <w:rPr>
            <w:lang w:val="sr-Cyrl-RS"/>
          </w:rPr>
          <w:fldChar w:fldCharType="begin"/>
        </w:r>
        <w:r w:rsidR="00062561">
          <w:rPr>
            <w:lang w:val="sr-Cyrl-RS"/>
          </w:rPr>
          <w:instrText xml:space="preserve"> REF _Ref143199895 \h </w:instrText>
        </w:r>
        <w:r w:rsidR="00062561">
          <w:rPr>
            <w:lang w:val="sr-Cyrl-RS"/>
          </w:rPr>
        </w:r>
      </w:ins>
      <w:r w:rsidR="00062561">
        <w:rPr>
          <w:lang w:val="sr-Cyrl-RS"/>
        </w:rPr>
        <w:fldChar w:fldCharType="separate"/>
      </w:r>
      <w:proofErr w:type="spellStart"/>
      <w:ins w:id="1605" w:author="SW 46/2019 - Petrović Milica" w:date="2023-08-17T21:24:00Z">
        <w:r w:rsidR="00062561">
          <w:t>Слика</w:t>
        </w:r>
        <w:proofErr w:type="spellEnd"/>
        <w:r w:rsidR="00062561">
          <w:t xml:space="preserve"> </w:t>
        </w:r>
        <w:r w:rsidR="00062561">
          <w:rPr>
            <w:noProof/>
          </w:rPr>
          <w:t>6</w:t>
        </w:r>
        <w:r w:rsidR="00062561">
          <w:t>.</w:t>
        </w:r>
        <w:r w:rsidR="00062561">
          <w:rPr>
            <w:noProof/>
          </w:rPr>
          <w:t>14</w:t>
        </w:r>
        <w:r w:rsidR="00062561">
          <w:rPr>
            <w:lang w:val="sr-Cyrl-RS"/>
          </w:rPr>
          <w:fldChar w:fldCharType="end"/>
        </w:r>
      </w:ins>
      <w:del w:id="1606" w:author="SW 46/2019 - Petrović Milica" w:date="2023-08-17T21:24:00Z">
        <w:r w:rsidR="00B86A48" w:rsidRPr="00D97B2C" w:rsidDel="00062561">
          <w:rPr>
            <w:lang w:val="sr-Cyrl-RS"/>
          </w:rPr>
          <w:fldChar w:fldCharType="begin"/>
        </w:r>
        <w:r w:rsidR="00B86A48" w:rsidRPr="00D97B2C" w:rsidDel="00062561">
          <w:rPr>
            <w:lang w:val="sr-Cyrl-RS"/>
          </w:rPr>
          <w:delInstrText xml:space="preserve"> REF _Ref142180193 \h </w:delInstrText>
        </w:r>
        <w:r w:rsidR="00B86A48" w:rsidRPr="00D97B2C" w:rsidDel="00062561">
          <w:rPr>
            <w:lang w:val="sr-Cyrl-RS"/>
          </w:rPr>
        </w:r>
        <w:r w:rsidR="00B86A48" w:rsidRPr="00D97B2C" w:rsidDel="00062561">
          <w:rPr>
            <w:lang w:val="sr-Cyrl-RS"/>
          </w:rPr>
          <w:fldChar w:fldCharType="separate"/>
        </w:r>
        <w:r w:rsidR="00B86A48" w:rsidRPr="00D97B2C" w:rsidDel="00062561">
          <w:rPr>
            <w:lang w:val="sr-Cyrl-RS"/>
          </w:rPr>
          <w:delText xml:space="preserve">Слика </w:delText>
        </w:r>
        <w:r w:rsidR="00B86A48" w:rsidRPr="00D97B2C" w:rsidDel="00062561">
          <w:rPr>
            <w:noProof/>
            <w:lang w:val="sr-Cyrl-RS"/>
          </w:rPr>
          <w:delText>32</w:delText>
        </w:r>
        <w:r w:rsidR="00B86A48" w:rsidRPr="00D97B2C" w:rsidDel="00062561">
          <w:rPr>
            <w:lang w:val="sr-Cyrl-RS"/>
          </w:rPr>
          <w:fldChar w:fldCharType="end"/>
        </w:r>
        <w:r w:rsidR="00B86A48" w:rsidRPr="00D97B2C" w:rsidDel="00062561">
          <w:rPr>
            <w:lang w:val="sr-Cyrl-RS"/>
          </w:rPr>
          <w:delText xml:space="preserve"> </w:delText>
        </w:r>
      </w:del>
      <w:r w:rsidR="00B86A48" w:rsidRPr="00D97B2C">
        <w:rPr>
          <w:lang w:val="sr-Cyrl-RS"/>
        </w:rPr>
        <w:t>.</w:t>
      </w:r>
    </w:p>
    <w:p w14:paraId="51AD4313" w14:textId="77777777" w:rsidR="00FC6E5C" w:rsidRPr="00D97B2C" w:rsidRDefault="00B86A48" w:rsidP="00E70937">
      <w:pPr>
        <w:rPr>
          <w:lang w:val="sr-Cyrl-RS"/>
        </w:rPr>
      </w:pPr>
      <w:r w:rsidRPr="00D97B2C">
        <w:rPr>
          <w:noProof/>
          <w:lang w:val="sr-Cyrl-RS"/>
        </w:rPr>
        <mc:AlternateContent>
          <mc:Choice Requires="wps">
            <w:drawing>
              <wp:anchor distT="0" distB="0" distL="114300" distR="114300" simplePos="0" relativeHeight="251821056" behindDoc="0" locked="0" layoutInCell="1" allowOverlap="1" wp14:anchorId="2BF82BDF" wp14:editId="6AB7DEAE">
                <wp:simplePos x="0" y="0"/>
                <wp:positionH relativeFrom="column">
                  <wp:posOffset>0</wp:posOffset>
                </wp:positionH>
                <wp:positionV relativeFrom="paragraph">
                  <wp:posOffset>2959100</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221B0" w14:textId="4A707BDA" w:rsidR="0003146D" w:rsidRPr="00BD7BA8" w:rsidRDefault="0003146D">
                            <w:pPr>
                              <w:pStyle w:val="Caption"/>
                              <w:jc w:val="center"/>
                              <w:rPr>
                                <w:noProof/>
                              </w:rPr>
                              <w:pPrChange w:id="1607" w:author="SW 46/2019 - Petrović Milica" w:date="2023-08-14T20:38:00Z">
                                <w:pPr>
                                  <w:pStyle w:val="Caption"/>
                                </w:pPr>
                              </w:pPrChange>
                            </w:pPr>
                            <w:bookmarkStart w:id="1608" w:name="_Ref142180193"/>
                            <w:bookmarkStart w:id="1609" w:name="_Ref143199895"/>
                            <w:proofErr w:type="spellStart"/>
                            <w:r>
                              <w:t>Слика</w:t>
                            </w:r>
                            <w:proofErr w:type="spellEnd"/>
                            <w:r>
                              <w:t xml:space="preserve"> </w:t>
                            </w:r>
                            <w:ins w:id="1610" w:author="SW 46/2019 - Petrović Milica" w:date="2023-08-17T20:44:00Z">
                              <w:r>
                                <w:fldChar w:fldCharType="begin"/>
                              </w:r>
                              <w:r>
                                <w:instrText xml:space="preserve"> STYLEREF 1 \s </w:instrText>
                              </w:r>
                            </w:ins>
                            <w:r>
                              <w:fldChar w:fldCharType="separate"/>
                            </w:r>
                            <w:r>
                              <w:rPr>
                                <w:noProof/>
                              </w:rPr>
                              <w:t>6</w:t>
                            </w:r>
                            <w:ins w:id="1611" w:author="SW 46/2019 - Petrović Milica" w:date="2023-08-17T20:44:00Z">
                              <w:r>
                                <w:fldChar w:fldCharType="end"/>
                              </w:r>
                              <w:r>
                                <w:t>.</w:t>
                              </w:r>
                              <w:r>
                                <w:fldChar w:fldCharType="begin"/>
                              </w:r>
                              <w:r>
                                <w:instrText xml:space="preserve"> SEQ Слика \* ARABIC \s 1 </w:instrText>
                              </w:r>
                            </w:ins>
                            <w:r>
                              <w:fldChar w:fldCharType="separate"/>
                            </w:r>
                            <w:ins w:id="1612" w:author="SW 46/2019 - Petrović Milica" w:date="2023-08-17T20:44:00Z">
                              <w:r>
                                <w:rPr>
                                  <w:noProof/>
                                </w:rPr>
                                <w:t>14</w:t>
                              </w:r>
                              <w:r>
                                <w:fldChar w:fldCharType="end"/>
                              </w:r>
                            </w:ins>
                            <w:bookmarkEnd w:id="1609"/>
                            <w:del w:id="1613"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32</w:delText>
                              </w:r>
                              <w:r w:rsidDel="00693600">
                                <w:fldChar w:fldCharType="end"/>
                              </w:r>
                            </w:del>
                            <w:bookmarkEnd w:id="1608"/>
                            <w:r>
                              <w:rPr>
                                <w:lang w:val="sr-Cyrl-RS"/>
                              </w:rPr>
                              <w:t xml:space="preserve"> Додавање нових питања/дијагноза у упитник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82BDF" id="Text Box 223" o:spid="_x0000_s1102" type="#_x0000_t202" style="position:absolute;margin-left:0;margin-top:233pt;width:46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mIMQIAAGk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" stroked="f">
                <v:textbox style="mso-fit-shape-to-text:t" inset="0,0,0,0">
                  <w:txbxContent>
                    <w:p w14:paraId="245221B0" w14:textId="4A707BDA" w:rsidR="0003146D" w:rsidRPr="00BD7BA8" w:rsidRDefault="0003146D">
                      <w:pPr>
                        <w:pStyle w:val="Caption"/>
                        <w:jc w:val="center"/>
                        <w:rPr>
                          <w:noProof/>
                        </w:rPr>
                        <w:pPrChange w:id="1614" w:author="SW 46/2019 - Petrović Milica" w:date="2023-08-14T20:38:00Z">
                          <w:pPr>
                            <w:pStyle w:val="Caption"/>
                          </w:pPr>
                        </w:pPrChange>
                      </w:pPr>
                      <w:bookmarkStart w:id="1615" w:name="_Ref142180193"/>
                      <w:bookmarkStart w:id="1616" w:name="_Ref143199895"/>
                      <w:proofErr w:type="spellStart"/>
                      <w:r>
                        <w:t>Слика</w:t>
                      </w:r>
                      <w:proofErr w:type="spellEnd"/>
                      <w:r>
                        <w:t xml:space="preserve"> </w:t>
                      </w:r>
                      <w:ins w:id="1617" w:author="SW 46/2019 - Petrović Milica" w:date="2023-08-17T20:44:00Z">
                        <w:r>
                          <w:fldChar w:fldCharType="begin"/>
                        </w:r>
                        <w:r>
                          <w:instrText xml:space="preserve"> STYLEREF 1 \s </w:instrText>
                        </w:r>
                      </w:ins>
                      <w:r>
                        <w:fldChar w:fldCharType="separate"/>
                      </w:r>
                      <w:r>
                        <w:rPr>
                          <w:noProof/>
                        </w:rPr>
                        <w:t>6</w:t>
                      </w:r>
                      <w:ins w:id="1618" w:author="SW 46/2019 - Petrović Milica" w:date="2023-08-17T20:44:00Z">
                        <w:r>
                          <w:fldChar w:fldCharType="end"/>
                        </w:r>
                        <w:r>
                          <w:t>.</w:t>
                        </w:r>
                        <w:r>
                          <w:fldChar w:fldCharType="begin"/>
                        </w:r>
                        <w:r>
                          <w:instrText xml:space="preserve"> SEQ Слика \* ARABIC \s 1 </w:instrText>
                        </w:r>
                      </w:ins>
                      <w:r>
                        <w:fldChar w:fldCharType="separate"/>
                      </w:r>
                      <w:ins w:id="1619" w:author="SW 46/2019 - Petrović Milica" w:date="2023-08-17T20:44:00Z">
                        <w:r>
                          <w:rPr>
                            <w:noProof/>
                          </w:rPr>
                          <w:t>14</w:t>
                        </w:r>
                        <w:r>
                          <w:fldChar w:fldCharType="end"/>
                        </w:r>
                      </w:ins>
                      <w:bookmarkEnd w:id="1616"/>
                      <w:del w:id="1620"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32</w:delText>
                        </w:r>
                        <w:r w:rsidDel="00693600">
                          <w:fldChar w:fldCharType="end"/>
                        </w:r>
                      </w:del>
                      <w:bookmarkEnd w:id="1615"/>
                      <w:r>
                        <w:rPr>
                          <w:lang w:val="sr-Cyrl-RS"/>
                        </w:rPr>
                        <w:t xml:space="preserve"> Додавање нових питања/дијагноза у упитник</w:t>
                      </w:r>
                    </w:p>
                  </w:txbxContent>
                </v:textbox>
                <w10:wrap type="topAndBottom"/>
              </v:shape>
            </w:pict>
          </mc:Fallback>
        </mc:AlternateContent>
      </w:r>
      <w:r w:rsidRPr="00D97B2C">
        <w:rPr>
          <w:noProof/>
          <w:lang w:val="sr-Cyrl-RS"/>
        </w:rPr>
        <w:drawing>
          <wp:anchor distT="0" distB="0" distL="114300" distR="114300" simplePos="0" relativeHeight="251819008" behindDoc="0" locked="0" layoutInCell="1" allowOverlap="1" wp14:anchorId="2AE69CCB" wp14:editId="6C19DA94">
            <wp:simplePos x="0" y="0"/>
            <wp:positionH relativeFrom="column">
              <wp:posOffset>0</wp:posOffset>
            </wp:positionH>
            <wp:positionV relativeFrom="paragraph">
              <wp:posOffset>-2194</wp:posOffset>
            </wp:positionV>
            <wp:extent cx="5943600" cy="290385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odavanje pitanj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14:sizeRelH relativeFrom="page">
              <wp14:pctWidth>0</wp14:pctWidth>
            </wp14:sizeRelH>
            <wp14:sizeRelV relativeFrom="page">
              <wp14:pctHeight>0</wp14:pctHeight>
            </wp14:sizeRelV>
          </wp:anchor>
        </w:drawing>
      </w:r>
    </w:p>
    <w:p w14:paraId="7EF322EA" w14:textId="77777777" w:rsidR="001A56FA" w:rsidRPr="00D97B2C" w:rsidRDefault="001A56FA" w:rsidP="001A56FA">
      <w:pPr>
        <w:rPr>
          <w:lang w:val="sr-Cyrl-RS"/>
        </w:rPr>
      </w:pPr>
    </w:p>
    <w:p w14:paraId="508F643E" w14:textId="77777777" w:rsidR="00FC6E5C" w:rsidRPr="00D97B2C" w:rsidRDefault="001A56FA" w:rsidP="00E70937">
      <w:pPr>
        <w:rPr>
          <w:lang w:val="sr-Cyrl-RS"/>
        </w:rPr>
      </w:pPr>
      <w:r w:rsidRPr="00D97B2C">
        <w:rPr>
          <w:lang w:val="sr-Cyrl-RS"/>
        </w:rPr>
        <w:br w:type="page"/>
      </w:r>
    </w:p>
    <w:p w14:paraId="28057478" w14:textId="52CD0466" w:rsidR="001A56FA" w:rsidRPr="00D97B2C" w:rsidRDefault="00926A06" w:rsidP="00D343EC">
      <w:pPr>
        <w:pStyle w:val="osnovnitekst"/>
        <w:rPr>
          <w:lang w:val="sr-Cyrl-RS"/>
        </w:rPr>
        <w:pPrChange w:id="1621" w:author="SW 46/2019 - Petrović Milica" w:date="2023-08-17T21:24:00Z">
          <w:pPr/>
        </w:pPrChange>
      </w:pPr>
      <w:r w:rsidRPr="00D97B2C">
        <w:rPr>
          <w:lang w:val="sr-Cyrl-RS"/>
        </w:rPr>
        <w:lastRenderedPageBreak/>
        <w:t xml:space="preserve">Дефинисање </w:t>
      </w:r>
      <w:proofErr w:type="spellStart"/>
      <w:r w:rsidRPr="00D97B2C">
        <w:rPr>
          <w:lang w:val="sr-Cyrl-RS"/>
        </w:rPr>
        <w:t>темплејта</w:t>
      </w:r>
      <w:proofErr w:type="spellEnd"/>
      <w:r w:rsidRPr="00D97B2C">
        <w:rPr>
          <w:lang w:val="sr-Cyrl-RS"/>
        </w:rPr>
        <w:t xml:space="preserve"> на основу ког се доносе одлуке је </w:t>
      </w:r>
      <w:proofErr w:type="spellStart"/>
      <w:r w:rsidRPr="00D97B2C">
        <w:rPr>
          <w:lang w:val="sr-Cyrl-RS"/>
        </w:rPr>
        <w:t>приказено</w:t>
      </w:r>
      <w:proofErr w:type="spellEnd"/>
      <w:r w:rsidRPr="00D97B2C">
        <w:rPr>
          <w:lang w:val="sr-Cyrl-RS"/>
        </w:rPr>
        <w:t xml:space="preserve"> на </w:t>
      </w:r>
      <w:ins w:id="1622" w:author="SW 46/2019 - Petrović Milica" w:date="2023-08-17T21:25:00Z">
        <w:r w:rsidR="001C5F67">
          <w:rPr>
            <w:lang w:val="sr-Cyrl-RS"/>
          </w:rPr>
          <w:fldChar w:fldCharType="begin"/>
        </w:r>
        <w:r w:rsidR="001C5F67">
          <w:rPr>
            <w:lang w:val="sr-Cyrl-RS"/>
          </w:rPr>
          <w:instrText xml:space="preserve"> REF _Ref143199919 \h </w:instrText>
        </w:r>
        <w:r w:rsidR="001C5F67">
          <w:rPr>
            <w:lang w:val="sr-Cyrl-RS"/>
          </w:rPr>
        </w:r>
      </w:ins>
      <w:r w:rsidR="001C5F67">
        <w:rPr>
          <w:lang w:val="sr-Cyrl-RS"/>
        </w:rPr>
        <w:fldChar w:fldCharType="separate"/>
      </w:r>
      <w:proofErr w:type="spellStart"/>
      <w:ins w:id="1623" w:author="SW 46/2019 - Petrović Milica" w:date="2023-08-17T21:25:00Z">
        <w:r w:rsidR="001C5F67">
          <w:t>Слика</w:t>
        </w:r>
        <w:proofErr w:type="spellEnd"/>
        <w:r w:rsidR="001C5F67">
          <w:t xml:space="preserve"> </w:t>
        </w:r>
        <w:r w:rsidR="001C5F67">
          <w:rPr>
            <w:noProof/>
          </w:rPr>
          <w:t>6</w:t>
        </w:r>
        <w:r w:rsidR="001C5F67">
          <w:t>.</w:t>
        </w:r>
        <w:r w:rsidR="001C5F67">
          <w:rPr>
            <w:noProof/>
          </w:rPr>
          <w:t>15</w:t>
        </w:r>
        <w:r w:rsidR="001C5F67">
          <w:rPr>
            <w:lang w:val="sr-Cyrl-RS"/>
          </w:rPr>
          <w:fldChar w:fldCharType="end"/>
        </w:r>
      </w:ins>
      <w:del w:id="1624" w:author="SW 46/2019 - Petrović Milica" w:date="2023-08-17T21:24:00Z">
        <w:r w:rsidRPr="00D97B2C" w:rsidDel="001C5F67">
          <w:rPr>
            <w:lang w:val="sr-Cyrl-RS"/>
          </w:rPr>
          <w:fldChar w:fldCharType="begin"/>
        </w:r>
        <w:r w:rsidRPr="00D97B2C" w:rsidDel="001C5F67">
          <w:rPr>
            <w:lang w:val="sr-Cyrl-RS"/>
          </w:rPr>
          <w:delInstrText xml:space="preserve"> REF _Ref142180267 \h </w:delInstrText>
        </w:r>
        <w:r w:rsidRPr="00D97B2C" w:rsidDel="001C5F67">
          <w:rPr>
            <w:lang w:val="sr-Cyrl-RS"/>
          </w:rPr>
        </w:r>
        <w:r w:rsidRPr="00D97B2C" w:rsidDel="001C5F67">
          <w:rPr>
            <w:lang w:val="sr-Cyrl-RS"/>
          </w:rPr>
          <w:fldChar w:fldCharType="separate"/>
        </w:r>
        <w:r w:rsidRPr="00D97B2C" w:rsidDel="001C5F67">
          <w:rPr>
            <w:lang w:val="sr-Cyrl-RS"/>
          </w:rPr>
          <w:delText xml:space="preserve">Слика </w:delText>
        </w:r>
        <w:r w:rsidRPr="00D97B2C" w:rsidDel="001C5F67">
          <w:rPr>
            <w:noProof/>
            <w:lang w:val="sr-Cyrl-RS"/>
          </w:rPr>
          <w:delText>33</w:delText>
        </w:r>
        <w:r w:rsidRPr="00D97B2C" w:rsidDel="001C5F67">
          <w:rPr>
            <w:lang w:val="sr-Cyrl-RS"/>
          </w:rPr>
          <w:fldChar w:fldCharType="end"/>
        </w:r>
        <w:r w:rsidRPr="00D97B2C" w:rsidDel="001C5F67">
          <w:rPr>
            <w:lang w:val="sr-Cyrl-RS"/>
          </w:rPr>
          <w:delText xml:space="preserve"> </w:delText>
        </w:r>
      </w:del>
      <w:r w:rsidRPr="00D97B2C">
        <w:rPr>
          <w:lang w:val="sr-Cyrl-RS"/>
        </w:rPr>
        <w:t>.</w:t>
      </w:r>
    </w:p>
    <w:p w14:paraId="7451E02E" w14:textId="77777777" w:rsidR="00926A06" w:rsidRPr="00D97B2C" w:rsidRDefault="001A56FA" w:rsidP="001A56FA">
      <w:pPr>
        <w:rPr>
          <w:lang w:val="sr-Cyrl-RS"/>
        </w:rPr>
      </w:pPr>
      <w:r w:rsidRPr="00D97B2C">
        <w:rPr>
          <w:lang w:val="sr-Cyrl-RS"/>
        </w:rPr>
        <w:br w:type="page"/>
      </w:r>
      <w:r w:rsidR="00926A06" w:rsidRPr="00D97B2C">
        <w:rPr>
          <w:noProof/>
          <w:lang w:val="sr-Cyrl-RS"/>
        </w:rPr>
        <mc:AlternateContent>
          <mc:Choice Requires="wps">
            <w:drawing>
              <wp:anchor distT="0" distB="0" distL="114300" distR="114300" simplePos="0" relativeHeight="251824128" behindDoc="0" locked="0" layoutInCell="1" allowOverlap="1" wp14:anchorId="36E360DE" wp14:editId="4C07FD4A">
                <wp:simplePos x="0" y="0"/>
                <wp:positionH relativeFrom="column">
                  <wp:posOffset>0</wp:posOffset>
                </wp:positionH>
                <wp:positionV relativeFrom="paragraph">
                  <wp:posOffset>2937510</wp:posOffset>
                </wp:positionV>
                <wp:extent cx="594360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7A3053" w14:textId="2A6AFBA6" w:rsidR="0003146D" w:rsidRPr="00A85DAD" w:rsidRDefault="0003146D">
                            <w:pPr>
                              <w:pStyle w:val="Caption"/>
                              <w:jc w:val="center"/>
                              <w:rPr>
                                <w:noProof/>
                                <w:lang w:val="sr-Cyrl-RS"/>
                              </w:rPr>
                              <w:pPrChange w:id="1625" w:author="SW 46/2019 - Petrović Milica" w:date="2023-08-14T20:38:00Z">
                                <w:pPr>
                                  <w:pStyle w:val="Caption"/>
                                </w:pPr>
                              </w:pPrChange>
                            </w:pPr>
                            <w:bookmarkStart w:id="1626" w:name="_Ref142180267"/>
                            <w:bookmarkStart w:id="1627" w:name="_Ref143199919"/>
                            <w:proofErr w:type="spellStart"/>
                            <w:r>
                              <w:t>Слика</w:t>
                            </w:r>
                            <w:proofErr w:type="spellEnd"/>
                            <w:r>
                              <w:t xml:space="preserve"> </w:t>
                            </w:r>
                            <w:ins w:id="1628" w:author="SW 46/2019 - Petrović Milica" w:date="2023-08-17T20:44:00Z">
                              <w:r>
                                <w:fldChar w:fldCharType="begin"/>
                              </w:r>
                              <w:r>
                                <w:instrText xml:space="preserve"> STYLEREF 1 \s </w:instrText>
                              </w:r>
                            </w:ins>
                            <w:r>
                              <w:fldChar w:fldCharType="separate"/>
                            </w:r>
                            <w:r>
                              <w:rPr>
                                <w:noProof/>
                              </w:rPr>
                              <w:t>6</w:t>
                            </w:r>
                            <w:ins w:id="1629" w:author="SW 46/2019 - Petrović Milica" w:date="2023-08-17T20:44:00Z">
                              <w:r>
                                <w:fldChar w:fldCharType="end"/>
                              </w:r>
                              <w:r>
                                <w:t>.</w:t>
                              </w:r>
                              <w:r>
                                <w:fldChar w:fldCharType="begin"/>
                              </w:r>
                              <w:r>
                                <w:instrText xml:space="preserve"> SEQ Слика \* ARABIC \s 1 </w:instrText>
                              </w:r>
                            </w:ins>
                            <w:r>
                              <w:fldChar w:fldCharType="separate"/>
                            </w:r>
                            <w:ins w:id="1630" w:author="SW 46/2019 - Petrović Milica" w:date="2023-08-17T20:44:00Z">
                              <w:r>
                                <w:rPr>
                                  <w:noProof/>
                                </w:rPr>
                                <w:t>15</w:t>
                              </w:r>
                              <w:r>
                                <w:fldChar w:fldCharType="end"/>
                              </w:r>
                            </w:ins>
                            <w:bookmarkEnd w:id="1627"/>
                            <w:del w:id="1631"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33</w:delText>
                              </w:r>
                              <w:r w:rsidDel="00693600">
                                <w:fldChar w:fldCharType="end"/>
                              </w:r>
                            </w:del>
                            <w:bookmarkEnd w:id="1626"/>
                            <w:r>
                              <w:rPr>
                                <w:lang w:val="sr-Cyrl-RS"/>
                              </w:rPr>
                              <w:t xml:space="preserve"> Додавање нових </w:t>
                            </w:r>
                            <w:proofErr w:type="spellStart"/>
                            <w:r>
                              <w:rPr>
                                <w:lang w:val="sr-Cyrl-RS"/>
                              </w:rPr>
                              <w:t>темплејта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360DE" id="Text Box 225" o:spid="_x0000_s1103" type="#_x0000_t202" style="position:absolute;margin-left:0;margin-top:231.3pt;width:46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CNAIAAGkEAAAOAAAAZHJzL2Uyb0RvYy54bWysVMFu2zAMvQ/YPwi6L07SNe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" stroked="f">
                <v:textbox style="mso-fit-shape-to-text:t" inset="0,0,0,0">
                  <w:txbxContent>
                    <w:p w14:paraId="0F7A3053" w14:textId="2A6AFBA6" w:rsidR="0003146D" w:rsidRPr="00A85DAD" w:rsidRDefault="0003146D">
                      <w:pPr>
                        <w:pStyle w:val="Caption"/>
                        <w:jc w:val="center"/>
                        <w:rPr>
                          <w:noProof/>
                          <w:lang w:val="sr-Cyrl-RS"/>
                        </w:rPr>
                        <w:pPrChange w:id="1632" w:author="SW 46/2019 - Petrović Milica" w:date="2023-08-14T20:38:00Z">
                          <w:pPr>
                            <w:pStyle w:val="Caption"/>
                          </w:pPr>
                        </w:pPrChange>
                      </w:pPr>
                      <w:bookmarkStart w:id="1633" w:name="_Ref142180267"/>
                      <w:bookmarkStart w:id="1634" w:name="_Ref143199919"/>
                      <w:proofErr w:type="spellStart"/>
                      <w:r>
                        <w:t>Слика</w:t>
                      </w:r>
                      <w:proofErr w:type="spellEnd"/>
                      <w:r>
                        <w:t xml:space="preserve"> </w:t>
                      </w:r>
                      <w:ins w:id="1635" w:author="SW 46/2019 - Petrović Milica" w:date="2023-08-17T20:44:00Z">
                        <w:r>
                          <w:fldChar w:fldCharType="begin"/>
                        </w:r>
                        <w:r>
                          <w:instrText xml:space="preserve"> STYLEREF 1 \s </w:instrText>
                        </w:r>
                      </w:ins>
                      <w:r>
                        <w:fldChar w:fldCharType="separate"/>
                      </w:r>
                      <w:r>
                        <w:rPr>
                          <w:noProof/>
                        </w:rPr>
                        <w:t>6</w:t>
                      </w:r>
                      <w:ins w:id="1636" w:author="SW 46/2019 - Petrović Milica" w:date="2023-08-17T20:44:00Z">
                        <w:r>
                          <w:fldChar w:fldCharType="end"/>
                        </w:r>
                        <w:r>
                          <w:t>.</w:t>
                        </w:r>
                        <w:r>
                          <w:fldChar w:fldCharType="begin"/>
                        </w:r>
                        <w:r>
                          <w:instrText xml:space="preserve"> SEQ Слика \* ARABIC \s 1 </w:instrText>
                        </w:r>
                      </w:ins>
                      <w:r>
                        <w:fldChar w:fldCharType="separate"/>
                      </w:r>
                      <w:ins w:id="1637" w:author="SW 46/2019 - Petrović Milica" w:date="2023-08-17T20:44:00Z">
                        <w:r>
                          <w:rPr>
                            <w:noProof/>
                          </w:rPr>
                          <w:t>15</w:t>
                        </w:r>
                        <w:r>
                          <w:fldChar w:fldCharType="end"/>
                        </w:r>
                      </w:ins>
                      <w:bookmarkEnd w:id="1634"/>
                      <w:del w:id="1638" w:author="SW 46/2019 - Petrović Milica" w:date="2023-08-17T19:01:00Z">
                        <w:r w:rsidDel="00693600">
                          <w:fldChar w:fldCharType="begin"/>
                        </w:r>
                        <w:r w:rsidDel="00693600">
                          <w:delInstrText xml:space="preserve"> SEQ Слика \* ARABIC </w:delInstrText>
                        </w:r>
                        <w:r w:rsidDel="00693600">
                          <w:fldChar w:fldCharType="separate"/>
                        </w:r>
                        <w:r w:rsidDel="00693600">
                          <w:rPr>
                            <w:noProof/>
                          </w:rPr>
                          <w:delText>33</w:delText>
                        </w:r>
                        <w:r w:rsidDel="00693600">
                          <w:fldChar w:fldCharType="end"/>
                        </w:r>
                      </w:del>
                      <w:bookmarkEnd w:id="1633"/>
                      <w:r>
                        <w:rPr>
                          <w:lang w:val="sr-Cyrl-RS"/>
                        </w:rPr>
                        <w:t xml:space="preserve"> Додавање нових </w:t>
                      </w:r>
                      <w:proofErr w:type="spellStart"/>
                      <w:r>
                        <w:rPr>
                          <w:lang w:val="sr-Cyrl-RS"/>
                        </w:rPr>
                        <w:t>темплејта</w:t>
                      </w:r>
                      <w:proofErr w:type="spellEnd"/>
                    </w:p>
                  </w:txbxContent>
                </v:textbox>
                <w10:wrap type="topAndBottom"/>
              </v:shape>
            </w:pict>
          </mc:Fallback>
        </mc:AlternateContent>
      </w:r>
      <w:r w:rsidR="00926A06" w:rsidRPr="00D97B2C">
        <w:rPr>
          <w:noProof/>
          <w:lang w:val="sr-Cyrl-RS"/>
        </w:rPr>
        <w:drawing>
          <wp:anchor distT="0" distB="0" distL="114300" distR="114300" simplePos="0" relativeHeight="251822080" behindDoc="0" locked="0" layoutInCell="1" allowOverlap="1" wp14:anchorId="698CD526" wp14:editId="5ADA07C4">
            <wp:simplePos x="0" y="0"/>
            <wp:positionH relativeFrom="column">
              <wp:posOffset>0</wp:posOffset>
            </wp:positionH>
            <wp:positionV relativeFrom="paragraph">
              <wp:posOffset>-1732</wp:posOffset>
            </wp:positionV>
            <wp:extent cx="5943600" cy="288163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odavanje novog templejta.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14:sizeRelH relativeFrom="page">
              <wp14:pctWidth>0</wp14:pctWidth>
            </wp14:sizeRelH>
            <wp14:sizeRelV relativeFrom="page">
              <wp14:pctHeight>0</wp14:pctHeight>
            </wp14:sizeRelV>
          </wp:anchor>
        </w:drawing>
      </w:r>
    </w:p>
    <w:p w14:paraId="04123495" w14:textId="77777777" w:rsidR="009E353C" w:rsidRPr="00D97B2C" w:rsidRDefault="009E353C" w:rsidP="00504E38">
      <w:pPr>
        <w:pStyle w:val="Heading1"/>
        <w:numPr>
          <w:ilvl w:val="0"/>
          <w:numId w:val="3"/>
        </w:numPr>
        <w:rPr>
          <w:lang w:val="sr-Cyrl-RS"/>
        </w:rPr>
      </w:pPr>
      <w:bookmarkStart w:id="1639" w:name="_Toc143200091"/>
      <w:r w:rsidRPr="00D97B2C">
        <w:rPr>
          <w:lang w:val="sr-Cyrl-RS"/>
        </w:rPr>
        <w:lastRenderedPageBreak/>
        <w:t>Закључак</w:t>
      </w:r>
      <w:bookmarkEnd w:id="1639"/>
    </w:p>
    <w:p w14:paraId="4977F2F3" w14:textId="77777777" w:rsidR="00E74959" w:rsidRDefault="007F2CD8" w:rsidP="00B4509E">
      <w:pPr>
        <w:pStyle w:val="osnovnitekst"/>
        <w:rPr>
          <w:lang w:val="sr-Cyrl-RS"/>
        </w:rPr>
      </w:pPr>
      <w:r>
        <w:rPr>
          <w:lang w:val="sr-Cyrl-RS"/>
        </w:rPr>
        <w:t>У раду је представљен систем за дијагностику менталног здравља пацијената као</w:t>
      </w:r>
      <w:r w:rsidR="00045D39">
        <w:rPr>
          <w:lang w:val="sr-Cyrl-RS"/>
        </w:rPr>
        <w:t xml:space="preserve"> широко доступна апликација и</w:t>
      </w:r>
      <w:r>
        <w:rPr>
          <w:lang w:val="sr-Cyrl-RS"/>
        </w:rPr>
        <w:t xml:space="preserve"> помоћно средство у </w:t>
      </w:r>
      <w:r w:rsidR="00C64B87">
        <w:rPr>
          <w:lang w:val="sr-Cyrl-RS"/>
        </w:rPr>
        <w:t>раду између клијента и психолога. Систем је имплементиран коришћењем експертског знања представљеног у виду продукционих правила.</w:t>
      </w:r>
      <w:r w:rsidR="00B4509E">
        <w:rPr>
          <w:lang w:val="sr-Cyrl-RS"/>
        </w:rPr>
        <w:t xml:space="preserve"> </w:t>
      </w:r>
      <w:r w:rsidR="0070170C">
        <w:rPr>
          <w:lang w:val="sr-Cyrl-RS"/>
        </w:rPr>
        <w:t xml:space="preserve">Анализирано је тренутно стање у области и популарне апликације, описане су технологије које су коришћене приликом имплементације, приложена је спецификација система описана кроз </w:t>
      </w:r>
      <w:r w:rsidR="0070170C" w:rsidRPr="0070170C">
        <w:rPr>
          <w:i/>
        </w:rPr>
        <w:t>UML</w:t>
      </w:r>
      <w:r w:rsidR="0070170C">
        <w:t xml:space="preserve"> </w:t>
      </w:r>
      <w:r w:rsidR="0070170C">
        <w:rPr>
          <w:lang w:val="sr-Cyrl-RS"/>
        </w:rPr>
        <w:t xml:space="preserve">дијаграме. Објашњена је детаљна имплементација система који се састоји из четири дела. У систему базираном на правилима интегрисано је знање експерта коришћењем </w:t>
      </w:r>
      <w:r w:rsidR="0070170C" w:rsidRPr="0070170C">
        <w:rPr>
          <w:i/>
        </w:rPr>
        <w:t>Drools</w:t>
      </w:r>
      <w:r w:rsidR="0070170C">
        <w:t xml:space="preserve"> </w:t>
      </w:r>
      <w:r w:rsidR="0070170C">
        <w:rPr>
          <w:lang w:val="sr-Cyrl-RS"/>
        </w:rPr>
        <w:t>алата.</w:t>
      </w:r>
      <w:r w:rsidR="009F7925">
        <w:rPr>
          <w:lang w:val="sr-Cyrl-RS"/>
        </w:rPr>
        <w:t xml:space="preserve"> </w:t>
      </w:r>
      <w:r w:rsidR="00F71ABE">
        <w:rPr>
          <w:lang w:val="sr-Cyrl-RS"/>
        </w:rPr>
        <w:t>Упутство за коришћење апликације за сваку од улога – клијента и психолога приказано је у приказу имплементираног система.</w:t>
      </w:r>
    </w:p>
    <w:p w14:paraId="19B01E4F" w14:textId="77777777" w:rsidR="00B4509E" w:rsidRPr="00D97B2C" w:rsidRDefault="005822D2" w:rsidP="004738B5">
      <w:pPr>
        <w:pStyle w:val="osnovnitekst"/>
        <w:rPr>
          <w:lang w:val="sr-Cyrl-RS"/>
        </w:rPr>
      </w:pPr>
      <w:r>
        <w:rPr>
          <w:lang w:val="sr-Cyrl-RS"/>
        </w:rPr>
        <w:t xml:space="preserve">Систем тренутно дијагностикује анксиозност, генерални анксиозни поремећај, панични напад, панични поремећај, социјалну анксиозност и социјалну фобију. Систем је могуће проширити новим правилима која би анализирала повезаност између наведених менталних стања и депресије јер се често у наведем менталним стањима може идентификовати и стање депресије у мањој или већој мери. </w:t>
      </w:r>
      <w:r w:rsidR="009C3668">
        <w:rPr>
          <w:lang w:val="sr-Cyrl-RS"/>
        </w:rPr>
        <w:t xml:space="preserve">Такође, могуће проширење система је </w:t>
      </w:r>
      <w:r w:rsidR="009C3668" w:rsidRPr="009C3668">
        <w:rPr>
          <w:i/>
        </w:rPr>
        <w:t>live chat</w:t>
      </w:r>
      <w:r w:rsidR="009C3668">
        <w:rPr>
          <w:i/>
        </w:rPr>
        <w:t xml:space="preserve"> </w:t>
      </w:r>
      <w:r w:rsidR="009C3668" w:rsidRPr="009C3668">
        <w:rPr>
          <w:lang w:val="sr-Cyrl-RS"/>
        </w:rPr>
        <w:t>који</w:t>
      </w:r>
      <w:r w:rsidR="009C3668">
        <w:rPr>
          <w:i/>
          <w:lang w:val="sr-Cyrl-RS"/>
        </w:rPr>
        <w:t xml:space="preserve"> </w:t>
      </w:r>
      <w:r w:rsidR="009C3668">
        <w:rPr>
          <w:lang w:val="sr-Cyrl-RS"/>
        </w:rPr>
        <w:t>би служио за комуникацију између клијента и психолога.</w:t>
      </w:r>
    </w:p>
    <w:p w14:paraId="148781DC" w14:textId="77777777" w:rsidR="00786F87" w:rsidRPr="00D97B2C" w:rsidRDefault="00786F87">
      <w:pPr>
        <w:rPr>
          <w:lang w:val="sr-Cyrl-RS"/>
        </w:rPr>
      </w:pPr>
      <w:r w:rsidRPr="00D97B2C">
        <w:rPr>
          <w:lang w:val="sr-Cyrl-RS"/>
        </w:rPr>
        <w:br w:type="page"/>
      </w:r>
    </w:p>
    <w:p w14:paraId="2D8DA180" w14:textId="77777777" w:rsidR="000B75CF" w:rsidRPr="00D97B2C" w:rsidRDefault="000B75CF" w:rsidP="000B75CF">
      <w:pPr>
        <w:rPr>
          <w:lang w:val="sr-Cyrl-RS"/>
        </w:rPr>
      </w:pPr>
      <w:r w:rsidRPr="00D97B2C">
        <w:rPr>
          <w:lang w:val="sr-Cyrl-RS"/>
        </w:rPr>
        <w:lastRenderedPageBreak/>
        <w:br w:type="page"/>
      </w:r>
    </w:p>
    <w:p w14:paraId="2D797767" w14:textId="77777777" w:rsidR="00172193" w:rsidRPr="00D97B2C" w:rsidRDefault="005260B8" w:rsidP="004815B8">
      <w:pPr>
        <w:pStyle w:val="Heading1"/>
        <w:ind w:left="415"/>
        <w:rPr>
          <w:lang w:val="sr-Cyrl-RS"/>
        </w:rPr>
      </w:pPr>
      <w:bookmarkStart w:id="1640" w:name="_Toc143200092"/>
      <w:r w:rsidRPr="00D97B2C">
        <w:rPr>
          <w:lang w:val="sr-Cyrl-RS"/>
        </w:rPr>
        <w:lastRenderedPageBreak/>
        <w:t>Литература</w:t>
      </w:r>
      <w:bookmarkEnd w:id="1640"/>
    </w:p>
    <w:p w14:paraId="27E68455" w14:textId="77777777" w:rsidR="009F23BF" w:rsidRPr="00D97B2C" w:rsidRDefault="0023592E" w:rsidP="00E8483A">
      <w:pPr>
        <w:pStyle w:val="osnovnitekst"/>
        <w:numPr>
          <w:ilvl w:val="0"/>
          <w:numId w:val="9"/>
        </w:numPr>
        <w:rPr>
          <w:lang w:val="sr-Cyrl-RS"/>
        </w:rPr>
      </w:pPr>
      <w:bookmarkStart w:id="1641" w:name="_Ref141128101"/>
      <w:r w:rsidRPr="00D97B2C">
        <w:rPr>
          <w:lang w:val="sr-Cyrl-RS"/>
        </w:rPr>
        <w:t xml:space="preserve">“ПРОГРАМ  О ЗАШТИТИ МЕНТАЛНОГ ЗДРАВЉА У РЕПУБЛИЦИ СРБИЈИ ЗА  ПЕРИОД 2019-2026. ГОДИНЕ,” </w:t>
      </w:r>
      <w:proofErr w:type="spellStart"/>
      <w:r w:rsidRPr="00D97B2C">
        <w:rPr>
          <w:lang w:val="sr-Cyrl-RS"/>
        </w:rPr>
        <w:t>n.d</w:t>
      </w:r>
      <w:proofErr w:type="spellEnd"/>
      <w:r w:rsidRPr="00D97B2C">
        <w:rPr>
          <w:lang w:val="sr-Cyrl-RS"/>
        </w:rPr>
        <w:t>.</w:t>
      </w:r>
      <w:bookmarkEnd w:id="1641"/>
    </w:p>
    <w:p w14:paraId="516F8985" w14:textId="20AB4251" w:rsidR="0032463C" w:rsidRPr="00D97B2C" w:rsidRDefault="00436A7E" w:rsidP="00E8483A">
      <w:pPr>
        <w:pStyle w:val="osnovnitekst"/>
        <w:numPr>
          <w:ilvl w:val="0"/>
          <w:numId w:val="9"/>
        </w:numPr>
        <w:rPr>
          <w:lang w:val="sr-Cyrl-RS"/>
        </w:rPr>
      </w:pPr>
      <w:bookmarkStart w:id="1642" w:name="_Ref141130846"/>
      <w:proofErr w:type="spellStart"/>
      <w:ins w:id="1643" w:author="SW 46/2019 - Petrović Milica" w:date="2023-08-17T21:31:00Z">
        <w:r w:rsidRPr="00436A7E">
          <w:rPr>
            <w:i/>
            <w:rPrChange w:id="1644" w:author="SW 46/2019 - Petrović Milica" w:date="2023-08-17T21:31:00Z">
              <w:rPr/>
            </w:rPrChange>
          </w:rPr>
          <w:t>Wysa</w:t>
        </w:r>
        <w:proofErr w:type="spellEnd"/>
        <w:r>
          <w:t xml:space="preserve">, </w:t>
        </w:r>
        <w:bookmarkStart w:id="1645" w:name="_Ref141131013"/>
        <w:r>
          <w:rPr>
            <w:lang w:val="sr-Cyrl-RS"/>
          </w:rPr>
          <w:fldChar w:fldCharType="begin"/>
        </w:r>
        <w:r>
          <w:rPr>
            <w:lang w:val="sr-Cyrl-RS"/>
          </w:rPr>
          <w:instrText xml:space="preserve"> HYPERLINK "</w:instrText>
        </w:r>
      </w:ins>
      <w:r w:rsidRPr="00436A7E">
        <w:rPr>
          <w:lang w:val="sr-Cyrl-RS"/>
          <w:rPrChange w:id="1646" w:author="SW 46/2019 - Petrović Milica" w:date="2023-08-17T21:31:00Z">
            <w:rPr>
              <w:rStyle w:val="Hyperlink"/>
              <w:lang w:val="sr-Cyrl-RS"/>
            </w:rPr>
          </w:rPrChange>
        </w:rPr>
        <w:instrText>https://www.wysa.com</w:instrText>
      </w:r>
      <w:ins w:id="1647" w:author="SW 46/2019 - Petrović Milica" w:date="2023-08-17T21:31:00Z">
        <w:r>
          <w:rPr>
            <w:lang w:val="sr-Cyrl-RS"/>
          </w:rPr>
          <w:instrText xml:space="preserve">" </w:instrText>
        </w:r>
        <w:r>
          <w:rPr>
            <w:lang w:val="sr-Cyrl-RS"/>
          </w:rPr>
          <w:fldChar w:fldCharType="separate"/>
        </w:r>
      </w:ins>
      <w:r w:rsidRPr="00C464A1">
        <w:rPr>
          <w:rStyle w:val="Hyperlink"/>
          <w:lang w:val="sr-Cyrl-RS"/>
          <w:rPrChange w:id="1648" w:author="SW 46/2019 - Petrović Milica" w:date="2023-08-17T21:31:00Z">
            <w:rPr>
              <w:rStyle w:val="Hyperlink"/>
              <w:lang w:val="sr-Cyrl-RS"/>
            </w:rPr>
          </w:rPrChange>
        </w:rPr>
        <w:t>https://www.wysa.com</w:t>
      </w:r>
      <w:bookmarkEnd w:id="1645"/>
      <w:ins w:id="1649" w:author="SW 46/2019 - Petrović Milica" w:date="2023-08-17T21:31:00Z">
        <w:r>
          <w:rPr>
            <w:lang w:val="sr-Cyrl-RS"/>
          </w:rPr>
          <w:fldChar w:fldCharType="end"/>
        </w:r>
      </w:ins>
      <w:bookmarkEnd w:id="1642"/>
    </w:p>
    <w:p w14:paraId="3EFB8896" w14:textId="1B31CF5D" w:rsidR="0032463C" w:rsidRPr="00D97B2C" w:rsidRDefault="00436A7E" w:rsidP="00E8483A">
      <w:pPr>
        <w:pStyle w:val="osnovnitekst"/>
        <w:numPr>
          <w:ilvl w:val="0"/>
          <w:numId w:val="9"/>
        </w:numPr>
        <w:rPr>
          <w:lang w:val="sr-Cyrl-RS"/>
        </w:rPr>
      </w:pPr>
      <w:ins w:id="1650" w:author="SW 46/2019 - Petrović Milica" w:date="2023-08-17T21:31:00Z">
        <w:r w:rsidRPr="00436A7E">
          <w:rPr>
            <w:i/>
            <w:rPrChange w:id="1651" w:author="SW 46/2019 - Petrović Milica" w:date="2023-08-17T21:31:00Z">
              <w:rPr/>
            </w:rPrChange>
          </w:rPr>
          <w:t>Angular</w:t>
        </w:r>
        <w:r>
          <w:t xml:space="preserve">, </w:t>
        </w:r>
        <w:bookmarkStart w:id="1652" w:name="_Ref141138774"/>
        <w:r>
          <w:rPr>
            <w:lang w:val="sr-Cyrl-RS"/>
          </w:rPr>
          <w:fldChar w:fldCharType="begin"/>
        </w:r>
        <w:r>
          <w:rPr>
            <w:lang w:val="sr-Cyrl-RS"/>
          </w:rPr>
          <w:instrText xml:space="preserve"> HYPERLINK "</w:instrText>
        </w:r>
      </w:ins>
      <w:r w:rsidRPr="00436A7E">
        <w:rPr>
          <w:lang w:val="sr-Cyrl-RS"/>
          <w:rPrChange w:id="1653" w:author="SW 46/2019 - Petrović Milica" w:date="2023-08-17T21:31:00Z">
            <w:rPr>
              <w:rStyle w:val="Hyperlink"/>
              <w:lang w:val="sr-Cyrl-RS"/>
            </w:rPr>
          </w:rPrChange>
        </w:rPr>
        <w:instrText>https://angular.io/docs</w:instrText>
      </w:r>
      <w:ins w:id="1654" w:author="SW 46/2019 - Petrović Milica" w:date="2023-08-17T21:31:00Z">
        <w:r>
          <w:rPr>
            <w:lang w:val="sr-Cyrl-RS"/>
          </w:rPr>
          <w:instrText xml:space="preserve">" </w:instrText>
        </w:r>
        <w:r>
          <w:rPr>
            <w:lang w:val="sr-Cyrl-RS"/>
          </w:rPr>
          <w:fldChar w:fldCharType="separate"/>
        </w:r>
      </w:ins>
      <w:r w:rsidRPr="00C464A1">
        <w:rPr>
          <w:rStyle w:val="Hyperlink"/>
          <w:lang w:val="sr-Cyrl-RS"/>
          <w:rPrChange w:id="1655" w:author="SW 46/2019 - Petrović Milica" w:date="2023-08-17T21:31:00Z">
            <w:rPr>
              <w:rStyle w:val="Hyperlink"/>
              <w:lang w:val="sr-Cyrl-RS"/>
            </w:rPr>
          </w:rPrChange>
        </w:rPr>
        <w:t>https://angular.io/docs</w:t>
      </w:r>
      <w:bookmarkEnd w:id="1652"/>
      <w:ins w:id="1656" w:author="SW 46/2019 - Petrović Milica" w:date="2023-08-17T21:31:00Z">
        <w:r>
          <w:rPr>
            <w:lang w:val="sr-Cyrl-RS"/>
          </w:rPr>
          <w:fldChar w:fldCharType="end"/>
        </w:r>
      </w:ins>
    </w:p>
    <w:p w14:paraId="52B3B117" w14:textId="07C19430" w:rsidR="0047320D" w:rsidRPr="00D97B2C" w:rsidRDefault="00436A7E" w:rsidP="00E8483A">
      <w:pPr>
        <w:pStyle w:val="osnovnitekst"/>
        <w:numPr>
          <w:ilvl w:val="0"/>
          <w:numId w:val="9"/>
        </w:numPr>
        <w:rPr>
          <w:lang w:val="sr-Cyrl-RS"/>
        </w:rPr>
      </w:pPr>
      <w:ins w:id="1657" w:author="SW 46/2019 - Petrović Milica" w:date="2023-08-17T21:31:00Z">
        <w:r w:rsidRPr="00436A7E">
          <w:rPr>
            <w:i/>
            <w:rPrChange w:id="1658" w:author="SW 46/2019 - Petrović Milica" w:date="2023-08-17T21:31:00Z">
              <w:rPr/>
            </w:rPrChange>
          </w:rPr>
          <w:t>Spring</w:t>
        </w:r>
        <w:r>
          <w:t>,</w:t>
        </w:r>
        <w:bookmarkStart w:id="1659" w:name="_Ref141138791"/>
        <w:r>
          <w:rPr>
            <w:lang w:val="sr-Cyrl-RS"/>
          </w:rPr>
          <w:fldChar w:fldCharType="begin"/>
        </w:r>
        <w:r>
          <w:rPr>
            <w:lang w:val="sr-Cyrl-RS"/>
          </w:rPr>
          <w:instrText xml:space="preserve"> HYPERLINK "</w:instrText>
        </w:r>
      </w:ins>
      <w:r w:rsidRPr="00436A7E">
        <w:rPr>
          <w:lang w:val="sr-Cyrl-RS"/>
          <w:rPrChange w:id="1660" w:author="SW 46/2019 - Petrović Milica" w:date="2023-08-17T21:31:00Z">
            <w:rPr>
              <w:rStyle w:val="Hyperlink"/>
              <w:lang w:val="sr-Cyrl-RS"/>
            </w:rPr>
          </w:rPrChange>
        </w:rPr>
        <w:instrText>https://docs.spring.io/spring-framework/docs/4.0.x/spring-framework-reference/html/overview.html</w:instrText>
      </w:r>
      <w:ins w:id="1661" w:author="SW 46/2019 - Petrović Milica" w:date="2023-08-17T21:31:00Z">
        <w:r>
          <w:rPr>
            <w:lang w:val="sr-Cyrl-RS"/>
          </w:rPr>
          <w:instrText xml:space="preserve">" </w:instrText>
        </w:r>
        <w:r>
          <w:rPr>
            <w:lang w:val="sr-Cyrl-RS"/>
          </w:rPr>
          <w:fldChar w:fldCharType="separate"/>
        </w:r>
      </w:ins>
      <w:r w:rsidRPr="00C464A1">
        <w:rPr>
          <w:rStyle w:val="Hyperlink"/>
          <w:lang w:val="sr-Cyrl-RS"/>
          <w:rPrChange w:id="1662" w:author="SW 46/2019 - Petrović Milica" w:date="2023-08-17T21:31:00Z">
            <w:rPr>
              <w:rStyle w:val="Hyperlink"/>
              <w:lang w:val="sr-Cyrl-RS"/>
            </w:rPr>
          </w:rPrChange>
        </w:rPr>
        <w:t>https://docs.spring.io/spring-framework/docs/4.0.x/spring-framework-reference/html/overview.html</w:t>
      </w:r>
      <w:bookmarkEnd w:id="1659"/>
      <w:ins w:id="1663" w:author="SW 46/2019 - Petrović Milica" w:date="2023-08-17T21:31:00Z">
        <w:r>
          <w:rPr>
            <w:lang w:val="sr-Cyrl-RS"/>
          </w:rPr>
          <w:fldChar w:fldCharType="end"/>
        </w:r>
      </w:ins>
    </w:p>
    <w:p w14:paraId="529DADF3" w14:textId="02905810" w:rsidR="00B955E8" w:rsidRPr="00D97B2C" w:rsidRDefault="006E191E" w:rsidP="00E8483A">
      <w:pPr>
        <w:pStyle w:val="osnovnitekst"/>
        <w:numPr>
          <w:ilvl w:val="0"/>
          <w:numId w:val="9"/>
        </w:numPr>
        <w:rPr>
          <w:lang w:val="sr-Cyrl-RS"/>
        </w:rPr>
      </w:pPr>
      <w:ins w:id="1664" w:author="SW 46/2019 - Petrović Milica" w:date="2023-08-17T21:31:00Z">
        <w:r w:rsidRPr="006E191E">
          <w:rPr>
            <w:i/>
            <w:rPrChange w:id="1665" w:author="SW 46/2019 - Petrović Milica" w:date="2023-08-17T21:32:00Z">
              <w:rPr/>
            </w:rPrChange>
          </w:rPr>
          <w:t>REST</w:t>
        </w:r>
        <w:r>
          <w:t>,</w:t>
        </w:r>
      </w:ins>
      <w:ins w:id="1666" w:author="SW 46/2019 - Petrović Milica" w:date="2023-08-17T21:32:00Z">
        <w:r>
          <w:t xml:space="preserve"> </w:t>
        </w:r>
        <w:bookmarkStart w:id="1667" w:name="_Ref141139064"/>
        <w:r>
          <w:rPr>
            <w:lang w:val="sr-Cyrl-RS"/>
          </w:rPr>
          <w:fldChar w:fldCharType="begin"/>
        </w:r>
        <w:r>
          <w:rPr>
            <w:lang w:val="sr-Cyrl-RS"/>
          </w:rPr>
          <w:instrText xml:space="preserve"> HYPERLINK "</w:instrText>
        </w:r>
      </w:ins>
      <w:r w:rsidRPr="006E191E">
        <w:rPr>
          <w:lang w:val="sr-Cyrl-RS"/>
          <w:rPrChange w:id="1668" w:author="SW 46/2019 - Petrović Milica" w:date="2023-08-17T21:32:00Z">
            <w:rPr>
              <w:rStyle w:val="Hyperlink"/>
              <w:lang w:val="sr-Cyrl-RS"/>
            </w:rPr>
          </w:rPrChange>
        </w:rPr>
        <w:instrText>https://www.ics.uci.edu/~fielding/pubs/dissertation/rest_arch_style.htm</w:instrText>
      </w:r>
      <w:ins w:id="1669" w:author="SW 46/2019 - Petrović Milica" w:date="2023-08-17T21:32:00Z">
        <w:r>
          <w:rPr>
            <w:lang w:val="sr-Cyrl-RS"/>
          </w:rPr>
          <w:instrText xml:space="preserve">" </w:instrText>
        </w:r>
        <w:r>
          <w:rPr>
            <w:lang w:val="sr-Cyrl-RS"/>
          </w:rPr>
          <w:fldChar w:fldCharType="separate"/>
        </w:r>
      </w:ins>
      <w:r w:rsidRPr="00C464A1">
        <w:rPr>
          <w:rStyle w:val="Hyperlink"/>
          <w:lang w:val="sr-Cyrl-RS"/>
          <w:rPrChange w:id="1670" w:author="SW 46/2019 - Petrović Milica" w:date="2023-08-17T21:32:00Z">
            <w:rPr>
              <w:rStyle w:val="Hyperlink"/>
              <w:lang w:val="sr-Cyrl-RS"/>
            </w:rPr>
          </w:rPrChange>
        </w:rPr>
        <w:t>https://www.ics.uci.edu/~fielding/pubs/dissertation/rest_arch_style.htm</w:t>
      </w:r>
      <w:bookmarkEnd w:id="1667"/>
      <w:ins w:id="1671" w:author="SW 46/2019 - Petrović Milica" w:date="2023-08-17T21:32:00Z">
        <w:r>
          <w:rPr>
            <w:lang w:val="sr-Cyrl-RS"/>
          </w:rPr>
          <w:fldChar w:fldCharType="end"/>
        </w:r>
      </w:ins>
    </w:p>
    <w:p w14:paraId="06272104" w14:textId="6A94C211" w:rsidR="00103211" w:rsidRPr="00D97B2C" w:rsidRDefault="00E322DA" w:rsidP="00E8483A">
      <w:pPr>
        <w:pStyle w:val="osnovnitekst"/>
        <w:numPr>
          <w:ilvl w:val="0"/>
          <w:numId w:val="9"/>
        </w:numPr>
        <w:rPr>
          <w:lang w:val="sr-Cyrl-RS"/>
        </w:rPr>
      </w:pPr>
      <w:ins w:id="1672" w:author="SW 46/2019 - Petrović Milica" w:date="2023-08-17T21:32:00Z">
        <w:r w:rsidRPr="00841010">
          <w:rPr>
            <w:i/>
          </w:rPr>
          <w:t>REST</w:t>
        </w:r>
        <w:r>
          <w:t xml:space="preserve"> </w:t>
        </w:r>
      </w:ins>
      <w:hyperlink r:id="rId49" w:history="1">
        <w:bookmarkStart w:id="1673" w:name="_Ref141142602"/>
        <w:r w:rsidR="00103211" w:rsidRPr="00D97B2C">
          <w:rPr>
            <w:rStyle w:val="Hyperlink"/>
            <w:lang w:val="sr-Cyrl-RS"/>
          </w:rPr>
          <w:t>https://www.ibm.com/topics/rest-apis</w:t>
        </w:r>
        <w:bookmarkEnd w:id="1673"/>
      </w:hyperlink>
    </w:p>
    <w:p w14:paraId="262A52D9" w14:textId="26A40AAE" w:rsidR="00F64E05" w:rsidRPr="00D97B2C" w:rsidRDefault="00E322DA" w:rsidP="00E8483A">
      <w:pPr>
        <w:pStyle w:val="osnovnitekst"/>
        <w:numPr>
          <w:ilvl w:val="0"/>
          <w:numId w:val="9"/>
        </w:numPr>
        <w:rPr>
          <w:lang w:val="sr-Cyrl-RS"/>
        </w:rPr>
      </w:pPr>
      <w:ins w:id="1674" w:author="SW 46/2019 - Petrović Milica" w:date="2023-08-17T21:32:00Z">
        <w:r w:rsidRPr="00E322DA">
          <w:rPr>
            <w:i/>
            <w:rPrChange w:id="1675" w:author="SW 46/2019 - Petrović Milica" w:date="2023-08-17T21:32:00Z">
              <w:rPr/>
            </w:rPrChange>
          </w:rPr>
          <w:t>Drools</w:t>
        </w:r>
        <w:r>
          <w:t xml:space="preserve">, </w:t>
        </w:r>
        <w:bookmarkStart w:id="1676" w:name="_Ref141139076"/>
        <w:r>
          <w:rPr>
            <w:lang w:val="sr-Cyrl-RS"/>
          </w:rPr>
          <w:fldChar w:fldCharType="begin"/>
        </w:r>
        <w:r>
          <w:rPr>
            <w:lang w:val="sr-Cyrl-RS"/>
          </w:rPr>
          <w:instrText xml:space="preserve"> HYPERLINK "</w:instrText>
        </w:r>
      </w:ins>
      <w:r w:rsidRPr="00E322DA">
        <w:rPr>
          <w:lang w:val="sr-Cyrl-RS"/>
          <w:rPrChange w:id="1677" w:author="SW 46/2019 - Petrović Milica" w:date="2023-08-17T21:32:00Z">
            <w:rPr>
              <w:rStyle w:val="Hyperlink"/>
              <w:lang w:val="sr-Cyrl-RS"/>
            </w:rPr>
          </w:rPrChange>
        </w:rPr>
        <w:instrText>https://docs.jboss.org/drools/release/7.35.0.Final/drools-docs/html_single/</w:instrText>
      </w:r>
      <w:ins w:id="1678" w:author="SW 46/2019 - Petrović Milica" w:date="2023-08-17T21:32:00Z">
        <w:r>
          <w:rPr>
            <w:lang w:val="sr-Cyrl-RS"/>
          </w:rPr>
          <w:instrText xml:space="preserve">" </w:instrText>
        </w:r>
        <w:r>
          <w:rPr>
            <w:lang w:val="sr-Cyrl-RS"/>
          </w:rPr>
          <w:fldChar w:fldCharType="separate"/>
        </w:r>
      </w:ins>
      <w:r w:rsidRPr="00C464A1">
        <w:rPr>
          <w:rStyle w:val="Hyperlink"/>
          <w:lang w:val="sr-Cyrl-RS"/>
          <w:rPrChange w:id="1679" w:author="SW 46/2019 - Petrović Milica" w:date="2023-08-17T21:32:00Z">
            <w:rPr>
              <w:rStyle w:val="Hyperlink"/>
              <w:lang w:val="sr-Cyrl-RS"/>
            </w:rPr>
          </w:rPrChange>
        </w:rPr>
        <w:t>https://docs.jboss.org/drools/release/7.35.0.Final/drools-docs/html_single/</w:t>
      </w:r>
      <w:bookmarkEnd w:id="1676"/>
      <w:ins w:id="1680" w:author="SW 46/2019 - Petrović Milica" w:date="2023-08-17T21:32:00Z">
        <w:r>
          <w:rPr>
            <w:lang w:val="sr-Cyrl-RS"/>
          </w:rPr>
          <w:fldChar w:fldCharType="end"/>
        </w:r>
      </w:ins>
    </w:p>
    <w:p w14:paraId="40B911BE" w14:textId="1E22A08E" w:rsidR="00441B68" w:rsidRPr="00D97B2C" w:rsidRDefault="00E322DA" w:rsidP="00E8483A">
      <w:pPr>
        <w:pStyle w:val="osnovnitekst"/>
        <w:numPr>
          <w:ilvl w:val="0"/>
          <w:numId w:val="9"/>
        </w:numPr>
        <w:rPr>
          <w:lang w:val="sr-Cyrl-RS"/>
        </w:rPr>
      </w:pPr>
      <w:ins w:id="1681" w:author="SW 46/2019 - Petrović Milica" w:date="2023-08-17T21:32:00Z">
        <w:r w:rsidRPr="00E322DA">
          <w:rPr>
            <w:i/>
            <w:rPrChange w:id="1682" w:author="SW 46/2019 - Petrović Milica" w:date="2023-08-17T21:32:00Z">
              <w:rPr/>
            </w:rPrChange>
          </w:rPr>
          <w:t>Hibernate</w:t>
        </w:r>
        <w:r>
          <w:t xml:space="preserve">, </w:t>
        </w:r>
        <w:bookmarkStart w:id="1683" w:name="_Ref141143170"/>
        <w:r>
          <w:rPr>
            <w:lang w:val="sr-Cyrl-RS"/>
          </w:rPr>
          <w:fldChar w:fldCharType="begin"/>
        </w:r>
        <w:r>
          <w:rPr>
            <w:lang w:val="sr-Cyrl-RS"/>
          </w:rPr>
          <w:instrText xml:space="preserve"> HYPERLINK "</w:instrText>
        </w:r>
      </w:ins>
      <w:r w:rsidRPr="00E322DA">
        <w:rPr>
          <w:lang w:val="sr-Cyrl-RS"/>
          <w:rPrChange w:id="1684" w:author="SW 46/2019 - Petrović Milica" w:date="2023-08-17T21:32:00Z">
            <w:rPr>
              <w:rStyle w:val="Hyperlink"/>
              <w:lang w:val="sr-Cyrl-RS"/>
            </w:rPr>
          </w:rPrChange>
        </w:rPr>
        <w:instrText>https://hibernate.org/</w:instrText>
      </w:r>
      <w:ins w:id="1685" w:author="SW 46/2019 - Petrović Milica" w:date="2023-08-17T21:32:00Z">
        <w:r>
          <w:rPr>
            <w:lang w:val="sr-Cyrl-RS"/>
          </w:rPr>
          <w:instrText xml:space="preserve">" </w:instrText>
        </w:r>
        <w:r>
          <w:rPr>
            <w:lang w:val="sr-Cyrl-RS"/>
          </w:rPr>
          <w:fldChar w:fldCharType="separate"/>
        </w:r>
      </w:ins>
      <w:r w:rsidRPr="00C464A1">
        <w:rPr>
          <w:rStyle w:val="Hyperlink"/>
          <w:lang w:val="sr-Cyrl-RS"/>
          <w:rPrChange w:id="1686" w:author="SW 46/2019 - Petrović Milica" w:date="2023-08-17T21:32:00Z">
            <w:rPr>
              <w:rStyle w:val="Hyperlink"/>
              <w:lang w:val="sr-Cyrl-RS"/>
            </w:rPr>
          </w:rPrChange>
        </w:rPr>
        <w:t>https://hibernate.org/</w:t>
      </w:r>
      <w:bookmarkEnd w:id="1683"/>
      <w:ins w:id="1687" w:author="SW 46/2019 - Petrović Milica" w:date="2023-08-17T21:32:00Z">
        <w:r>
          <w:rPr>
            <w:lang w:val="sr-Cyrl-RS"/>
          </w:rPr>
          <w:fldChar w:fldCharType="end"/>
        </w:r>
      </w:ins>
    </w:p>
    <w:p w14:paraId="16EA87BC" w14:textId="1E4AF7FF" w:rsidR="00BF6576" w:rsidRPr="00D97B2C" w:rsidRDefault="00325F9D" w:rsidP="00E8483A">
      <w:pPr>
        <w:pStyle w:val="osnovnitekst"/>
        <w:numPr>
          <w:ilvl w:val="0"/>
          <w:numId w:val="9"/>
        </w:numPr>
        <w:rPr>
          <w:lang w:val="sr-Cyrl-RS"/>
        </w:rPr>
      </w:pPr>
      <w:bookmarkStart w:id="1688" w:name="_GoBack"/>
      <w:ins w:id="1689" w:author="SW 46/2019 - Petrović Milica" w:date="2023-08-17T21:33:00Z">
        <w:r w:rsidRPr="00325F9D">
          <w:rPr>
            <w:rFonts w:ascii="Calibri" w:hAnsi="Calibri" w:cs="Calibri"/>
            <w:i/>
            <w:color w:val="000000"/>
            <w:rPrChange w:id="1690" w:author="SW 46/2019 - Petrović Milica" w:date="2023-08-17T21:33:00Z">
              <w:rPr>
                <w:rFonts w:ascii="Calibri" w:hAnsi="Calibri" w:cs="Calibri"/>
                <w:color w:val="000000"/>
              </w:rPr>
            </w:rPrChange>
          </w:rPr>
          <w:t xml:space="preserve">UML </w:t>
        </w:r>
        <w:proofErr w:type="spellStart"/>
        <w:r w:rsidRPr="00325F9D">
          <w:rPr>
            <w:rFonts w:ascii="Calibri" w:hAnsi="Calibri" w:cs="Calibri"/>
            <w:i/>
            <w:color w:val="000000"/>
            <w:rPrChange w:id="1691" w:author="SW 46/2019 - Petrović Milica" w:date="2023-08-17T21:33:00Z">
              <w:rPr>
                <w:rFonts w:ascii="Calibri" w:hAnsi="Calibri" w:cs="Calibri"/>
                <w:color w:val="000000"/>
              </w:rPr>
            </w:rPrChange>
          </w:rPr>
          <w:t>diagrami</w:t>
        </w:r>
        <w:bookmarkEnd w:id="1688"/>
        <w:proofErr w:type="spellEnd"/>
        <w:r>
          <w:rPr>
            <w:rFonts w:ascii="Calibri" w:hAnsi="Calibri" w:cs="Calibri"/>
            <w:color w:val="000000"/>
          </w:rPr>
          <w:t xml:space="preserve">, </w:t>
        </w:r>
      </w:ins>
      <w:r w:rsidR="00D10B7C" w:rsidRPr="00D97B2C">
        <w:rPr>
          <w:rFonts w:ascii="Calibri" w:hAnsi="Calibri" w:cs="Calibri"/>
          <w:color w:val="000000"/>
          <w:lang w:val="sr-Cyrl-RS"/>
        </w:rPr>
        <w:t> </w:t>
      </w:r>
      <w:hyperlink r:id="rId50" w:history="1">
        <w:bookmarkStart w:id="1692" w:name="_Ref141149306"/>
        <w:r w:rsidR="00D10B7C" w:rsidRPr="00D97B2C">
          <w:rPr>
            <w:rStyle w:val="Hyperlink"/>
            <w:rFonts w:ascii="Calibri" w:hAnsi="Calibri" w:cs="Calibri"/>
            <w:lang w:val="sr-Cyrl-RS"/>
          </w:rPr>
          <w:t>https://www.uml-diagrams.org/</w:t>
        </w:r>
        <w:bookmarkEnd w:id="1692"/>
      </w:hyperlink>
    </w:p>
    <w:p w14:paraId="3E65E561" w14:textId="77777777" w:rsidR="00991614" w:rsidRPr="00847FB5" w:rsidRDefault="00D809D9" w:rsidP="00E8483A">
      <w:pPr>
        <w:pStyle w:val="osnovnitekst"/>
        <w:numPr>
          <w:ilvl w:val="0"/>
          <w:numId w:val="9"/>
        </w:numPr>
        <w:rPr>
          <w:rFonts w:cstheme="minorHAnsi"/>
          <w:lang w:val="sr-Cyrl-RS"/>
        </w:rPr>
      </w:pPr>
      <w:bookmarkStart w:id="1693" w:name="_Ref141201108"/>
      <w:r w:rsidRPr="00847FB5">
        <w:rPr>
          <w:rFonts w:cstheme="minorHAnsi"/>
          <w:lang w:val="sr-Cyrl-RS"/>
        </w:rPr>
        <w:t xml:space="preserve"> </w:t>
      </w:r>
      <w:proofErr w:type="spellStart"/>
      <w:r w:rsidR="00991614" w:rsidRPr="00847FB5">
        <w:rPr>
          <w:rFonts w:cstheme="minorHAnsi"/>
          <w:lang w:val="sr-Cyrl-RS"/>
        </w:rPr>
        <w:t>Milosavljević</w:t>
      </w:r>
      <w:proofErr w:type="spellEnd"/>
      <w:r w:rsidR="00991614" w:rsidRPr="00847FB5">
        <w:rPr>
          <w:rFonts w:cstheme="minorHAnsi"/>
          <w:lang w:val="sr-Cyrl-RS"/>
        </w:rPr>
        <w:t xml:space="preserve">, </w:t>
      </w:r>
      <w:proofErr w:type="spellStart"/>
      <w:r w:rsidR="00991614" w:rsidRPr="00847FB5">
        <w:rPr>
          <w:rFonts w:cstheme="minorHAnsi"/>
          <w:lang w:val="sr-Cyrl-RS"/>
        </w:rPr>
        <w:t>Gordana</w:t>
      </w:r>
      <w:proofErr w:type="spellEnd"/>
      <w:r w:rsidR="00991614" w:rsidRPr="00847FB5">
        <w:rPr>
          <w:rFonts w:cstheme="minorHAnsi"/>
          <w:lang w:val="sr-Cyrl-RS"/>
        </w:rPr>
        <w:t xml:space="preserve">. </w:t>
      </w:r>
      <w:proofErr w:type="spellStart"/>
      <w:r w:rsidR="00991614" w:rsidRPr="00847FB5">
        <w:rPr>
          <w:rFonts w:cstheme="minorHAnsi"/>
          <w:i/>
          <w:iCs/>
          <w:lang w:val="sr-Cyrl-RS"/>
        </w:rPr>
        <w:t>Uvod</w:t>
      </w:r>
      <w:proofErr w:type="spellEnd"/>
      <w:r w:rsidR="00991614" w:rsidRPr="00847FB5">
        <w:rPr>
          <w:rFonts w:cstheme="minorHAnsi"/>
          <w:i/>
          <w:iCs/>
          <w:lang w:val="sr-Cyrl-RS"/>
        </w:rPr>
        <w:t xml:space="preserve"> u </w:t>
      </w:r>
      <w:proofErr w:type="spellStart"/>
      <w:r w:rsidR="00991614" w:rsidRPr="00847FB5">
        <w:rPr>
          <w:rFonts w:cstheme="minorHAnsi"/>
          <w:i/>
          <w:iCs/>
          <w:lang w:val="sr-Cyrl-RS"/>
        </w:rPr>
        <w:t>modelovanje</w:t>
      </w:r>
      <w:proofErr w:type="spellEnd"/>
      <w:r w:rsidR="00991614" w:rsidRPr="00847FB5">
        <w:rPr>
          <w:rFonts w:cstheme="minorHAnsi"/>
          <w:i/>
          <w:iCs/>
          <w:lang w:val="sr-Cyrl-RS"/>
        </w:rPr>
        <w:t xml:space="preserve"> </w:t>
      </w:r>
      <w:proofErr w:type="spellStart"/>
      <w:r w:rsidR="00991614" w:rsidRPr="00847FB5">
        <w:rPr>
          <w:rFonts w:cstheme="minorHAnsi"/>
          <w:i/>
          <w:iCs/>
          <w:lang w:val="sr-Cyrl-RS"/>
        </w:rPr>
        <w:t>softvera</w:t>
      </w:r>
      <w:proofErr w:type="spellEnd"/>
      <w:r w:rsidR="00991614" w:rsidRPr="00847FB5">
        <w:rPr>
          <w:rFonts w:cstheme="minorHAnsi"/>
          <w:lang w:val="sr-Cyrl-RS"/>
        </w:rPr>
        <w:t xml:space="preserve">. </w:t>
      </w:r>
      <w:proofErr w:type="spellStart"/>
      <w:r w:rsidR="00991614" w:rsidRPr="00847FB5">
        <w:rPr>
          <w:rFonts w:cstheme="minorHAnsi"/>
          <w:lang w:val="sr-Cyrl-RS"/>
        </w:rPr>
        <w:t>Novi</w:t>
      </w:r>
      <w:proofErr w:type="spellEnd"/>
      <w:r w:rsidR="00991614" w:rsidRPr="00847FB5">
        <w:rPr>
          <w:rFonts w:cstheme="minorHAnsi"/>
          <w:lang w:val="sr-Cyrl-RS"/>
        </w:rPr>
        <w:t xml:space="preserve"> </w:t>
      </w:r>
      <w:proofErr w:type="spellStart"/>
      <w:r w:rsidR="00991614" w:rsidRPr="00847FB5">
        <w:rPr>
          <w:rFonts w:cstheme="minorHAnsi"/>
          <w:lang w:val="sr-Cyrl-RS"/>
        </w:rPr>
        <w:t>Sad</w:t>
      </w:r>
      <w:proofErr w:type="spellEnd"/>
      <w:r w:rsidR="00991614" w:rsidRPr="00847FB5">
        <w:rPr>
          <w:rFonts w:cstheme="minorHAnsi"/>
          <w:lang w:val="sr-Cyrl-RS"/>
        </w:rPr>
        <w:t xml:space="preserve">: </w:t>
      </w:r>
      <w:proofErr w:type="spellStart"/>
      <w:r w:rsidR="00991614" w:rsidRPr="00847FB5">
        <w:rPr>
          <w:rFonts w:cstheme="minorHAnsi"/>
          <w:lang w:val="sr-Cyrl-RS"/>
        </w:rPr>
        <w:t>Fakultet</w:t>
      </w:r>
      <w:proofErr w:type="spellEnd"/>
      <w:r w:rsidR="00991614" w:rsidRPr="00847FB5">
        <w:rPr>
          <w:rFonts w:cstheme="minorHAnsi"/>
          <w:lang w:val="sr-Cyrl-RS"/>
        </w:rPr>
        <w:t xml:space="preserve"> </w:t>
      </w:r>
      <w:proofErr w:type="spellStart"/>
      <w:r w:rsidR="00991614" w:rsidRPr="00847FB5">
        <w:rPr>
          <w:rFonts w:cstheme="minorHAnsi"/>
          <w:lang w:val="sr-Cyrl-RS"/>
        </w:rPr>
        <w:t>tehničkih</w:t>
      </w:r>
      <w:proofErr w:type="spellEnd"/>
      <w:r w:rsidR="00991614" w:rsidRPr="00847FB5">
        <w:rPr>
          <w:rFonts w:cstheme="minorHAnsi"/>
          <w:lang w:val="sr-Cyrl-RS"/>
        </w:rPr>
        <w:t xml:space="preserve"> </w:t>
      </w:r>
      <w:proofErr w:type="spellStart"/>
      <w:r w:rsidR="00991614" w:rsidRPr="00847FB5">
        <w:rPr>
          <w:rFonts w:cstheme="minorHAnsi"/>
          <w:lang w:val="sr-Cyrl-RS"/>
        </w:rPr>
        <w:t>nauka</w:t>
      </w:r>
      <w:proofErr w:type="spellEnd"/>
      <w:r w:rsidR="00991614" w:rsidRPr="00847FB5">
        <w:rPr>
          <w:rFonts w:cstheme="minorHAnsi"/>
          <w:lang w:val="sr-Cyrl-RS"/>
        </w:rPr>
        <w:t>, 2020.</w:t>
      </w:r>
      <w:bookmarkEnd w:id="1693"/>
    </w:p>
    <w:p w14:paraId="661D88E9" w14:textId="6F07A385" w:rsidR="00636B26" w:rsidRPr="00847FB5" w:rsidRDefault="00636B26" w:rsidP="00E8483A">
      <w:pPr>
        <w:pStyle w:val="osnovnitekst"/>
        <w:numPr>
          <w:ilvl w:val="0"/>
          <w:numId w:val="9"/>
        </w:numPr>
        <w:rPr>
          <w:rFonts w:cstheme="minorHAnsi"/>
          <w:lang w:val="sr-Cyrl-RS"/>
        </w:rPr>
      </w:pPr>
      <w:r w:rsidRPr="00847FB5">
        <w:rPr>
          <w:rFonts w:cstheme="minorHAnsi"/>
        </w:rPr>
        <w:t xml:space="preserve"> </w:t>
      </w:r>
      <w:ins w:id="1694" w:author="SW 46/2019 - Petrović Milica" w:date="2023-08-17T21:32:00Z">
        <w:r w:rsidR="00325F9D" w:rsidRPr="00325F9D">
          <w:rPr>
            <w:rFonts w:cstheme="minorHAnsi"/>
            <w:i/>
            <w:rPrChange w:id="1695" w:author="SW 46/2019 - Petrović Milica" w:date="2023-08-17T21:32:00Z">
              <w:rPr>
                <w:rFonts w:cstheme="minorHAnsi"/>
              </w:rPr>
            </w:rPrChange>
          </w:rPr>
          <w:t>Maven</w:t>
        </w:r>
        <w:r w:rsidR="00325F9D">
          <w:rPr>
            <w:rFonts w:cstheme="minorHAnsi"/>
          </w:rPr>
          <w:t xml:space="preserve">, </w:t>
        </w:r>
        <w:bookmarkStart w:id="1696" w:name="_Ref142325510"/>
        <w:r w:rsidR="00325F9D">
          <w:rPr>
            <w:rFonts w:cstheme="minorHAnsi"/>
          </w:rPr>
          <w:fldChar w:fldCharType="begin"/>
        </w:r>
        <w:r w:rsidR="00325F9D">
          <w:rPr>
            <w:rFonts w:cstheme="minorHAnsi"/>
          </w:rPr>
          <w:instrText xml:space="preserve"> HYPERLINK "</w:instrText>
        </w:r>
      </w:ins>
      <w:r w:rsidR="00325F9D" w:rsidRPr="00325F9D">
        <w:rPr>
          <w:rFonts w:cstheme="minorHAnsi"/>
          <w:rPrChange w:id="1697" w:author="SW 46/2019 - Petrović Milica" w:date="2023-08-17T21:32:00Z">
            <w:rPr>
              <w:rStyle w:val="Hyperlink"/>
              <w:rFonts w:cstheme="minorHAnsi"/>
            </w:rPr>
          </w:rPrChange>
        </w:rPr>
        <w:instrText>https://maven.apache.org/what-is-maven.html</w:instrText>
      </w:r>
      <w:ins w:id="1698" w:author="SW 46/2019 - Petrović Milica" w:date="2023-08-17T21:32:00Z">
        <w:r w:rsidR="00325F9D">
          <w:rPr>
            <w:rFonts w:cstheme="minorHAnsi"/>
          </w:rPr>
          <w:instrText xml:space="preserve">" </w:instrText>
        </w:r>
        <w:r w:rsidR="00325F9D">
          <w:rPr>
            <w:rFonts w:cstheme="minorHAnsi"/>
          </w:rPr>
          <w:fldChar w:fldCharType="separate"/>
        </w:r>
      </w:ins>
      <w:r w:rsidR="00325F9D" w:rsidRPr="00C464A1">
        <w:rPr>
          <w:rStyle w:val="Hyperlink"/>
          <w:rFonts w:cstheme="minorHAnsi"/>
          <w:rPrChange w:id="1699" w:author="SW 46/2019 - Petrović Milica" w:date="2023-08-17T21:32:00Z">
            <w:rPr>
              <w:rStyle w:val="Hyperlink"/>
              <w:rFonts w:cstheme="minorHAnsi"/>
            </w:rPr>
          </w:rPrChange>
        </w:rPr>
        <w:t>https://maven.apache.org/what-is-maven.html</w:t>
      </w:r>
      <w:bookmarkEnd w:id="1696"/>
      <w:ins w:id="1700" w:author="SW 46/2019 - Petrović Milica" w:date="2023-08-17T21:32:00Z">
        <w:r w:rsidR="00325F9D">
          <w:rPr>
            <w:rFonts w:cstheme="minorHAnsi"/>
          </w:rPr>
          <w:fldChar w:fldCharType="end"/>
        </w:r>
      </w:ins>
    </w:p>
    <w:p w14:paraId="161A4836" w14:textId="4E1E5CFE" w:rsidR="00FA453B" w:rsidRPr="00847FB5" w:rsidRDefault="00EE1F8B" w:rsidP="00FA453B">
      <w:pPr>
        <w:pStyle w:val="osnovnitekst"/>
        <w:numPr>
          <w:ilvl w:val="0"/>
          <w:numId w:val="9"/>
        </w:numPr>
        <w:rPr>
          <w:rFonts w:cstheme="minorHAnsi"/>
          <w:lang w:val="sr-Cyrl-RS"/>
        </w:rPr>
      </w:pPr>
      <w:r w:rsidRPr="00847FB5">
        <w:rPr>
          <w:rFonts w:cstheme="minorHAnsi"/>
        </w:rPr>
        <w:t xml:space="preserve"> </w:t>
      </w:r>
      <w:proofErr w:type="spellStart"/>
      <w:ins w:id="1701" w:author="SW 46/2019 - Petrović Milica" w:date="2023-08-17T21:32:00Z">
        <w:r w:rsidR="00325F9D" w:rsidRPr="00325F9D">
          <w:rPr>
            <w:rFonts w:cstheme="minorHAnsi"/>
            <w:i/>
            <w:rPrChange w:id="1702" w:author="SW 46/2019 - Petrović Milica" w:date="2023-08-17T21:33:00Z">
              <w:rPr>
                <w:rFonts w:cstheme="minorHAnsi"/>
              </w:rPr>
            </w:rPrChange>
          </w:rPr>
          <w:t>Liketova</w:t>
        </w:r>
        <w:proofErr w:type="spellEnd"/>
        <w:r w:rsidR="00325F9D" w:rsidRPr="00325F9D">
          <w:rPr>
            <w:rFonts w:cstheme="minorHAnsi"/>
            <w:i/>
            <w:rPrChange w:id="1703" w:author="SW 46/2019 - Petrović Milica" w:date="2023-08-17T21:33:00Z">
              <w:rPr>
                <w:rFonts w:cstheme="minorHAnsi"/>
              </w:rPr>
            </w:rPrChange>
          </w:rPr>
          <w:t xml:space="preserve"> </w:t>
        </w:r>
        <w:proofErr w:type="spellStart"/>
        <w:r w:rsidR="00325F9D" w:rsidRPr="00325F9D">
          <w:rPr>
            <w:rFonts w:cstheme="minorHAnsi"/>
            <w:i/>
            <w:rPrChange w:id="1704" w:author="SW 46/2019 - Petrović Milica" w:date="2023-08-17T21:33:00Z">
              <w:rPr>
                <w:rFonts w:cstheme="minorHAnsi"/>
              </w:rPr>
            </w:rPrChange>
          </w:rPr>
          <w:t>skala</w:t>
        </w:r>
        <w:proofErr w:type="spellEnd"/>
        <w:r w:rsidR="00325F9D">
          <w:rPr>
            <w:rFonts w:cstheme="minorHAnsi"/>
          </w:rPr>
          <w:t xml:space="preserve">, </w:t>
        </w:r>
        <w:bookmarkStart w:id="1705" w:name="_Ref142325748"/>
        <w:r w:rsidR="00325F9D">
          <w:rPr>
            <w:rFonts w:cstheme="minorHAnsi"/>
          </w:rPr>
          <w:fldChar w:fldCharType="begin"/>
        </w:r>
        <w:r w:rsidR="00325F9D">
          <w:rPr>
            <w:rFonts w:cstheme="minorHAnsi"/>
          </w:rPr>
          <w:instrText xml:space="preserve"> HYPERLINK "</w:instrText>
        </w:r>
      </w:ins>
      <w:r w:rsidR="00325F9D" w:rsidRPr="00325F9D">
        <w:rPr>
          <w:rFonts w:cstheme="minorHAnsi"/>
          <w:rPrChange w:id="1706" w:author="SW 46/2019 - Petrović Milica" w:date="2023-08-17T21:32:00Z">
            <w:rPr>
              <w:rStyle w:val="Hyperlink"/>
              <w:rFonts w:cstheme="minorHAnsi"/>
            </w:rPr>
          </w:rPrChange>
        </w:rPr>
        <w:instrText>https://www.scribbr.com/methodology/likert-scale/</w:instrText>
      </w:r>
      <w:ins w:id="1707" w:author="SW 46/2019 - Petrović Milica" w:date="2023-08-17T21:32:00Z">
        <w:r w:rsidR="00325F9D">
          <w:rPr>
            <w:rFonts w:cstheme="minorHAnsi"/>
          </w:rPr>
          <w:instrText xml:space="preserve">" </w:instrText>
        </w:r>
        <w:r w:rsidR="00325F9D">
          <w:rPr>
            <w:rFonts w:cstheme="minorHAnsi"/>
          </w:rPr>
          <w:fldChar w:fldCharType="separate"/>
        </w:r>
      </w:ins>
      <w:r w:rsidR="00325F9D" w:rsidRPr="00C464A1">
        <w:rPr>
          <w:rStyle w:val="Hyperlink"/>
          <w:rFonts w:cstheme="minorHAnsi"/>
          <w:rPrChange w:id="1708" w:author="SW 46/2019 - Petrović Milica" w:date="2023-08-17T21:32:00Z">
            <w:rPr>
              <w:rStyle w:val="Hyperlink"/>
              <w:rFonts w:cstheme="minorHAnsi"/>
            </w:rPr>
          </w:rPrChange>
        </w:rPr>
        <w:t>https://www.scribbr.com/methodology/likert-scale/</w:t>
      </w:r>
      <w:bookmarkEnd w:id="1705"/>
      <w:ins w:id="1709" w:author="SW 46/2019 - Petrović Milica" w:date="2023-08-17T21:32:00Z">
        <w:r w:rsidR="00325F9D">
          <w:rPr>
            <w:rFonts w:cstheme="minorHAnsi"/>
          </w:rPr>
          <w:fldChar w:fldCharType="end"/>
        </w:r>
      </w:ins>
    </w:p>
    <w:p w14:paraId="0950F2DF" w14:textId="77777777" w:rsidR="00847FB5" w:rsidRPr="00847FB5" w:rsidRDefault="00FA453B" w:rsidP="00847FB5">
      <w:pPr>
        <w:pStyle w:val="osnovnitekst"/>
        <w:numPr>
          <w:ilvl w:val="0"/>
          <w:numId w:val="9"/>
        </w:numPr>
        <w:rPr>
          <w:rFonts w:cstheme="minorHAnsi"/>
          <w:lang w:val="sr-Cyrl-RS"/>
        </w:rPr>
      </w:pPr>
      <w:r w:rsidRPr="00847FB5">
        <w:rPr>
          <w:rFonts w:cstheme="minorHAnsi"/>
          <w:lang w:val="sr-Cyrl-RS"/>
        </w:rPr>
        <w:t xml:space="preserve"> </w:t>
      </w:r>
      <w:bookmarkStart w:id="1710" w:name="_Ref142326955"/>
      <w:r w:rsidRPr="00847FB5">
        <w:rPr>
          <w:rFonts w:cstheme="minorHAnsi"/>
        </w:rPr>
        <w:t xml:space="preserve">World Health Organization, и Disease Control Priorities Project, </w:t>
      </w:r>
      <w:proofErr w:type="spellStart"/>
      <w:r w:rsidRPr="00847FB5">
        <w:rPr>
          <w:rFonts w:cstheme="minorHAnsi"/>
        </w:rPr>
        <w:t>ур</w:t>
      </w:r>
      <w:proofErr w:type="spellEnd"/>
      <w:r w:rsidRPr="00847FB5">
        <w:rPr>
          <w:rFonts w:cstheme="minorHAnsi"/>
        </w:rPr>
        <w:t xml:space="preserve">. </w:t>
      </w:r>
      <w:r w:rsidRPr="00847FB5">
        <w:rPr>
          <w:rFonts w:cstheme="minorHAnsi"/>
          <w:i/>
          <w:iCs/>
        </w:rPr>
        <w:t>Disease control priorities related to mental, neurological, developmental and substance abuse disorders</w:t>
      </w:r>
      <w:r w:rsidRPr="00847FB5">
        <w:rPr>
          <w:rFonts w:cstheme="minorHAnsi"/>
        </w:rPr>
        <w:t>. Geneva: World Health Organization, 2006.</w:t>
      </w:r>
      <w:bookmarkEnd w:id="1710"/>
    </w:p>
    <w:p w14:paraId="018211C8" w14:textId="77777777" w:rsidR="005169A4" w:rsidRPr="00BF2000" w:rsidRDefault="00847FB5" w:rsidP="005169A4">
      <w:pPr>
        <w:pStyle w:val="osnovnitekst"/>
        <w:numPr>
          <w:ilvl w:val="0"/>
          <w:numId w:val="9"/>
        </w:numPr>
        <w:rPr>
          <w:rFonts w:cstheme="minorHAnsi"/>
          <w:lang w:val="sr-Cyrl-RS"/>
        </w:rPr>
      </w:pPr>
      <w:bookmarkStart w:id="1711" w:name="_Ref142326965"/>
      <w:r w:rsidRPr="00847FB5">
        <w:rPr>
          <w:rFonts w:cstheme="minorHAnsi"/>
        </w:rPr>
        <w:t xml:space="preserve">Barlow, David H. </w:t>
      </w:r>
      <w:r w:rsidRPr="00847FB5">
        <w:rPr>
          <w:rFonts w:cstheme="minorHAnsi"/>
          <w:i/>
          <w:iCs/>
        </w:rPr>
        <w:t>Anxiety and Its Disorders: The Nature and Treatment of Anxiety and Panic</w:t>
      </w:r>
      <w:r w:rsidRPr="00847FB5">
        <w:rPr>
          <w:rFonts w:cstheme="minorHAnsi"/>
        </w:rPr>
        <w:t xml:space="preserve">. 2. ed., </w:t>
      </w:r>
      <w:r w:rsidRPr="00BF2000">
        <w:rPr>
          <w:rFonts w:cstheme="minorHAnsi"/>
        </w:rPr>
        <w:t>Paperback ed. New York, NY: Guilford Press, 2004.</w:t>
      </w:r>
      <w:bookmarkEnd w:id="1711"/>
    </w:p>
    <w:p w14:paraId="75F0E50B" w14:textId="017D1CDF" w:rsidR="00786F87" w:rsidRPr="002E4B3B" w:rsidDel="002E4B3B" w:rsidRDefault="00CE6765" w:rsidP="002E4B3B">
      <w:pPr>
        <w:pStyle w:val="osnovnitekst"/>
        <w:numPr>
          <w:ilvl w:val="0"/>
          <w:numId w:val="9"/>
        </w:numPr>
        <w:rPr>
          <w:del w:id="1712" w:author="SW 46/2019 - Petrović Milica" w:date="2023-08-17T18:41:00Z"/>
          <w:rFonts w:cstheme="minorHAnsi"/>
          <w:lang w:val="sr-Cyrl-RS"/>
          <w:rPrChange w:id="1713" w:author="SW 46/2019 - Petrović Milica" w:date="2023-08-17T18:41:00Z">
            <w:rPr>
              <w:del w:id="1714" w:author="SW 46/2019 - Petrović Milica" w:date="2023-08-17T18:41:00Z"/>
              <w:rFonts w:cstheme="minorHAnsi"/>
            </w:rPr>
          </w:rPrChange>
        </w:rPr>
      </w:pPr>
      <w:bookmarkStart w:id="1715" w:name="_Ref142326980"/>
      <w:r w:rsidRPr="002E4B3B">
        <w:rPr>
          <w:rFonts w:cstheme="minorHAnsi"/>
        </w:rPr>
        <w:t xml:space="preserve">Craske, Michelle G., Scott L. Rauch, Robert </w:t>
      </w:r>
      <w:proofErr w:type="spellStart"/>
      <w:r w:rsidRPr="002E4B3B">
        <w:rPr>
          <w:rFonts w:cstheme="minorHAnsi"/>
        </w:rPr>
        <w:t>Ursano</w:t>
      </w:r>
      <w:proofErr w:type="spellEnd"/>
      <w:r w:rsidRPr="002E4B3B">
        <w:rPr>
          <w:rFonts w:cstheme="minorHAnsi"/>
        </w:rPr>
        <w:t xml:space="preserve">, Jason </w:t>
      </w:r>
      <w:proofErr w:type="spellStart"/>
      <w:r w:rsidRPr="002E4B3B">
        <w:rPr>
          <w:rFonts w:cstheme="minorHAnsi"/>
        </w:rPr>
        <w:t>Prenoveau</w:t>
      </w:r>
      <w:proofErr w:type="spellEnd"/>
      <w:r w:rsidRPr="002E4B3B">
        <w:rPr>
          <w:rFonts w:cstheme="minorHAnsi"/>
        </w:rPr>
        <w:t xml:space="preserve">, Daniel S. Pine, и Richard E. </w:t>
      </w:r>
      <w:proofErr w:type="spellStart"/>
      <w:r w:rsidRPr="002E4B3B">
        <w:rPr>
          <w:rFonts w:cstheme="minorHAnsi"/>
        </w:rPr>
        <w:t>Zinbarg</w:t>
      </w:r>
      <w:proofErr w:type="spellEnd"/>
      <w:r w:rsidRPr="002E4B3B">
        <w:rPr>
          <w:rFonts w:cstheme="minorHAnsi"/>
        </w:rPr>
        <w:t xml:space="preserve">. „What Is an Anxiety </w:t>
      </w:r>
      <w:proofErr w:type="gramStart"/>
      <w:r w:rsidRPr="002E4B3B">
        <w:rPr>
          <w:rFonts w:cstheme="minorHAnsi"/>
        </w:rPr>
        <w:t>Disorder?“</w:t>
      </w:r>
      <w:proofErr w:type="gramEnd"/>
      <w:r w:rsidRPr="002E4B3B">
        <w:rPr>
          <w:rFonts w:cstheme="minorHAnsi"/>
        </w:rPr>
        <w:t xml:space="preserve"> </w:t>
      </w:r>
      <w:r w:rsidRPr="002E4B3B">
        <w:rPr>
          <w:rFonts w:cstheme="minorHAnsi"/>
          <w:i/>
          <w:iCs/>
        </w:rPr>
        <w:t>FOCUS</w:t>
      </w:r>
      <w:r w:rsidRPr="002E4B3B">
        <w:rPr>
          <w:rFonts w:cstheme="minorHAnsi"/>
        </w:rPr>
        <w:t xml:space="preserve"> 9, </w:t>
      </w:r>
      <w:proofErr w:type="spellStart"/>
      <w:r w:rsidRPr="002E4B3B">
        <w:rPr>
          <w:rFonts w:cstheme="minorHAnsi"/>
        </w:rPr>
        <w:t>изд</w:t>
      </w:r>
      <w:proofErr w:type="spellEnd"/>
      <w:r w:rsidRPr="002E4B3B">
        <w:rPr>
          <w:rFonts w:cstheme="minorHAnsi"/>
        </w:rPr>
        <w:t xml:space="preserve">. 3 (2011.): 369–88. </w:t>
      </w:r>
      <w:r w:rsidR="00137C0F" w:rsidRPr="002E4B3B">
        <w:rPr>
          <w:rFonts w:cstheme="minorHAnsi"/>
          <w:rPrChange w:id="1716" w:author="SW 46/2019 - Petrović Milica" w:date="2023-08-17T18:41:00Z">
            <w:rPr/>
          </w:rPrChange>
        </w:rPr>
        <w:fldChar w:fldCharType="begin"/>
      </w:r>
      <w:r w:rsidR="00137C0F" w:rsidRPr="002E4B3B">
        <w:rPr>
          <w:rFonts w:cstheme="minorHAnsi"/>
          <w:rPrChange w:id="1717" w:author="SW 46/2019 - Petrović Milica" w:date="2023-08-17T18:41:00Z">
            <w:rPr/>
          </w:rPrChange>
        </w:rPr>
        <w:instrText xml:space="preserve"> HYPERLINK "https://doi.org/10.1176/foc.9.3.foc369" </w:instrText>
      </w:r>
      <w:r w:rsidR="00137C0F" w:rsidRPr="002E4B3B">
        <w:rPr>
          <w:rFonts w:cstheme="minorHAnsi"/>
          <w:rPrChange w:id="1718" w:author="SW 46/2019 - Petrović Milica" w:date="2023-08-17T18:41:00Z">
            <w:rPr>
              <w:rStyle w:val="Hyperlink"/>
              <w:rFonts w:cstheme="minorHAnsi"/>
            </w:rPr>
          </w:rPrChange>
        </w:rPr>
        <w:fldChar w:fldCharType="separate"/>
      </w:r>
      <w:r w:rsidR="00BF2000" w:rsidRPr="002E4B3B">
        <w:rPr>
          <w:rStyle w:val="Hyperlink"/>
          <w:rFonts w:cstheme="minorHAnsi"/>
        </w:rPr>
        <w:t>https://doi.org/10.1176/foc.9.3.foc369</w:t>
      </w:r>
      <w:r w:rsidR="00137C0F" w:rsidRPr="002E4B3B">
        <w:rPr>
          <w:rStyle w:val="Hyperlink"/>
          <w:rFonts w:cstheme="minorHAnsi"/>
          <w:rPrChange w:id="1719" w:author="SW 46/2019 - Petrović Milica" w:date="2023-08-17T18:41:00Z">
            <w:rPr>
              <w:rStyle w:val="Hyperlink"/>
              <w:rFonts w:cstheme="minorHAnsi"/>
            </w:rPr>
          </w:rPrChange>
        </w:rPr>
        <w:fldChar w:fldCharType="end"/>
      </w:r>
      <w:r w:rsidRPr="002E4B3B">
        <w:rPr>
          <w:rFonts w:cstheme="minorHAnsi"/>
        </w:rPr>
        <w:t>.</w:t>
      </w:r>
      <w:bookmarkEnd w:id="1715"/>
    </w:p>
    <w:p w14:paraId="37C95235" w14:textId="77777777" w:rsidR="002E4B3B" w:rsidRPr="002E4B3B" w:rsidRDefault="002E4B3B" w:rsidP="00F633A3">
      <w:pPr>
        <w:pStyle w:val="osnovnitekst"/>
        <w:numPr>
          <w:ilvl w:val="0"/>
          <w:numId w:val="9"/>
        </w:numPr>
        <w:rPr>
          <w:ins w:id="1720" w:author="SW 46/2019 - Petrović Milica" w:date="2023-08-17T18:41:00Z"/>
          <w:rFonts w:cstheme="minorHAnsi"/>
          <w:lang w:val="sr-Cyrl-RS"/>
        </w:rPr>
      </w:pPr>
    </w:p>
    <w:p w14:paraId="74725D2E" w14:textId="2399287C" w:rsidR="002E4B3B" w:rsidRPr="002E4B3B" w:rsidRDefault="005F65A6">
      <w:pPr>
        <w:pStyle w:val="osnovnitekst"/>
        <w:numPr>
          <w:ilvl w:val="0"/>
          <w:numId w:val="9"/>
        </w:numPr>
        <w:rPr>
          <w:ins w:id="1721" w:author="SW 46/2019 - Petrović Milica" w:date="2023-08-17T18:41:00Z"/>
          <w:rFonts w:cstheme="minorHAnsi"/>
          <w:rPrChange w:id="1722" w:author="SW 46/2019 - Petrović Milica" w:date="2023-08-17T18:41:00Z">
            <w:rPr>
              <w:ins w:id="1723" w:author="SW 46/2019 - Petrović Milica" w:date="2023-08-17T18:41:00Z"/>
            </w:rPr>
          </w:rPrChange>
        </w:rPr>
        <w:pPrChange w:id="1724" w:author="SW 46/2019 - Petrović Milica" w:date="2023-08-17T18:41:00Z">
          <w:pPr>
            <w:widowControl w:val="0"/>
            <w:autoSpaceDE w:val="0"/>
            <w:autoSpaceDN w:val="0"/>
            <w:adjustRightInd w:val="0"/>
            <w:spacing w:after="0" w:line="240" w:lineRule="auto"/>
            <w:ind w:left="720" w:hanging="720"/>
          </w:pPr>
        </w:pPrChange>
      </w:pPr>
      <w:bookmarkStart w:id="1725" w:name="_Ref142639496"/>
      <w:del w:id="1726" w:author="SW 46/2019 - Petrović Milica" w:date="2023-08-17T18:41:00Z">
        <w:r w:rsidRPr="002E4B3B" w:rsidDel="002E4B3B">
          <w:rPr>
            <w:rFonts w:cstheme="minorHAnsi"/>
            <w:i/>
            <w:iCs/>
            <w:lang w:val="sr-Cyrl-RS"/>
          </w:rPr>
          <w:delText xml:space="preserve"> </w:delText>
        </w:r>
      </w:del>
      <w:ins w:id="1727" w:author="SW 46/2019 - Petrović Milica" w:date="2023-08-17T18:41:00Z">
        <w:r w:rsidR="002E4B3B" w:rsidRPr="002E4B3B">
          <w:rPr>
            <w:rFonts w:cstheme="minorHAnsi"/>
            <w:rPrChange w:id="1728" w:author="SW 46/2019 - Petrović Milica" w:date="2023-08-17T18:41:00Z">
              <w:rPr/>
            </w:rPrChange>
          </w:rPr>
          <w:t xml:space="preserve">Jain, Manav Pradeep, </w:t>
        </w:r>
        <w:proofErr w:type="spellStart"/>
        <w:r w:rsidR="002E4B3B" w:rsidRPr="002E4B3B">
          <w:rPr>
            <w:rFonts w:cstheme="minorHAnsi"/>
            <w:rPrChange w:id="1729" w:author="SW 46/2019 - Petrović Milica" w:date="2023-08-17T18:41:00Z">
              <w:rPr/>
            </w:rPrChange>
          </w:rPr>
          <w:t>Soumyaprakash</w:t>
        </w:r>
        <w:proofErr w:type="spellEnd"/>
        <w:r w:rsidR="002E4B3B" w:rsidRPr="002E4B3B">
          <w:rPr>
            <w:rFonts w:cstheme="minorHAnsi"/>
            <w:rPrChange w:id="1730" w:author="SW 46/2019 - Petrović Milica" w:date="2023-08-17T18:41:00Z">
              <w:rPr/>
            </w:rPrChange>
          </w:rPr>
          <w:t xml:space="preserve"> </w:t>
        </w:r>
        <w:proofErr w:type="spellStart"/>
        <w:r w:rsidR="002E4B3B" w:rsidRPr="002E4B3B">
          <w:rPr>
            <w:rFonts w:cstheme="minorHAnsi"/>
            <w:rPrChange w:id="1731" w:author="SW 46/2019 - Petrović Milica" w:date="2023-08-17T18:41:00Z">
              <w:rPr/>
            </w:rPrChange>
          </w:rPr>
          <w:t>Sribash</w:t>
        </w:r>
        <w:proofErr w:type="spellEnd"/>
        <w:r w:rsidR="002E4B3B" w:rsidRPr="002E4B3B">
          <w:rPr>
            <w:rFonts w:cstheme="minorHAnsi"/>
            <w:rPrChange w:id="1732" w:author="SW 46/2019 - Petrović Milica" w:date="2023-08-17T18:41:00Z">
              <w:rPr/>
            </w:rPrChange>
          </w:rPr>
          <w:t xml:space="preserve"> </w:t>
        </w:r>
        <w:proofErr w:type="spellStart"/>
        <w:r w:rsidR="002E4B3B" w:rsidRPr="002E4B3B">
          <w:rPr>
            <w:rFonts w:cstheme="minorHAnsi"/>
            <w:rPrChange w:id="1733" w:author="SW 46/2019 - Petrović Milica" w:date="2023-08-17T18:41:00Z">
              <w:rPr/>
            </w:rPrChange>
          </w:rPr>
          <w:t>Dasmohapatra</w:t>
        </w:r>
        <w:proofErr w:type="spellEnd"/>
        <w:r w:rsidR="002E4B3B" w:rsidRPr="002E4B3B">
          <w:rPr>
            <w:rFonts w:cstheme="minorHAnsi"/>
            <w:rPrChange w:id="1734" w:author="SW 46/2019 - Petrović Milica" w:date="2023-08-17T18:41:00Z">
              <w:rPr/>
            </w:rPrChange>
          </w:rPr>
          <w:t xml:space="preserve">, и </w:t>
        </w:r>
        <w:proofErr w:type="spellStart"/>
        <w:r w:rsidR="002E4B3B" w:rsidRPr="002E4B3B">
          <w:rPr>
            <w:rFonts w:cstheme="minorHAnsi"/>
            <w:rPrChange w:id="1735" w:author="SW 46/2019 - Petrović Milica" w:date="2023-08-17T18:41:00Z">
              <w:rPr/>
            </w:rPrChange>
          </w:rPr>
          <w:t>Stevina</w:t>
        </w:r>
        <w:proofErr w:type="spellEnd"/>
        <w:r w:rsidR="002E4B3B" w:rsidRPr="002E4B3B">
          <w:rPr>
            <w:rFonts w:cstheme="minorHAnsi"/>
            <w:rPrChange w:id="1736" w:author="SW 46/2019 - Petrović Milica" w:date="2023-08-17T18:41:00Z">
              <w:rPr/>
            </w:rPrChange>
          </w:rPr>
          <w:t xml:space="preserve"> Correia. „Mental Health State Detection Using Open CV and Sentimental </w:t>
        </w:r>
        <w:proofErr w:type="gramStart"/>
        <w:r w:rsidR="002E4B3B" w:rsidRPr="002E4B3B">
          <w:rPr>
            <w:rFonts w:cstheme="minorHAnsi"/>
            <w:rPrChange w:id="1737" w:author="SW 46/2019 - Petrović Milica" w:date="2023-08-17T18:41:00Z">
              <w:rPr/>
            </w:rPrChange>
          </w:rPr>
          <w:t>Analysis“</w:t>
        </w:r>
        <w:proofErr w:type="gramEnd"/>
        <w:r w:rsidR="002E4B3B" w:rsidRPr="002E4B3B">
          <w:rPr>
            <w:rFonts w:cstheme="minorHAnsi"/>
            <w:rPrChange w:id="1738" w:author="SW 46/2019 - Petrović Milica" w:date="2023-08-17T18:41:00Z">
              <w:rPr/>
            </w:rPrChange>
          </w:rPr>
          <w:t xml:space="preserve">. У </w:t>
        </w:r>
        <w:r w:rsidR="002E4B3B" w:rsidRPr="002E4B3B">
          <w:rPr>
            <w:rFonts w:cstheme="minorHAnsi"/>
            <w:i/>
            <w:iCs/>
            <w:rPrChange w:id="1739" w:author="SW 46/2019 - Petrović Milica" w:date="2023-08-17T18:41:00Z">
              <w:rPr>
                <w:i/>
                <w:iCs/>
              </w:rPr>
            </w:rPrChange>
          </w:rPr>
          <w:t>2020 3rd International Conference on Intelligent Sustainable Systems (ICISS)</w:t>
        </w:r>
        <w:r w:rsidR="002E4B3B" w:rsidRPr="002E4B3B">
          <w:rPr>
            <w:rFonts w:cstheme="minorHAnsi"/>
            <w:rPrChange w:id="1740" w:author="SW 46/2019 - Petrović Milica" w:date="2023-08-17T18:41:00Z">
              <w:rPr/>
            </w:rPrChange>
          </w:rPr>
          <w:t>, 465–70, 2020. https://doi.org/10.1109/ICISS49785.2020.9315984.</w:t>
        </w:r>
      </w:ins>
    </w:p>
    <w:p w14:paraId="358FCA76" w14:textId="77F71B6D" w:rsidR="00BF2000" w:rsidRPr="005F65A6" w:rsidDel="002E4B3B" w:rsidRDefault="00BF2000" w:rsidP="00BF2000">
      <w:pPr>
        <w:pStyle w:val="ListParagraph"/>
        <w:widowControl w:val="0"/>
        <w:numPr>
          <w:ilvl w:val="0"/>
          <w:numId w:val="9"/>
        </w:numPr>
        <w:autoSpaceDE w:val="0"/>
        <w:autoSpaceDN w:val="0"/>
        <w:adjustRightInd w:val="0"/>
        <w:spacing w:after="0" w:line="240" w:lineRule="auto"/>
        <w:rPr>
          <w:del w:id="1741" w:author="SW 46/2019 - Petrović Milica" w:date="2023-08-17T18:41:00Z"/>
          <w:rFonts w:cstheme="minorHAnsi"/>
        </w:rPr>
      </w:pPr>
      <w:del w:id="1742" w:author="SW 46/2019 - Petrović Milica" w:date="2023-08-17T18:41:00Z">
        <w:r w:rsidRPr="00BF2000" w:rsidDel="002E4B3B">
          <w:rPr>
            <w:rFonts w:cstheme="minorHAnsi"/>
            <w:i/>
            <w:iCs/>
          </w:rPr>
          <w:delText xml:space="preserve">Proceedings of the 3rd International Conference on Intelligent Sustainable Systems (ICISS 2020): </w:delText>
        </w:r>
        <w:r w:rsidRPr="005F65A6" w:rsidDel="002E4B3B">
          <w:rPr>
            <w:rFonts w:cstheme="minorHAnsi"/>
            <w:i/>
            <w:iCs/>
          </w:rPr>
          <w:delText>December 3-5, 2020</w:delText>
        </w:r>
        <w:r w:rsidRPr="005F65A6" w:rsidDel="002E4B3B">
          <w:rPr>
            <w:rFonts w:cstheme="minorHAnsi"/>
          </w:rPr>
          <w:delText>. Piscataway, New Jersey: IEEE, 2020.</w:delText>
        </w:r>
        <w:bookmarkEnd w:id="1725"/>
      </w:del>
    </w:p>
    <w:p w14:paraId="6856F2CC" w14:textId="5DE40A46" w:rsidR="005F65A6" w:rsidRPr="00AB1636" w:rsidRDefault="005F65A6" w:rsidP="005F65A6">
      <w:pPr>
        <w:pStyle w:val="ListParagraph"/>
        <w:widowControl w:val="0"/>
        <w:numPr>
          <w:ilvl w:val="0"/>
          <w:numId w:val="9"/>
        </w:numPr>
        <w:autoSpaceDE w:val="0"/>
        <w:autoSpaceDN w:val="0"/>
        <w:adjustRightInd w:val="0"/>
        <w:spacing w:after="0" w:line="240" w:lineRule="auto"/>
        <w:rPr>
          <w:rFonts w:cstheme="minorHAnsi"/>
        </w:rPr>
      </w:pPr>
      <w:del w:id="1743" w:author="SW 46/2019 - Petrović Milica" w:date="2023-08-17T18:41:00Z">
        <w:r w:rsidRPr="00AB1636" w:rsidDel="002E4B3B">
          <w:rPr>
            <w:rFonts w:cstheme="minorHAnsi"/>
            <w:lang w:val="sr-Cyrl-RS"/>
          </w:rPr>
          <w:delText xml:space="preserve"> </w:delText>
        </w:r>
      </w:del>
      <w:bookmarkStart w:id="1744" w:name="_Ref142641492"/>
      <w:proofErr w:type="spellStart"/>
      <w:r w:rsidRPr="00AB1636">
        <w:rPr>
          <w:rFonts w:cstheme="minorHAnsi"/>
        </w:rPr>
        <w:t>Windriyani</w:t>
      </w:r>
      <w:proofErr w:type="spellEnd"/>
      <w:r w:rsidRPr="00AB1636">
        <w:rPr>
          <w:rFonts w:cstheme="minorHAnsi"/>
        </w:rPr>
        <w:t xml:space="preserve">, </w:t>
      </w:r>
      <w:proofErr w:type="spellStart"/>
      <w:r w:rsidRPr="00AB1636">
        <w:rPr>
          <w:rFonts w:cstheme="minorHAnsi"/>
        </w:rPr>
        <w:t>Paramaresthi</w:t>
      </w:r>
      <w:proofErr w:type="spellEnd"/>
      <w:r w:rsidRPr="00AB1636">
        <w:rPr>
          <w:rFonts w:cstheme="minorHAnsi"/>
        </w:rPr>
        <w:t xml:space="preserve">, S </w:t>
      </w:r>
      <w:proofErr w:type="spellStart"/>
      <w:r w:rsidRPr="00AB1636">
        <w:rPr>
          <w:rFonts w:cstheme="minorHAnsi"/>
        </w:rPr>
        <w:t>Kom</w:t>
      </w:r>
      <w:proofErr w:type="spellEnd"/>
      <w:r w:rsidRPr="00AB1636">
        <w:rPr>
          <w:rFonts w:cstheme="minorHAnsi"/>
        </w:rPr>
        <w:t xml:space="preserve">, ST </w:t>
      </w:r>
      <w:proofErr w:type="spellStart"/>
      <w:r w:rsidRPr="00AB1636">
        <w:rPr>
          <w:rFonts w:cstheme="minorHAnsi"/>
        </w:rPr>
        <w:t>Wiharto</w:t>
      </w:r>
      <w:proofErr w:type="spellEnd"/>
      <w:r w:rsidRPr="00AB1636">
        <w:rPr>
          <w:rFonts w:cstheme="minorHAnsi"/>
        </w:rPr>
        <w:t xml:space="preserve">, M </w:t>
      </w:r>
      <w:proofErr w:type="spellStart"/>
      <w:r w:rsidRPr="00AB1636">
        <w:rPr>
          <w:rFonts w:cstheme="minorHAnsi"/>
        </w:rPr>
        <w:t>Kom</w:t>
      </w:r>
      <w:proofErr w:type="spellEnd"/>
      <w:r w:rsidRPr="00AB1636">
        <w:rPr>
          <w:rFonts w:cstheme="minorHAnsi"/>
        </w:rPr>
        <w:t xml:space="preserve">, и Sari </w:t>
      </w:r>
      <w:proofErr w:type="spellStart"/>
      <w:r w:rsidRPr="00AB1636">
        <w:rPr>
          <w:rFonts w:cstheme="minorHAnsi"/>
        </w:rPr>
        <w:t>Widya</w:t>
      </w:r>
      <w:proofErr w:type="spellEnd"/>
      <w:r w:rsidRPr="00AB1636">
        <w:rPr>
          <w:rFonts w:cstheme="minorHAnsi"/>
        </w:rPr>
        <w:t xml:space="preserve"> </w:t>
      </w:r>
      <w:proofErr w:type="spellStart"/>
      <w:r w:rsidRPr="00AB1636">
        <w:rPr>
          <w:rFonts w:cstheme="minorHAnsi"/>
        </w:rPr>
        <w:t>Sihwi</w:t>
      </w:r>
      <w:proofErr w:type="spellEnd"/>
      <w:r w:rsidRPr="00AB1636">
        <w:rPr>
          <w:rFonts w:cstheme="minorHAnsi"/>
        </w:rPr>
        <w:t xml:space="preserve">. „Expert system for detecting mental disorder with Forward Chaining </w:t>
      </w:r>
      <w:proofErr w:type="gramStart"/>
      <w:r w:rsidRPr="00AB1636">
        <w:rPr>
          <w:rFonts w:cstheme="minorHAnsi"/>
        </w:rPr>
        <w:t>method“</w:t>
      </w:r>
      <w:proofErr w:type="gramEnd"/>
      <w:r w:rsidRPr="00AB1636">
        <w:rPr>
          <w:rFonts w:cstheme="minorHAnsi"/>
        </w:rPr>
        <w:t>, 1–7. IEEE, 2013.</w:t>
      </w:r>
      <w:bookmarkEnd w:id="1744"/>
    </w:p>
    <w:p w14:paraId="6AAD6575" w14:textId="77777777" w:rsidR="00BF2000" w:rsidRPr="00AB1636" w:rsidRDefault="00AB1636" w:rsidP="00AB1636">
      <w:pPr>
        <w:pStyle w:val="ListParagraph"/>
        <w:widowControl w:val="0"/>
        <w:numPr>
          <w:ilvl w:val="0"/>
          <w:numId w:val="9"/>
        </w:numPr>
        <w:autoSpaceDE w:val="0"/>
        <w:autoSpaceDN w:val="0"/>
        <w:adjustRightInd w:val="0"/>
        <w:spacing w:after="0" w:line="240" w:lineRule="auto"/>
        <w:rPr>
          <w:rFonts w:cstheme="minorHAnsi"/>
        </w:rPr>
      </w:pPr>
      <w:r>
        <w:rPr>
          <w:rFonts w:cstheme="minorHAnsi"/>
        </w:rPr>
        <w:t xml:space="preserve"> </w:t>
      </w:r>
      <w:bookmarkStart w:id="1745" w:name="_Ref142644436"/>
      <w:r w:rsidRPr="00AB1636">
        <w:rPr>
          <w:rFonts w:cstheme="minorHAnsi"/>
        </w:rPr>
        <w:t xml:space="preserve">Sari, Dewi Nirmala, Kemal N </w:t>
      </w:r>
      <w:proofErr w:type="spellStart"/>
      <w:r w:rsidRPr="00AB1636">
        <w:rPr>
          <w:rFonts w:cstheme="minorHAnsi"/>
        </w:rPr>
        <w:t>Siregar</w:t>
      </w:r>
      <w:proofErr w:type="spellEnd"/>
      <w:r w:rsidRPr="00AB1636">
        <w:rPr>
          <w:rFonts w:cstheme="minorHAnsi"/>
        </w:rPr>
        <w:t xml:space="preserve">, и </w:t>
      </w:r>
      <w:proofErr w:type="spellStart"/>
      <w:r w:rsidRPr="00AB1636">
        <w:rPr>
          <w:rFonts w:cstheme="minorHAnsi"/>
        </w:rPr>
        <w:t>Hadi</w:t>
      </w:r>
      <w:proofErr w:type="spellEnd"/>
      <w:r w:rsidRPr="00AB1636">
        <w:rPr>
          <w:rFonts w:cstheme="minorHAnsi"/>
        </w:rPr>
        <w:t xml:space="preserve"> </w:t>
      </w:r>
      <w:proofErr w:type="spellStart"/>
      <w:r w:rsidRPr="00AB1636">
        <w:rPr>
          <w:rFonts w:cstheme="minorHAnsi"/>
        </w:rPr>
        <w:t>Pratomo</w:t>
      </w:r>
      <w:proofErr w:type="spellEnd"/>
      <w:r w:rsidRPr="00AB1636">
        <w:rPr>
          <w:rFonts w:cstheme="minorHAnsi"/>
        </w:rPr>
        <w:t xml:space="preserve">. „Conceptual Model of an Expert System from Systematic Literature Review: Mental Health Screening in Pregnancy During the COVID-19 </w:t>
      </w:r>
      <w:proofErr w:type="gramStart"/>
      <w:r w:rsidRPr="00AB1636">
        <w:rPr>
          <w:rFonts w:cstheme="minorHAnsi"/>
        </w:rPr>
        <w:t>Pandemic“</w:t>
      </w:r>
      <w:proofErr w:type="gramEnd"/>
      <w:r w:rsidRPr="00AB1636">
        <w:rPr>
          <w:rFonts w:cstheme="minorHAnsi"/>
        </w:rPr>
        <w:t xml:space="preserve">. </w:t>
      </w:r>
      <w:r w:rsidRPr="00AB1636">
        <w:rPr>
          <w:rFonts w:cstheme="minorHAnsi"/>
          <w:i/>
          <w:iCs/>
        </w:rPr>
        <w:t>Women, Midwives and Midwifery</w:t>
      </w:r>
      <w:r w:rsidRPr="00AB1636">
        <w:rPr>
          <w:rFonts w:cstheme="minorHAnsi"/>
        </w:rPr>
        <w:t xml:space="preserve"> 2, </w:t>
      </w:r>
      <w:proofErr w:type="spellStart"/>
      <w:r w:rsidRPr="00AB1636">
        <w:rPr>
          <w:rFonts w:cstheme="minorHAnsi"/>
        </w:rPr>
        <w:t>изд</w:t>
      </w:r>
      <w:proofErr w:type="spellEnd"/>
      <w:r w:rsidRPr="00AB1636">
        <w:rPr>
          <w:rFonts w:cstheme="minorHAnsi"/>
        </w:rPr>
        <w:t>. 3 (2022.): 51–63.</w:t>
      </w:r>
      <w:bookmarkEnd w:id="1745"/>
    </w:p>
    <w:p w14:paraId="191A222E" w14:textId="77777777" w:rsidR="00786F87" w:rsidRPr="00D97B2C" w:rsidRDefault="00786F87">
      <w:pPr>
        <w:rPr>
          <w:lang w:val="sr-Cyrl-RS"/>
        </w:rPr>
      </w:pPr>
      <w:r w:rsidRPr="00D97B2C">
        <w:rPr>
          <w:lang w:val="sr-Cyrl-RS"/>
        </w:rPr>
        <w:br w:type="page"/>
      </w:r>
    </w:p>
    <w:p w14:paraId="1A9E0F09" w14:textId="77777777" w:rsidR="00F633A3" w:rsidRPr="00D97B2C" w:rsidRDefault="008D42EE" w:rsidP="00F633A3">
      <w:pPr>
        <w:rPr>
          <w:lang w:val="sr-Cyrl-RS"/>
        </w:rPr>
      </w:pPr>
      <w:r w:rsidRPr="00D97B2C">
        <w:rPr>
          <w:lang w:val="sr-Cyrl-RS"/>
        </w:rPr>
        <w:lastRenderedPageBreak/>
        <w:br w:type="page"/>
      </w:r>
    </w:p>
    <w:p w14:paraId="3CB39B52" w14:textId="77777777" w:rsidR="00D10B7C" w:rsidRPr="00D97B2C" w:rsidRDefault="00F633A3" w:rsidP="004815B8">
      <w:pPr>
        <w:pStyle w:val="Heading1"/>
        <w:ind w:left="415"/>
        <w:rPr>
          <w:lang w:val="sr-Cyrl-RS"/>
        </w:rPr>
      </w:pPr>
      <w:bookmarkStart w:id="1746" w:name="_Toc143200093"/>
      <w:r w:rsidRPr="00D97B2C">
        <w:rPr>
          <w:lang w:val="sr-Cyrl-RS"/>
        </w:rPr>
        <w:lastRenderedPageBreak/>
        <w:t>Биографија</w:t>
      </w:r>
      <w:bookmarkEnd w:id="1746"/>
    </w:p>
    <w:p w14:paraId="515A6477" w14:textId="77777777" w:rsidR="002745DD" w:rsidRDefault="00FA77DB" w:rsidP="00F633A3">
      <w:pPr>
        <w:pStyle w:val="osnovnitekst"/>
        <w:rPr>
          <w:rFonts w:ascii="Calibri" w:hAnsi="Calibri" w:cs="Calibri"/>
          <w:color w:val="000000"/>
          <w:lang w:val="sr-Cyrl-RS"/>
        </w:rPr>
      </w:pPr>
      <w:r w:rsidRPr="00D97B2C">
        <w:rPr>
          <w:rFonts w:ascii="Calibri" w:hAnsi="Calibri" w:cs="Calibri"/>
          <w:color w:val="000000"/>
          <w:lang w:val="sr-Cyrl-RS"/>
        </w:rPr>
        <w:t xml:space="preserve">Милица Петровић је рођена 21. </w:t>
      </w:r>
      <w:r w:rsidR="000247BE" w:rsidRPr="00D97B2C">
        <w:rPr>
          <w:rFonts w:ascii="Calibri" w:hAnsi="Calibri" w:cs="Calibri"/>
          <w:color w:val="000000"/>
          <w:lang w:val="sr-Cyrl-RS"/>
        </w:rPr>
        <w:t>априла</w:t>
      </w:r>
      <w:r w:rsidRPr="00D97B2C">
        <w:rPr>
          <w:rFonts w:ascii="Calibri" w:hAnsi="Calibri" w:cs="Calibri"/>
          <w:color w:val="000000"/>
          <w:lang w:val="sr-Cyrl-RS"/>
        </w:rPr>
        <w:t xml:space="preserve"> 2000. године у Сремској Митровици. Завршила је </w:t>
      </w:r>
      <w:r w:rsidR="008E21C8" w:rsidRPr="00D97B2C">
        <w:rPr>
          <w:rFonts w:ascii="Calibri" w:hAnsi="Calibri" w:cs="Calibri"/>
          <w:color w:val="000000"/>
          <w:lang w:val="sr-Cyrl-RS"/>
        </w:rPr>
        <w:t>О</w:t>
      </w:r>
      <w:r w:rsidRPr="00D97B2C">
        <w:rPr>
          <w:rFonts w:ascii="Calibri" w:hAnsi="Calibri" w:cs="Calibri"/>
          <w:color w:val="000000"/>
          <w:lang w:val="sr-Cyrl-RS"/>
        </w:rPr>
        <w:t>сновну школу „Бранко Радичевић“ у Шиду. Гимназију „Јован Јовановић Змај“</w:t>
      </w:r>
      <w:r w:rsidR="00721C94" w:rsidRPr="00D97B2C">
        <w:rPr>
          <w:rFonts w:ascii="Calibri" w:hAnsi="Calibri" w:cs="Calibri"/>
          <w:color w:val="000000"/>
          <w:lang w:val="sr-Cyrl-RS"/>
        </w:rPr>
        <w:t xml:space="preserve"> завршила је</w:t>
      </w:r>
      <w:r w:rsidRPr="00D97B2C">
        <w:rPr>
          <w:rFonts w:ascii="Calibri" w:hAnsi="Calibri" w:cs="Calibri"/>
          <w:color w:val="000000"/>
          <w:lang w:val="sr-Cyrl-RS"/>
        </w:rPr>
        <w:t xml:space="preserve"> у Новом Саду. Године 201</w:t>
      </w:r>
      <w:r w:rsidR="007E105B" w:rsidRPr="00D97B2C">
        <w:rPr>
          <w:rFonts w:ascii="Calibri" w:hAnsi="Calibri" w:cs="Calibri"/>
          <w:color w:val="000000"/>
          <w:lang w:val="sr-Cyrl-RS"/>
        </w:rPr>
        <w:t>9</w:t>
      </w:r>
      <w:r w:rsidRPr="00D97B2C">
        <w:rPr>
          <w:rFonts w:ascii="Calibri" w:hAnsi="Calibri" w:cs="Calibri"/>
          <w:color w:val="000000"/>
          <w:lang w:val="sr-Cyrl-RS"/>
        </w:rPr>
        <w:t>. уписала је Факултет техничких наука у Новом Саду, смер Софтверско инжењерство и информационе технологије. Све испите полаже и студије завршава у року, 2023. године.</w:t>
      </w:r>
    </w:p>
    <w:p w14:paraId="13CD149B" w14:textId="77777777" w:rsidR="002745DD" w:rsidRDefault="002745DD">
      <w:pPr>
        <w:rPr>
          <w:rFonts w:ascii="Calibri" w:hAnsi="Calibri" w:cs="Calibri"/>
          <w:color w:val="000000"/>
          <w:lang w:val="sr-Cyrl-RS"/>
        </w:rPr>
      </w:pPr>
      <w:r>
        <w:rPr>
          <w:rFonts w:ascii="Calibri" w:hAnsi="Calibri" w:cs="Calibri"/>
          <w:color w:val="000000"/>
          <w:lang w:val="sr-Cyrl-RS"/>
        </w:rPr>
        <w:br w:type="page"/>
      </w:r>
    </w:p>
    <w:p w14:paraId="3D9C3CF3" w14:textId="77777777" w:rsidR="002745DD" w:rsidRDefault="002745DD" w:rsidP="00F633A3">
      <w:pPr>
        <w:pStyle w:val="osnovnitekst"/>
        <w:rPr>
          <w:lang w:val="sr-Cyrl-RS"/>
        </w:rPr>
      </w:pPr>
    </w:p>
    <w:p w14:paraId="2DDB0A6C" w14:textId="77777777" w:rsidR="002745DD" w:rsidRDefault="002745DD">
      <w:pPr>
        <w:rPr>
          <w:lang w:val="sr-Cyrl-RS"/>
        </w:rPr>
      </w:pPr>
      <w:r>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2745DD" w:rsidRPr="003A223E" w14:paraId="1EA89926" w14:textId="77777777" w:rsidTr="002745DD">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14:paraId="472BAA66" w14:textId="77777777" w:rsidR="002745DD" w:rsidRPr="00F6137A" w:rsidRDefault="002745DD" w:rsidP="009E2411">
            <w:pPr>
              <w:spacing w:after="0"/>
              <w:jc w:val="center"/>
              <w:rPr>
                <w:rFonts w:ascii="Arial" w:hAnsi="Arial"/>
                <w:sz w:val="20"/>
                <w:lang w:val="sr-Cyrl-RS"/>
              </w:rPr>
            </w:pPr>
            <w:r w:rsidRPr="00F6137A">
              <w:rPr>
                <w:noProof/>
                <w:lang w:val="sr-Cyrl-RS"/>
              </w:rPr>
              <w:lastRenderedPageBreak/>
              <w:drawing>
                <wp:inline distT="0" distB="0" distL="0" distR="0" wp14:anchorId="7968D8CB" wp14:editId="4651E7D8">
                  <wp:extent cx="777240" cy="861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7134EABC" w14:textId="77777777" w:rsidR="002745DD" w:rsidRPr="00F6137A" w:rsidRDefault="002745DD" w:rsidP="009E2411">
            <w:pPr>
              <w:pStyle w:val="ime"/>
              <w:spacing w:before="120" w:after="0"/>
              <w:ind w:left="57" w:right="57"/>
              <w:rPr>
                <w:rFonts w:ascii="Arial" w:hAnsi="Arial"/>
                <w:sz w:val="22"/>
                <w:lang w:val="sr-Cyrl-RS"/>
              </w:rPr>
            </w:pPr>
            <w:r w:rsidRPr="00F6137A">
              <w:rPr>
                <w:rFonts w:ascii="Arial" w:hAnsi="Arial"/>
                <w:sz w:val="22"/>
                <w:lang w:val="sr-Cyrl-RS"/>
              </w:rPr>
              <w:t xml:space="preserve">УНИВЕРЗИТЕТ У НОВОМ САДУ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ФАКУЛТЕТ ТЕХНИЧКИХ НАУКА</w:t>
            </w:r>
            <w:r w:rsidRPr="00F6137A">
              <w:rPr>
                <w:rFonts w:ascii="Arial" w:hAnsi="Arial"/>
                <w:sz w:val="22"/>
                <w:lang w:val="sr-Cyrl-RS"/>
              </w:rPr>
              <w:t xml:space="preserve"> </w:t>
            </w:r>
          </w:p>
          <w:p w14:paraId="161E2CC7" w14:textId="77777777" w:rsidR="002745DD" w:rsidRPr="00F6137A" w:rsidRDefault="002745DD" w:rsidP="009E2411">
            <w:pPr>
              <w:pStyle w:val="ime"/>
              <w:spacing w:before="20" w:after="0"/>
              <w:ind w:left="142" w:right="142"/>
              <w:rPr>
                <w:rFonts w:ascii="Arial" w:hAnsi="Arial"/>
                <w:spacing w:val="20"/>
                <w:sz w:val="22"/>
                <w:lang w:val="sr-Cyrl-RS"/>
              </w:rPr>
            </w:pPr>
            <w:r w:rsidRPr="00F6137A">
              <w:rPr>
                <w:rFonts w:ascii="Arial" w:hAnsi="Arial"/>
                <w:spacing w:val="20"/>
                <w:sz w:val="22"/>
                <w:lang w:val="sr-Cyrl-RS"/>
              </w:rPr>
              <w:t>21000 НОВИ САД, Трг Доситеја Обрадовића 6</w:t>
            </w:r>
          </w:p>
        </w:tc>
      </w:tr>
      <w:tr w:rsidR="002745DD" w:rsidRPr="003A223E" w14:paraId="4B3A6BB6" w14:textId="77777777" w:rsidTr="002745DD">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14:paraId="45080BE3" w14:textId="77777777" w:rsidR="002745DD" w:rsidRPr="00F6137A" w:rsidRDefault="002745DD" w:rsidP="009E241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60BCEF6F" w14:textId="77777777" w:rsidR="002745DD" w:rsidRPr="00F6137A" w:rsidRDefault="002745DD" w:rsidP="009E2411">
            <w:pPr>
              <w:pStyle w:val="ime"/>
              <w:spacing w:before="240" w:after="0"/>
              <w:ind w:left="142" w:right="142"/>
              <w:rPr>
                <w:rFonts w:ascii="Arial" w:hAnsi="Arial"/>
                <w:b/>
                <w:spacing w:val="-4"/>
                <w:sz w:val="28"/>
                <w:lang w:val="sr-Cyrl-RS"/>
              </w:rPr>
            </w:pPr>
            <w:r w:rsidRPr="00F6137A">
              <w:rPr>
                <w:rFonts w:ascii="Arial" w:hAnsi="Arial"/>
                <w:b/>
                <w:spacing w:val="-4"/>
                <w:sz w:val="28"/>
                <w:lang w:val="sr-Cyrl-RS"/>
              </w:rPr>
              <w:t>КЉУЧНА ДОКУМЕНТАЦИЈСКА ИНФОРМАЦИЈА</w:t>
            </w:r>
          </w:p>
        </w:tc>
      </w:tr>
      <w:tr w:rsidR="002745DD" w:rsidRPr="003A223E" w14:paraId="7C5AF4AC"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14:paraId="1B42FEA9"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Редни број, </w:t>
            </w:r>
            <w:r w:rsidRPr="00F6137A">
              <w:rPr>
                <w:rFonts w:ascii="Arial" w:hAnsi="Arial"/>
                <w:b/>
                <w:sz w:val="18"/>
                <w:lang w:val="sr-Cyrl-RS"/>
              </w:rPr>
              <w:t>РБР</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14:paraId="74304F31" w14:textId="77777777" w:rsidR="002745DD" w:rsidRPr="00F6137A" w:rsidRDefault="002745DD" w:rsidP="009E2411">
            <w:pPr>
              <w:spacing w:before="60" w:after="60"/>
              <w:rPr>
                <w:rFonts w:ascii="Arial" w:hAnsi="Arial"/>
                <w:sz w:val="18"/>
                <w:lang w:val="sr-Cyrl-RS"/>
              </w:rPr>
            </w:pPr>
          </w:p>
        </w:tc>
      </w:tr>
      <w:tr w:rsidR="002745DD" w:rsidRPr="003A223E" w14:paraId="19D427F6"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8695DA6"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Идентификациони број, </w:t>
            </w:r>
            <w:r w:rsidRPr="00F6137A">
              <w:rPr>
                <w:rFonts w:ascii="Arial" w:hAnsi="Arial"/>
                <w:b/>
                <w:sz w:val="18"/>
                <w:lang w:val="sr-Cyrl-RS"/>
              </w:rPr>
              <w:t>ИБР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D3A8A31" w14:textId="77777777" w:rsidR="002745DD" w:rsidRPr="00F6137A" w:rsidRDefault="002745DD" w:rsidP="009E2411">
            <w:pPr>
              <w:spacing w:before="60" w:after="60"/>
              <w:rPr>
                <w:rFonts w:ascii="Arial" w:hAnsi="Arial"/>
                <w:sz w:val="18"/>
                <w:lang w:val="sr-Cyrl-RS"/>
              </w:rPr>
            </w:pPr>
          </w:p>
        </w:tc>
      </w:tr>
      <w:tr w:rsidR="002745DD" w:rsidRPr="003A223E" w14:paraId="560C57BD"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B0DB7A5"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Тип документације, </w:t>
            </w:r>
            <w:r w:rsidRPr="00F6137A">
              <w:rPr>
                <w:rFonts w:ascii="Arial" w:hAnsi="Arial"/>
                <w:b/>
                <w:sz w:val="18"/>
                <w:lang w:val="sr-Cyrl-RS"/>
              </w:rPr>
              <w:t>ТД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84B2662"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Монографска публикација</w:t>
            </w:r>
          </w:p>
        </w:tc>
      </w:tr>
      <w:tr w:rsidR="002745DD" w:rsidRPr="003A223E" w14:paraId="140F799F"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28EDB35"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Тип записа, </w:t>
            </w:r>
            <w:r w:rsidRPr="00F6137A">
              <w:rPr>
                <w:rFonts w:ascii="Arial" w:hAnsi="Arial"/>
                <w:b/>
                <w:sz w:val="18"/>
                <w:lang w:val="sr-Cyrl-RS"/>
              </w:rPr>
              <w:t>ТЗ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D7C4929"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Текстуални штампани документ</w:t>
            </w:r>
          </w:p>
        </w:tc>
      </w:tr>
      <w:tr w:rsidR="002745DD" w:rsidRPr="003A223E" w14:paraId="001B62E7"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0B9866E"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Врста рада, </w:t>
            </w:r>
            <w:r w:rsidRPr="00F6137A">
              <w:rPr>
                <w:rFonts w:ascii="Arial" w:hAnsi="Arial"/>
                <w:b/>
                <w:sz w:val="18"/>
                <w:lang w:val="sr-Cyrl-RS"/>
              </w:rPr>
              <w:t>ВР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866F03E"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Дипломски рад</w:t>
            </w:r>
          </w:p>
        </w:tc>
      </w:tr>
      <w:tr w:rsidR="002745DD" w:rsidRPr="003A223E" w14:paraId="151A5F24"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35ADEC5E"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Аутор, </w:t>
            </w:r>
            <w:r w:rsidRPr="00F6137A">
              <w:rPr>
                <w:rFonts w:ascii="Arial" w:hAnsi="Arial"/>
                <w:b/>
                <w:sz w:val="18"/>
                <w:lang w:val="sr-Cyrl-RS"/>
              </w:rPr>
              <w:t>АУ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C51B1AE" w14:textId="77777777" w:rsidR="002745DD" w:rsidRPr="00FC2466" w:rsidRDefault="00E91361" w:rsidP="009E2411">
            <w:pPr>
              <w:spacing w:before="60" w:after="60"/>
              <w:rPr>
                <w:rFonts w:ascii="Arial" w:hAnsi="Arial"/>
                <w:color w:val="000000" w:themeColor="text1"/>
                <w:sz w:val="18"/>
                <w:lang w:val="sr-Cyrl-RS"/>
              </w:rPr>
            </w:pPr>
            <w:r>
              <w:rPr>
                <w:rFonts w:ascii="Arial" w:hAnsi="Arial"/>
                <w:color w:val="000000" w:themeColor="text1"/>
                <w:sz w:val="18"/>
                <w:lang w:val="sr-Cyrl-RS"/>
              </w:rPr>
              <w:t>Милица</w:t>
            </w:r>
            <w:r w:rsidR="002745DD" w:rsidRPr="003A223E">
              <w:rPr>
                <w:rFonts w:ascii="Arial" w:hAnsi="Arial"/>
                <w:color w:val="000000" w:themeColor="text1"/>
                <w:sz w:val="18"/>
                <w:lang w:val="sr-Cyrl-RS"/>
              </w:rPr>
              <w:t xml:space="preserve"> </w:t>
            </w:r>
            <w:r>
              <w:rPr>
                <w:rFonts w:ascii="Arial" w:hAnsi="Arial"/>
                <w:color w:val="000000" w:themeColor="text1"/>
                <w:sz w:val="18"/>
                <w:lang w:val="sr-Cyrl-RS"/>
              </w:rPr>
              <w:t>Петровић</w:t>
            </w:r>
          </w:p>
        </w:tc>
      </w:tr>
      <w:tr w:rsidR="002745DD" w:rsidRPr="003A223E" w14:paraId="6EDD6E01"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2FC0B688"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Ментор, </w:t>
            </w:r>
            <w:r w:rsidRPr="00F6137A">
              <w:rPr>
                <w:rFonts w:ascii="Arial" w:hAnsi="Arial"/>
                <w:b/>
                <w:sz w:val="18"/>
                <w:lang w:val="sr-Cyrl-RS"/>
              </w:rPr>
              <w:t>МН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F2739B4" w14:textId="77777777" w:rsidR="002745DD" w:rsidRPr="00F6137A" w:rsidRDefault="002745DD" w:rsidP="009E2411">
            <w:pPr>
              <w:spacing w:before="60" w:after="60"/>
              <w:rPr>
                <w:rFonts w:ascii="Arial" w:hAnsi="Arial"/>
                <w:sz w:val="18"/>
                <w:lang w:val="sr-Cyrl-RS"/>
              </w:rPr>
            </w:pPr>
            <w:proofErr w:type="spellStart"/>
            <w:r>
              <w:rPr>
                <w:rFonts w:ascii="Arial" w:hAnsi="Arial"/>
                <w:sz w:val="18"/>
                <w:lang w:val="sr-Cyrl-RS"/>
              </w:rPr>
              <w:t>доц</w:t>
            </w:r>
            <w:proofErr w:type="spellEnd"/>
            <w:r w:rsidRPr="00F6137A">
              <w:rPr>
                <w:rFonts w:ascii="Arial" w:hAnsi="Arial"/>
                <w:sz w:val="18"/>
                <w:lang w:val="sr-Cyrl-RS"/>
              </w:rPr>
              <w:t xml:space="preserve">. </w:t>
            </w:r>
            <w:r w:rsidRPr="003A223E">
              <w:rPr>
                <w:rFonts w:ascii="Arial" w:hAnsi="Arial"/>
                <w:sz w:val="18"/>
                <w:lang w:val="sr-Cyrl-RS"/>
              </w:rPr>
              <w:t>Д</w:t>
            </w:r>
            <w:r w:rsidRPr="00F6137A">
              <w:rPr>
                <w:rFonts w:ascii="Arial" w:hAnsi="Arial"/>
                <w:sz w:val="18"/>
                <w:lang w:val="sr-Cyrl-RS"/>
              </w:rPr>
              <w:t xml:space="preserve">р Синиша Николић, ФТН Нови Сад </w:t>
            </w:r>
          </w:p>
        </w:tc>
      </w:tr>
      <w:tr w:rsidR="002745DD" w:rsidRPr="003A223E" w14:paraId="1D3A55C9"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14:paraId="3FD1FE5F"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Наслов рада, </w:t>
            </w:r>
            <w:r w:rsidRPr="00F6137A">
              <w:rPr>
                <w:rFonts w:ascii="Arial" w:hAnsi="Arial"/>
                <w:b/>
                <w:sz w:val="18"/>
                <w:lang w:val="sr-Cyrl-RS"/>
              </w:rPr>
              <w:t>НР</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6184C77" w14:textId="77777777" w:rsidR="002745DD" w:rsidRPr="00F6137A" w:rsidRDefault="00E91361" w:rsidP="009E2411">
            <w:pPr>
              <w:spacing w:before="60" w:after="60"/>
              <w:rPr>
                <w:rFonts w:ascii="Arial" w:hAnsi="Arial"/>
                <w:color w:val="000000" w:themeColor="text1"/>
                <w:sz w:val="18"/>
                <w:lang w:val="sr-Cyrl-RS"/>
              </w:rPr>
            </w:pPr>
            <w:r>
              <w:rPr>
                <w:rFonts w:ascii="Arial" w:hAnsi="Arial"/>
                <w:color w:val="000000" w:themeColor="text1"/>
                <w:sz w:val="18"/>
                <w:lang w:val="sr-Cyrl-RS"/>
              </w:rPr>
              <w:t>С</w:t>
            </w:r>
            <w:r w:rsidR="002745DD" w:rsidRPr="00F6137A">
              <w:rPr>
                <w:rFonts w:ascii="Arial" w:hAnsi="Arial"/>
                <w:color w:val="000000" w:themeColor="text1"/>
                <w:sz w:val="18"/>
                <w:lang w:val="sr-Cyrl-RS"/>
              </w:rPr>
              <w:t xml:space="preserve">истем за </w:t>
            </w:r>
            <w:r w:rsidR="007C67B1">
              <w:rPr>
                <w:rFonts w:ascii="Arial" w:hAnsi="Arial"/>
                <w:color w:val="000000" w:themeColor="text1"/>
                <w:sz w:val="18"/>
                <w:lang w:val="sr-Cyrl-RS"/>
              </w:rPr>
              <w:t>дијагностику менталног стања пацијента</w:t>
            </w:r>
            <w:r w:rsidR="002745DD" w:rsidRPr="00F6137A">
              <w:rPr>
                <w:rFonts w:ascii="Arial" w:hAnsi="Arial"/>
                <w:color w:val="000000" w:themeColor="text1"/>
                <w:sz w:val="18"/>
                <w:lang w:val="sr-Cyrl-RS"/>
              </w:rPr>
              <w:br/>
            </w:r>
          </w:p>
        </w:tc>
      </w:tr>
      <w:tr w:rsidR="002745DD" w:rsidRPr="003A223E" w14:paraId="5EFA63BA"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1F9D0DE"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Језик публикације, </w:t>
            </w:r>
            <w:r w:rsidRPr="00F6137A">
              <w:rPr>
                <w:rFonts w:ascii="Arial" w:hAnsi="Arial"/>
                <w:b/>
                <w:sz w:val="18"/>
                <w:lang w:val="sr-Cyrl-RS"/>
              </w:rPr>
              <w:t>ЈП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47CEAE1D"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Српски</w:t>
            </w:r>
          </w:p>
        </w:tc>
      </w:tr>
      <w:tr w:rsidR="002745DD" w:rsidRPr="003A223E" w14:paraId="0D40D8E8"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6D0C491"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Језик извода, </w:t>
            </w:r>
            <w:r w:rsidRPr="00F6137A">
              <w:rPr>
                <w:rFonts w:ascii="Arial" w:hAnsi="Arial"/>
                <w:b/>
                <w:sz w:val="18"/>
                <w:lang w:val="sr-Cyrl-RS"/>
              </w:rPr>
              <w:t>ЈИ</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211BB07"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Српски/енглески</w:t>
            </w:r>
          </w:p>
        </w:tc>
      </w:tr>
      <w:tr w:rsidR="002745DD" w:rsidRPr="003A223E" w14:paraId="51EEB00B"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BCDFC33"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Земља публиковања, </w:t>
            </w:r>
            <w:r w:rsidRPr="00F6137A">
              <w:rPr>
                <w:rFonts w:ascii="Arial" w:hAnsi="Arial"/>
                <w:b/>
                <w:sz w:val="18"/>
                <w:lang w:val="sr-Cyrl-RS"/>
              </w:rPr>
              <w:t>ЗП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850E1AD"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Србија</w:t>
            </w:r>
          </w:p>
        </w:tc>
      </w:tr>
      <w:tr w:rsidR="002745DD" w:rsidRPr="003A223E" w14:paraId="1F872FF8"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CE47C1F"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Уже географско подручје, </w:t>
            </w:r>
            <w:r w:rsidRPr="00F6137A">
              <w:rPr>
                <w:rFonts w:ascii="Arial" w:hAnsi="Arial"/>
                <w:b/>
                <w:sz w:val="18"/>
                <w:lang w:val="sr-Cyrl-RS"/>
              </w:rPr>
              <w:t>УГП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47AA134"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Војводина</w:t>
            </w:r>
          </w:p>
        </w:tc>
      </w:tr>
      <w:tr w:rsidR="002745DD" w:rsidRPr="003A223E" w14:paraId="7835ECAA"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2047FC1C"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Година, </w:t>
            </w:r>
            <w:r w:rsidRPr="00F6137A">
              <w:rPr>
                <w:rFonts w:ascii="Arial" w:hAnsi="Arial"/>
                <w:b/>
                <w:sz w:val="18"/>
                <w:lang w:val="sr-Cyrl-RS"/>
              </w:rPr>
              <w:t>ГО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49F8ECC" w14:textId="77777777" w:rsidR="002745DD" w:rsidRPr="00F6137A" w:rsidRDefault="002745DD" w:rsidP="009E2411">
            <w:pPr>
              <w:spacing w:before="60" w:after="60"/>
              <w:rPr>
                <w:rFonts w:ascii="Arial" w:hAnsi="Arial"/>
                <w:color w:val="000000" w:themeColor="text1"/>
                <w:sz w:val="18"/>
                <w:lang w:val="sr-Cyrl-RS"/>
              </w:rPr>
            </w:pPr>
            <w:r w:rsidRPr="00F6137A">
              <w:rPr>
                <w:rFonts w:ascii="Arial" w:hAnsi="Arial"/>
                <w:color w:val="000000" w:themeColor="text1"/>
                <w:sz w:val="18"/>
                <w:lang w:val="sr-Cyrl-RS"/>
              </w:rPr>
              <w:t>202</w:t>
            </w:r>
            <w:r w:rsidR="007C67B1">
              <w:rPr>
                <w:rFonts w:ascii="Arial" w:hAnsi="Arial"/>
                <w:color w:val="000000" w:themeColor="text1"/>
                <w:sz w:val="18"/>
                <w:lang w:val="sr-Cyrl-RS"/>
              </w:rPr>
              <w:t>3</w:t>
            </w:r>
          </w:p>
        </w:tc>
      </w:tr>
      <w:tr w:rsidR="002745DD" w:rsidRPr="003A223E" w14:paraId="3766E381"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7C53DAD"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Издавач,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4DC02DE"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Ауторски репринт</w:t>
            </w:r>
          </w:p>
        </w:tc>
      </w:tr>
      <w:tr w:rsidR="002745DD" w:rsidRPr="003A223E" w14:paraId="50B6FFA1"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132923A"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Место и адреса, </w:t>
            </w:r>
            <w:r w:rsidRPr="00F6137A">
              <w:rPr>
                <w:rFonts w:ascii="Arial" w:hAnsi="Arial"/>
                <w:b/>
                <w:sz w:val="18"/>
                <w:lang w:val="sr-Cyrl-RS"/>
              </w:rPr>
              <w:t>МА</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C205DB1"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Факултет техничких наука, Трг Доситеја Обрадовића 6, Нови Сад</w:t>
            </w:r>
          </w:p>
        </w:tc>
      </w:tr>
      <w:tr w:rsidR="002745DD" w:rsidRPr="003A223E" w14:paraId="16A2A741"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34"/>
          <w:jc w:val="center"/>
        </w:trPr>
        <w:tc>
          <w:tcPr>
            <w:tcW w:w="3544" w:type="dxa"/>
            <w:gridSpan w:val="3"/>
            <w:tcBorders>
              <w:top w:val="dashSmallGap" w:sz="4" w:space="0" w:color="auto"/>
              <w:bottom w:val="dashSmallGap" w:sz="4" w:space="0" w:color="auto"/>
            </w:tcBorders>
          </w:tcPr>
          <w:p w14:paraId="1779AEE7" w14:textId="77777777" w:rsidR="002745DD" w:rsidRPr="00F6137A" w:rsidRDefault="002745DD" w:rsidP="009E2411">
            <w:pPr>
              <w:spacing w:before="60" w:after="60"/>
              <w:rPr>
                <w:rFonts w:ascii="Arial" w:hAnsi="Arial"/>
                <w:sz w:val="20"/>
                <w:lang w:val="sr-Cyrl-RS"/>
              </w:rPr>
            </w:pPr>
            <w:r w:rsidRPr="00F6137A">
              <w:rPr>
                <w:rFonts w:ascii="Arial" w:hAnsi="Arial"/>
                <w:sz w:val="18"/>
                <w:lang w:val="sr-Cyrl-RS"/>
              </w:rPr>
              <w:t xml:space="preserve">Физички опис рада, </w:t>
            </w:r>
            <w:r w:rsidRPr="00F6137A">
              <w:rPr>
                <w:rFonts w:ascii="Arial" w:hAnsi="Arial"/>
                <w:b/>
                <w:sz w:val="18"/>
                <w:lang w:val="sr-Cyrl-RS"/>
              </w:rPr>
              <w:t>ФО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23782D3" w14:textId="77777777" w:rsidR="002745DD" w:rsidRPr="003A727E" w:rsidRDefault="002745DD" w:rsidP="009E2411">
            <w:pPr>
              <w:spacing w:before="60" w:after="60"/>
              <w:rPr>
                <w:rFonts w:ascii="Arial" w:hAnsi="Arial"/>
                <w:color w:val="000000" w:themeColor="text1"/>
                <w:sz w:val="18"/>
              </w:rPr>
            </w:pPr>
            <w:r w:rsidRPr="00F6137A">
              <w:rPr>
                <w:rFonts w:ascii="Arial" w:hAnsi="Arial"/>
                <w:color w:val="000000" w:themeColor="text1"/>
                <w:sz w:val="18"/>
                <w:lang w:val="sr-Cyrl-RS"/>
              </w:rPr>
              <w:t xml:space="preserve">бр. </w:t>
            </w:r>
            <w:r w:rsidRPr="003A223E">
              <w:rPr>
                <w:rFonts w:ascii="Arial" w:hAnsi="Arial"/>
                <w:color w:val="000000" w:themeColor="text1"/>
                <w:sz w:val="18"/>
                <w:lang w:val="sr-Cyrl-RS"/>
              </w:rPr>
              <w:t>П</w:t>
            </w:r>
            <w:r w:rsidRPr="00F6137A">
              <w:rPr>
                <w:rFonts w:ascii="Arial" w:hAnsi="Arial"/>
                <w:color w:val="000000" w:themeColor="text1"/>
                <w:sz w:val="18"/>
                <w:lang w:val="sr-Cyrl-RS"/>
              </w:rPr>
              <w:t>оглавља 7/</w:t>
            </w:r>
            <w:r w:rsidRPr="003A223E">
              <w:rPr>
                <w:rFonts w:ascii="Arial" w:hAnsi="Arial"/>
                <w:color w:val="000000" w:themeColor="text1"/>
                <w:sz w:val="18"/>
                <w:lang w:val="sr-Cyrl-RS"/>
              </w:rPr>
              <w:t>страница 6</w:t>
            </w:r>
            <w:r>
              <w:rPr>
                <w:rFonts w:ascii="Arial" w:hAnsi="Arial"/>
                <w:color w:val="000000" w:themeColor="text1"/>
                <w:sz w:val="18"/>
              </w:rPr>
              <w:t>7</w:t>
            </w:r>
            <w:r w:rsidRPr="00F6137A">
              <w:rPr>
                <w:rFonts w:ascii="Arial" w:hAnsi="Arial"/>
                <w:color w:val="000000" w:themeColor="text1"/>
                <w:sz w:val="18"/>
                <w:lang w:val="sr-Cyrl-RS"/>
              </w:rPr>
              <w:t>/цитата 24/табела 0/слика 51</w:t>
            </w:r>
            <w:r w:rsidR="003A727E">
              <w:rPr>
                <w:rFonts w:ascii="Arial" w:hAnsi="Arial"/>
                <w:color w:val="000000" w:themeColor="text1"/>
                <w:sz w:val="18"/>
              </w:rPr>
              <w:t>?????</w:t>
            </w:r>
          </w:p>
        </w:tc>
      </w:tr>
      <w:tr w:rsidR="002745DD" w:rsidRPr="003A223E" w14:paraId="79F029B8"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8F730D7"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Научна област, </w:t>
            </w:r>
            <w:r w:rsidRPr="00F6137A">
              <w:rPr>
                <w:rFonts w:ascii="Arial" w:hAnsi="Arial"/>
                <w:b/>
                <w:sz w:val="18"/>
                <w:lang w:val="sr-Cyrl-RS"/>
              </w:rPr>
              <w:t>НО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E19AC34" w14:textId="218EA2CE" w:rsidR="002745DD" w:rsidRPr="00F6137A" w:rsidRDefault="00DB0E7A" w:rsidP="009E2411">
            <w:pPr>
              <w:spacing w:before="60" w:after="60"/>
              <w:rPr>
                <w:rFonts w:ascii="Arial" w:hAnsi="Arial"/>
                <w:sz w:val="18"/>
                <w:lang w:val="sr-Cyrl-RS"/>
              </w:rPr>
            </w:pPr>
            <w:r w:rsidRPr="00DB0E7A">
              <w:rPr>
                <w:rFonts w:ascii="Arial" w:hAnsi="Arial"/>
                <w:sz w:val="18"/>
                <w:lang w:val="sr-Cyrl-RS"/>
              </w:rPr>
              <w:t>Електротехничко и рачунарско инжењерство</w:t>
            </w:r>
          </w:p>
        </w:tc>
      </w:tr>
      <w:tr w:rsidR="002745DD" w:rsidRPr="003A223E" w14:paraId="1B5C4F54"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D7D6817"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Научна дисциплина, </w:t>
            </w:r>
            <w:r w:rsidRPr="00F6137A">
              <w:rPr>
                <w:rFonts w:ascii="Arial" w:hAnsi="Arial"/>
                <w:b/>
                <w:sz w:val="18"/>
                <w:lang w:val="sr-Cyrl-RS"/>
              </w:rPr>
              <w:t>НД</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F0EF1BB"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Системи базирани на знању</w:t>
            </w:r>
          </w:p>
        </w:tc>
      </w:tr>
      <w:tr w:rsidR="002745DD" w:rsidRPr="003A223E" w14:paraId="7300EBC7"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3"/>
          <w:jc w:val="center"/>
        </w:trPr>
        <w:tc>
          <w:tcPr>
            <w:tcW w:w="3544" w:type="dxa"/>
            <w:gridSpan w:val="3"/>
            <w:tcBorders>
              <w:top w:val="dashSmallGap" w:sz="4" w:space="0" w:color="auto"/>
              <w:bottom w:val="dashSmallGap" w:sz="4" w:space="0" w:color="auto"/>
            </w:tcBorders>
          </w:tcPr>
          <w:p w14:paraId="3F5C0C6D" w14:textId="77777777" w:rsidR="002745DD" w:rsidRPr="00F6137A" w:rsidRDefault="002745DD" w:rsidP="009E2411">
            <w:pPr>
              <w:spacing w:before="60" w:after="60"/>
              <w:rPr>
                <w:rFonts w:ascii="Arial" w:hAnsi="Arial"/>
                <w:spacing w:val="-8"/>
                <w:sz w:val="18"/>
                <w:lang w:val="sr-Cyrl-RS"/>
              </w:rPr>
            </w:pPr>
            <w:r w:rsidRPr="00F6137A">
              <w:rPr>
                <w:rFonts w:ascii="Arial" w:hAnsi="Arial"/>
                <w:spacing w:val="-8"/>
                <w:sz w:val="18"/>
                <w:lang w:val="sr-Cyrl-RS"/>
              </w:rPr>
              <w:t>Предметна одредница/</w:t>
            </w:r>
            <w:r w:rsidRPr="003A223E">
              <w:rPr>
                <w:rFonts w:ascii="Arial" w:hAnsi="Arial"/>
                <w:spacing w:val="-8"/>
                <w:sz w:val="18"/>
                <w:lang w:val="sr-Cyrl-RS"/>
              </w:rPr>
              <w:t>к</w:t>
            </w:r>
            <w:r w:rsidRPr="00F6137A">
              <w:rPr>
                <w:rFonts w:ascii="Arial" w:hAnsi="Arial"/>
                <w:spacing w:val="-8"/>
                <w:sz w:val="18"/>
                <w:lang w:val="sr-Cyrl-RS"/>
              </w:rPr>
              <w:t xml:space="preserve">ључне речи, </w:t>
            </w:r>
            <w:r w:rsidRPr="00F6137A">
              <w:rPr>
                <w:rFonts w:ascii="Arial" w:hAnsi="Arial"/>
                <w:b/>
                <w:spacing w:val="-8"/>
                <w:sz w:val="18"/>
                <w:lang w:val="sr-Cyrl-RS"/>
              </w:rPr>
              <w:t>ПО</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4955934E" w14:textId="77777777" w:rsidR="002745DD" w:rsidRPr="00FC2466" w:rsidRDefault="002745DD" w:rsidP="009E2411">
            <w:pPr>
              <w:spacing w:before="60" w:after="60"/>
              <w:rPr>
                <w:rFonts w:ascii="Arial" w:hAnsi="Arial"/>
                <w:color w:val="000000" w:themeColor="text1"/>
                <w:sz w:val="18"/>
                <w:lang w:val="sr-Cyrl-RS"/>
              </w:rPr>
            </w:pPr>
            <w:r w:rsidRPr="003A223E">
              <w:rPr>
                <w:rFonts w:ascii="Arial" w:hAnsi="Arial"/>
                <w:color w:val="000000" w:themeColor="text1"/>
                <w:sz w:val="18"/>
                <w:lang w:val="sr-Cyrl-RS"/>
              </w:rPr>
              <w:t>систем</w:t>
            </w:r>
            <w:r w:rsidRPr="00FC2466">
              <w:rPr>
                <w:rFonts w:ascii="Arial" w:hAnsi="Arial"/>
                <w:color w:val="000000" w:themeColor="text1"/>
                <w:sz w:val="18"/>
                <w:lang w:val="sr-Cyrl-RS"/>
              </w:rPr>
              <w:t xml:space="preserve">и базирани на правилима, </w:t>
            </w:r>
            <w:r w:rsidR="007C67B1">
              <w:rPr>
                <w:rFonts w:ascii="Arial" w:hAnsi="Arial"/>
                <w:color w:val="000000" w:themeColor="text1"/>
                <w:sz w:val="18"/>
                <w:lang w:val="sr-Cyrl-RS"/>
              </w:rPr>
              <w:t>анализа упитника</w:t>
            </w:r>
            <w:r w:rsidRPr="00FC2466">
              <w:rPr>
                <w:rFonts w:ascii="Arial" w:hAnsi="Arial"/>
                <w:color w:val="000000" w:themeColor="text1"/>
                <w:sz w:val="18"/>
                <w:lang w:val="sr-Cyrl-RS"/>
              </w:rPr>
              <w:t>, представа доменског знања</w:t>
            </w:r>
          </w:p>
        </w:tc>
      </w:tr>
      <w:tr w:rsidR="002745DD" w:rsidRPr="003A223E" w14:paraId="48434A9F"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5622656" w14:textId="77777777" w:rsidR="002745DD" w:rsidRPr="00F6137A" w:rsidRDefault="002745DD" w:rsidP="009E2411">
            <w:pPr>
              <w:spacing w:before="60" w:after="60"/>
              <w:rPr>
                <w:rFonts w:ascii="Arial" w:hAnsi="Arial"/>
                <w:b/>
                <w:sz w:val="18"/>
                <w:lang w:val="sr-Cyrl-RS"/>
              </w:rPr>
            </w:pPr>
            <w:r w:rsidRPr="00F6137A">
              <w:rPr>
                <w:rFonts w:ascii="Arial" w:hAnsi="Arial"/>
                <w:b/>
                <w:sz w:val="18"/>
                <w:lang w:val="sr-Cyrl-RS"/>
              </w:rPr>
              <w:t>УДК</w:t>
            </w:r>
          </w:p>
        </w:tc>
        <w:tc>
          <w:tcPr>
            <w:tcW w:w="6379" w:type="dxa"/>
            <w:gridSpan w:val="2"/>
            <w:tcBorders>
              <w:top w:val="dashSmallGap" w:sz="4" w:space="0" w:color="auto"/>
              <w:bottom w:val="dashSmallGap" w:sz="4" w:space="0" w:color="auto"/>
            </w:tcBorders>
          </w:tcPr>
          <w:p w14:paraId="21655A3B" w14:textId="77777777" w:rsidR="002745DD" w:rsidRPr="00F6137A" w:rsidRDefault="002745DD" w:rsidP="009E2411">
            <w:pPr>
              <w:spacing w:before="60" w:after="60"/>
              <w:rPr>
                <w:rFonts w:ascii="Arial" w:hAnsi="Arial"/>
                <w:sz w:val="18"/>
                <w:lang w:val="sr-Cyrl-RS"/>
              </w:rPr>
            </w:pPr>
          </w:p>
        </w:tc>
      </w:tr>
      <w:tr w:rsidR="002745DD" w:rsidRPr="003A223E" w14:paraId="42ABC942"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43"/>
          <w:jc w:val="center"/>
        </w:trPr>
        <w:tc>
          <w:tcPr>
            <w:tcW w:w="3544" w:type="dxa"/>
            <w:gridSpan w:val="3"/>
            <w:tcBorders>
              <w:top w:val="dashSmallGap" w:sz="4" w:space="0" w:color="auto"/>
              <w:bottom w:val="dashSmallGap" w:sz="4" w:space="0" w:color="auto"/>
            </w:tcBorders>
          </w:tcPr>
          <w:p w14:paraId="589290A6"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Чува се, </w:t>
            </w:r>
            <w:r w:rsidRPr="00F6137A">
              <w:rPr>
                <w:rFonts w:ascii="Arial" w:hAnsi="Arial"/>
                <w:b/>
                <w:sz w:val="18"/>
                <w:lang w:val="sr-Cyrl-RS"/>
              </w:rPr>
              <w:t>ЧУ</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9C416CF"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Библиотека ФТН, Трг Доситеја Обрадовића 6, Нови Сад</w:t>
            </w:r>
          </w:p>
        </w:tc>
      </w:tr>
      <w:tr w:rsidR="002745DD" w:rsidRPr="003A223E" w14:paraId="28C3A744"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25"/>
          <w:jc w:val="center"/>
        </w:trPr>
        <w:tc>
          <w:tcPr>
            <w:tcW w:w="3544" w:type="dxa"/>
            <w:gridSpan w:val="3"/>
            <w:tcBorders>
              <w:top w:val="dashSmallGap" w:sz="4" w:space="0" w:color="auto"/>
              <w:bottom w:val="dashSmallGap" w:sz="4" w:space="0" w:color="auto"/>
            </w:tcBorders>
          </w:tcPr>
          <w:p w14:paraId="5354BC72"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Важна напомена, </w:t>
            </w:r>
            <w:r w:rsidRPr="00F6137A">
              <w:rPr>
                <w:rFonts w:ascii="Arial" w:hAnsi="Arial"/>
                <w:b/>
                <w:sz w:val="18"/>
                <w:lang w:val="sr-Cyrl-RS"/>
              </w:rPr>
              <w:t>ВН</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4CE4896" w14:textId="77777777" w:rsidR="002745DD" w:rsidRPr="00F6137A" w:rsidRDefault="002745DD" w:rsidP="009E2411">
            <w:pPr>
              <w:spacing w:before="60" w:after="60"/>
              <w:rPr>
                <w:rFonts w:ascii="Arial" w:hAnsi="Arial"/>
                <w:sz w:val="18"/>
                <w:lang w:val="sr-Cyrl-RS"/>
              </w:rPr>
            </w:pPr>
          </w:p>
        </w:tc>
      </w:tr>
      <w:tr w:rsidR="002745DD" w:rsidRPr="003A223E" w14:paraId="32FF9599"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261"/>
          <w:jc w:val="center"/>
        </w:trPr>
        <w:tc>
          <w:tcPr>
            <w:tcW w:w="3544" w:type="dxa"/>
            <w:gridSpan w:val="3"/>
            <w:tcBorders>
              <w:top w:val="dashSmallGap" w:sz="4" w:space="0" w:color="auto"/>
              <w:bottom w:val="dashSmallGap" w:sz="4" w:space="0" w:color="auto"/>
            </w:tcBorders>
          </w:tcPr>
          <w:p w14:paraId="74F4B072"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Извод, </w:t>
            </w:r>
            <w:r w:rsidRPr="00F6137A">
              <w:rPr>
                <w:rFonts w:ascii="Arial" w:hAnsi="Arial"/>
                <w:b/>
                <w:sz w:val="18"/>
                <w:lang w:val="sr-Cyrl-RS"/>
              </w:rPr>
              <w:t>ИЗ</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A21EFF6" w14:textId="77777777" w:rsidR="002745DD" w:rsidRPr="00F6137A" w:rsidRDefault="002745DD" w:rsidP="009E2411">
            <w:pPr>
              <w:spacing w:before="60" w:after="60"/>
              <w:jc w:val="both"/>
              <w:rPr>
                <w:rFonts w:ascii="Arial" w:hAnsi="Arial"/>
                <w:color w:val="000000" w:themeColor="text1"/>
                <w:sz w:val="18"/>
                <w:lang w:val="sr-Cyrl-RS"/>
              </w:rPr>
            </w:pPr>
            <w:r w:rsidRPr="00F6137A">
              <w:rPr>
                <w:rFonts w:ascii="Arial" w:hAnsi="Arial"/>
                <w:color w:val="000000" w:themeColor="text1"/>
                <w:sz w:val="18"/>
                <w:lang w:val="sr-Cyrl-RS"/>
              </w:rPr>
              <w:t>У раду је описан</w:t>
            </w:r>
            <w:r w:rsidR="00505812">
              <w:rPr>
                <w:rFonts w:ascii="Arial" w:hAnsi="Arial"/>
                <w:color w:val="000000" w:themeColor="text1"/>
                <w:sz w:val="18"/>
              </w:rPr>
              <w:t xml:space="preserve"> </w:t>
            </w:r>
            <w:r w:rsidRPr="00F6137A">
              <w:rPr>
                <w:rFonts w:ascii="Arial" w:hAnsi="Arial"/>
                <w:color w:val="000000" w:themeColor="text1"/>
                <w:sz w:val="18"/>
                <w:lang w:val="sr-Cyrl-RS"/>
              </w:rPr>
              <w:t xml:space="preserve">систем </w:t>
            </w:r>
            <w:r w:rsidR="00505812">
              <w:rPr>
                <w:rFonts w:ascii="Arial" w:hAnsi="Arial"/>
                <w:color w:val="000000" w:themeColor="text1"/>
                <w:sz w:val="18"/>
                <w:lang w:val="sr-Cyrl-RS"/>
              </w:rPr>
              <w:t>за менталну подршку</w:t>
            </w:r>
            <w:r w:rsidR="00505812">
              <w:rPr>
                <w:rFonts w:ascii="Arial" w:hAnsi="Arial"/>
                <w:color w:val="000000" w:themeColor="text1"/>
                <w:sz w:val="18"/>
              </w:rPr>
              <w:t xml:space="preserve"> </w:t>
            </w:r>
            <w:r w:rsidRPr="00F6137A">
              <w:rPr>
                <w:rFonts w:ascii="Arial" w:hAnsi="Arial"/>
                <w:color w:val="000000" w:themeColor="text1"/>
                <w:sz w:val="18"/>
                <w:lang w:val="sr-Cyrl-RS"/>
              </w:rPr>
              <w:t xml:space="preserve">који омогућава клијентима </w:t>
            </w:r>
            <w:r w:rsidR="00505812">
              <w:rPr>
                <w:rFonts w:ascii="Arial" w:hAnsi="Arial"/>
                <w:color w:val="000000" w:themeColor="text1"/>
                <w:sz w:val="18"/>
                <w:lang w:val="sr-Cyrl-RS"/>
              </w:rPr>
              <w:t>дијагностиковање менталних стања</w:t>
            </w:r>
            <w:r w:rsidRPr="00F6137A">
              <w:rPr>
                <w:rFonts w:ascii="Arial" w:hAnsi="Arial"/>
                <w:color w:val="000000" w:themeColor="text1"/>
                <w:sz w:val="18"/>
                <w:lang w:val="sr-Cyrl-RS"/>
              </w:rPr>
              <w:t xml:space="preserve">, коришћењем система базираних на правилима. Детаљно је описана спецификација и имплементација система. Приказано је коришћење апликације од стране </w:t>
            </w:r>
            <w:r w:rsidR="00505812">
              <w:rPr>
                <w:rFonts w:ascii="Arial" w:hAnsi="Arial"/>
                <w:color w:val="000000" w:themeColor="text1"/>
                <w:sz w:val="18"/>
                <w:lang w:val="sr-Cyrl-RS"/>
              </w:rPr>
              <w:t>психолога</w:t>
            </w:r>
            <w:r w:rsidRPr="00F6137A">
              <w:rPr>
                <w:rFonts w:ascii="Arial" w:hAnsi="Arial"/>
                <w:color w:val="000000" w:themeColor="text1"/>
                <w:sz w:val="18"/>
                <w:lang w:val="sr-Cyrl-RS"/>
              </w:rPr>
              <w:t xml:space="preserve"> и клијента. </w:t>
            </w:r>
          </w:p>
        </w:tc>
      </w:tr>
      <w:tr w:rsidR="002745DD" w:rsidRPr="003A223E" w14:paraId="5422F574"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21AD145" w14:textId="77777777" w:rsidR="002745DD" w:rsidRPr="00F6137A" w:rsidRDefault="002745DD" w:rsidP="009E2411">
            <w:pPr>
              <w:spacing w:before="60" w:after="60"/>
              <w:rPr>
                <w:rFonts w:ascii="Arial" w:hAnsi="Arial"/>
                <w:sz w:val="18"/>
                <w:lang w:val="sr-Cyrl-RS"/>
              </w:rPr>
            </w:pPr>
            <w:r w:rsidRPr="00F6137A">
              <w:rPr>
                <w:rFonts w:ascii="Arial" w:hAnsi="Arial"/>
                <w:sz w:val="18"/>
                <w:lang w:val="sr-Cyrl-RS"/>
              </w:rPr>
              <w:t xml:space="preserve">Датум прихватања теме, </w:t>
            </w:r>
            <w:r w:rsidRPr="00F6137A">
              <w:rPr>
                <w:rFonts w:ascii="Arial" w:hAnsi="Arial"/>
                <w:b/>
                <w:sz w:val="18"/>
                <w:lang w:val="sr-Cyrl-RS"/>
              </w:rPr>
              <w:t>ДП</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9DB10DF" w14:textId="77777777" w:rsidR="002745DD" w:rsidRPr="00F6137A" w:rsidRDefault="002745DD" w:rsidP="009E2411">
            <w:pPr>
              <w:spacing w:before="60" w:after="60"/>
              <w:rPr>
                <w:rFonts w:ascii="Arial" w:hAnsi="Arial"/>
                <w:sz w:val="18"/>
                <w:lang w:val="sr-Cyrl-RS"/>
              </w:rPr>
            </w:pPr>
          </w:p>
        </w:tc>
      </w:tr>
      <w:tr w:rsidR="002745DD" w:rsidRPr="003A223E" w14:paraId="64EDAEE6"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C2F570E" w14:textId="77777777" w:rsidR="002745DD" w:rsidRPr="00F6137A" w:rsidRDefault="002745DD" w:rsidP="009E2411">
            <w:pPr>
              <w:spacing w:before="60" w:after="60"/>
              <w:rPr>
                <w:rFonts w:ascii="Arial" w:hAnsi="Arial"/>
                <w:sz w:val="18"/>
                <w:lang w:val="sr-Cyrl-RS"/>
              </w:rPr>
            </w:pPr>
            <w:proofErr w:type="spellStart"/>
            <w:r>
              <w:rPr>
                <w:rFonts w:ascii="Arial" w:hAnsi="Arial"/>
                <w:sz w:val="18"/>
                <w:lang w:val="sr-Cyrl-RS"/>
              </w:rPr>
              <w:t>ф</w:t>
            </w:r>
            <w:r w:rsidRPr="00F6137A">
              <w:rPr>
                <w:rFonts w:ascii="Arial" w:hAnsi="Arial"/>
                <w:sz w:val="18"/>
                <w:lang w:val="sr-Cyrl-RS"/>
              </w:rPr>
              <w:t>Датум</w:t>
            </w:r>
            <w:proofErr w:type="spellEnd"/>
            <w:r w:rsidRPr="00F6137A">
              <w:rPr>
                <w:rFonts w:ascii="Arial" w:hAnsi="Arial"/>
                <w:sz w:val="18"/>
                <w:lang w:val="sr-Cyrl-RS"/>
              </w:rPr>
              <w:t xml:space="preserve"> одбране, </w:t>
            </w:r>
            <w:r w:rsidRPr="00F6137A">
              <w:rPr>
                <w:rFonts w:ascii="Arial" w:hAnsi="Arial"/>
                <w:b/>
                <w:sz w:val="18"/>
                <w:lang w:val="sr-Cyrl-RS"/>
              </w:rPr>
              <w:t>ДО</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F2B8DDA" w14:textId="77777777" w:rsidR="002745DD" w:rsidRPr="00F6137A" w:rsidRDefault="002745DD" w:rsidP="009E2411">
            <w:pPr>
              <w:spacing w:before="60" w:after="60"/>
              <w:rPr>
                <w:rFonts w:ascii="Arial" w:hAnsi="Arial"/>
                <w:sz w:val="18"/>
                <w:lang w:val="sr-Cyrl-RS"/>
              </w:rPr>
            </w:pPr>
          </w:p>
        </w:tc>
      </w:tr>
      <w:tr w:rsidR="002745DD" w:rsidRPr="003A223E" w14:paraId="10982283"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2127" w:type="dxa"/>
            <w:gridSpan w:val="2"/>
            <w:tcBorders>
              <w:top w:val="nil"/>
              <w:bottom w:val="nil"/>
              <w:right w:val="nil"/>
            </w:tcBorders>
            <w:vAlign w:val="center"/>
          </w:tcPr>
          <w:p w14:paraId="0D5B8B12" w14:textId="77777777" w:rsidR="002745DD" w:rsidRPr="00F6137A" w:rsidRDefault="002745DD" w:rsidP="009E2411">
            <w:pPr>
              <w:spacing w:after="0"/>
              <w:rPr>
                <w:rFonts w:ascii="Arial" w:hAnsi="Arial"/>
                <w:spacing w:val="-4"/>
                <w:sz w:val="18"/>
                <w:lang w:val="sr-Cyrl-RS"/>
              </w:rPr>
            </w:pPr>
            <w:r w:rsidRPr="00F6137A">
              <w:rPr>
                <w:rFonts w:ascii="Arial" w:hAnsi="Arial"/>
                <w:spacing w:val="-4"/>
                <w:sz w:val="18"/>
                <w:lang w:val="sr-Cyrl-RS"/>
              </w:rPr>
              <w:t xml:space="preserve">Чланови комисије, </w:t>
            </w:r>
            <w:r w:rsidRPr="00F6137A">
              <w:rPr>
                <w:rFonts w:ascii="Arial" w:hAnsi="Arial"/>
                <w:b/>
                <w:spacing w:val="-4"/>
                <w:sz w:val="18"/>
                <w:lang w:val="sr-Cyrl-RS"/>
              </w:rPr>
              <w:t>КО</w:t>
            </w:r>
            <w:r w:rsidRPr="00F6137A">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14:paraId="0BF2D908" w14:textId="77777777" w:rsidR="002745DD" w:rsidRPr="00F6137A" w:rsidRDefault="002745DD" w:rsidP="009E2411">
            <w:pPr>
              <w:spacing w:after="0"/>
              <w:rPr>
                <w:rFonts w:ascii="Arial" w:hAnsi="Arial"/>
                <w:sz w:val="18"/>
                <w:lang w:val="sr-Cyrl-RS"/>
              </w:rPr>
            </w:pPr>
            <w:r w:rsidRPr="00F6137A">
              <w:rPr>
                <w:rFonts w:ascii="Arial" w:hAnsi="Arial"/>
                <w:sz w:val="18"/>
                <w:lang w:val="sr-Cyrl-RS"/>
              </w:rPr>
              <w:t>Председник:</w:t>
            </w:r>
          </w:p>
        </w:tc>
        <w:tc>
          <w:tcPr>
            <w:tcW w:w="4253" w:type="dxa"/>
            <w:tcBorders>
              <w:top w:val="dashSmallGap" w:sz="4" w:space="0" w:color="auto"/>
              <w:bottom w:val="dashSmallGap" w:sz="4" w:space="0" w:color="auto"/>
            </w:tcBorders>
          </w:tcPr>
          <w:p w14:paraId="7E7CB0D0" w14:textId="77777777" w:rsidR="002745DD" w:rsidRPr="00F6137A" w:rsidRDefault="002745DD" w:rsidP="009E2411">
            <w:pPr>
              <w:spacing w:before="60" w:after="60"/>
              <w:rPr>
                <w:rFonts w:ascii="Arial" w:hAnsi="Arial"/>
                <w:sz w:val="18"/>
                <w:lang w:val="sr-Cyrl-RS"/>
              </w:rPr>
            </w:pPr>
          </w:p>
        </w:tc>
      </w:tr>
      <w:tr w:rsidR="002745DD" w:rsidRPr="003A223E" w14:paraId="0C60D648"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nil"/>
              <w:right w:val="nil"/>
            </w:tcBorders>
            <w:vAlign w:val="center"/>
          </w:tcPr>
          <w:p w14:paraId="3770B450" w14:textId="77777777" w:rsidR="002745DD" w:rsidRPr="00F6137A" w:rsidRDefault="002745DD" w:rsidP="009E2411">
            <w:pPr>
              <w:spacing w:after="0"/>
              <w:rPr>
                <w:rFonts w:ascii="Arial" w:hAnsi="Arial"/>
                <w:sz w:val="18"/>
                <w:lang w:val="sr-Cyrl-RS"/>
              </w:rPr>
            </w:pPr>
          </w:p>
        </w:tc>
        <w:tc>
          <w:tcPr>
            <w:tcW w:w="1417" w:type="dxa"/>
            <w:tcBorders>
              <w:top w:val="dashSmallGap" w:sz="4" w:space="0" w:color="auto"/>
              <w:left w:val="nil"/>
              <w:bottom w:val="dashSmallGap" w:sz="4" w:space="0" w:color="auto"/>
            </w:tcBorders>
            <w:vAlign w:val="center"/>
          </w:tcPr>
          <w:p w14:paraId="79C227CB" w14:textId="77777777" w:rsidR="002745DD" w:rsidRPr="00F6137A" w:rsidRDefault="002745DD" w:rsidP="009E2411">
            <w:pPr>
              <w:spacing w:after="0"/>
              <w:rPr>
                <w:rFonts w:ascii="Arial" w:hAnsi="Arial"/>
                <w:sz w:val="18"/>
                <w:lang w:val="sr-Cyrl-RS"/>
              </w:rPr>
            </w:pPr>
            <w:r w:rsidRPr="00F6137A">
              <w:rPr>
                <w:rFonts w:ascii="Arial" w:hAnsi="Arial"/>
                <w:sz w:val="18"/>
                <w:lang w:val="sr-Cyrl-RS"/>
              </w:rPr>
              <w:t>Члан:</w:t>
            </w:r>
          </w:p>
        </w:tc>
        <w:tc>
          <w:tcPr>
            <w:tcW w:w="4253" w:type="dxa"/>
            <w:tcBorders>
              <w:top w:val="dashSmallGap" w:sz="4" w:space="0" w:color="auto"/>
              <w:bottom w:val="dashSmallGap" w:sz="4" w:space="0" w:color="auto"/>
              <w:right w:val="nil"/>
            </w:tcBorders>
          </w:tcPr>
          <w:p w14:paraId="287D8292" w14:textId="77777777" w:rsidR="002745DD" w:rsidRPr="00F6137A" w:rsidRDefault="002745DD" w:rsidP="009E2411">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7206DD33" w14:textId="77777777" w:rsidR="002745DD" w:rsidRPr="00F6137A" w:rsidRDefault="002745DD" w:rsidP="009E2411">
            <w:pPr>
              <w:spacing w:before="60" w:after="60"/>
              <w:jc w:val="center"/>
              <w:rPr>
                <w:rFonts w:ascii="Arial" w:hAnsi="Arial"/>
                <w:sz w:val="18"/>
                <w:lang w:val="sr-Cyrl-RS"/>
              </w:rPr>
            </w:pPr>
            <w:r w:rsidRPr="00F6137A">
              <w:rPr>
                <w:rFonts w:ascii="Arial" w:hAnsi="Arial"/>
                <w:sz w:val="18"/>
                <w:lang w:val="sr-Cyrl-RS"/>
              </w:rPr>
              <w:t>Потпис ментора</w:t>
            </w:r>
          </w:p>
        </w:tc>
      </w:tr>
      <w:tr w:rsidR="002745DD" w:rsidRPr="003A223E" w14:paraId="768E13ED" w14:textId="77777777" w:rsidTr="002745DD">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2127" w:type="dxa"/>
            <w:gridSpan w:val="2"/>
            <w:tcBorders>
              <w:top w:val="nil"/>
              <w:bottom w:val="single" w:sz="12" w:space="0" w:color="auto"/>
              <w:right w:val="nil"/>
            </w:tcBorders>
            <w:vAlign w:val="center"/>
          </w:tcPr>
          <w:p w14:paraId="7A09393B" w14:textId="77777777" w:rsidR="002745DD" w:rsidRPr="00F6137A" w:rsidRDefault="002745DD" w:rsidP="009E2411">
            <w:pPr>
              <w:spacing w:after="0"/>
              <w:rPr>
                <w:rFonts w:ascii="Arial" w:hAnsi="Arial"/>
                <w:sz w:val="18"/>
                <w:lang w:val="sr-Cyrl-RS"/>
              </w:rPr>
            </w:pPr>
          </w:p>
        </w:tc>
        <w:tc>
          <w:tcPr>
            <w:tcW w:w="1417" w:type="dxa"/>
            <w:tcBorders>
              <w:top w:val="dashSmallGap" w:sz="4" w:space="0" w:color="auto"/>
              <w:left w:val="nil"/>
              <w:bottom w:val="single" w:sz="12" w:space="0" w:color="auto"/>
            </w:tcBorders>
            <w:vAlign w:val="center"/>
          </w:tcPr>
          <w:p w14:paraId="4EE58BA9" w14:textId="77777777" w:rsidR="002745DD" w:rsidRPr="00F6137A" w:rsidRDefault="002745DD" w:rsidP="009E2411">
            <w:pPr>
              <w:spacing w:after="0"/>
              <w:rPr>
                <w:rFonts w:ascii="Arial" w:hAnsi="Arial"/>
                <w:sz w:val="18"/>
                <w:lang w:val="sr-Cyrl-RS"/>
              </w:rPr>
            </w:pPr>
            <w:r w:rsidRPr="00F6137A">
              <w:rPr>
                <w:rFonts w:ascii="Arial" w:hAnsi="Arial"/>
                <w:sz w:val="18"/>
                <w:lang w:val="sr-Cyrl-RS"/>
              </w:rPr>
              <w:t>Члан, ментор:</w:t>
            </w:r>
          </w:p>
        </w:tc>
        <w:tc>
          <w:tcPr>
            <w:tcW w:w="4253" w:type="dxa"/>
            <w:tcBorders>
              <w:top w:val="dashSmallGap" w:sz="4" w:space="0" w:color="auto"/>
              <w:bottom w:val="single" w:sz="12" w:space="0" w:color="auto"/>
              <w:right w:val="nil"/>
            </w:tcBorders>
          </w:tcPr>
          <w:p w14:paraId="572BBCB7" w14:textId="77777777" w:rsidR="002745DD" w:rsidRPr="00F6137A" w:rsidRDefault="002745DD" w:rsidP="009E2411">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43F3AF04" w14:textId="77777777" w:rsidR="002745DD" w:rsidRPr="00F6137A" w:rsidRDefault="002745DD" w:rsidP="009E2411">
            <w:pPr>
              <w:spacing w:before="60" w:after="60"/>
              <w:rPr>
                <w:rFonts w:ascii="Arial" w:hAnsi="Arial"/>
                <w:sz w:val="18"/>
                <w:lang w:val="sr-Cyrl-RS"/>
              </w:rPr>
            </w:pPr>
          </w:p>
        </w:tc>
      </w:tr>
    </w:tbl>
    <w:p w14:paraId="439F6561" w14:textId="77777777" w:rsidR="002745DD" w:rsidRPr="003A223E" w:rsidRDefault="002745DD" w:rsidP="002745DD">
      <w:pPr>
        <w:jc w:val="both"/>
        <w:rPr>
          <w:lang w:val="sr-Cyrl-RS"/>
        </w:rPr>
      </w:pPr>
    </w:p>
    <w:p w14:paraId="550124DC" w14:textId="77777777" w:rsidR="00885D1A" w:rsidRDefault="00885D1A" w:rsidP="00F633A3">
      <w:pPr>
        <w:pStyle w:val="osnovnitekst"/>
        <w:rPr>
          <w:lang w:val="sr-Cyrl-RS"/>
        </w:rPr>
      </w:pPr>
    </w:p>
    <w:p w14:paraId="27EFF7F8" w14:textId="77777777" w:rsidR="00885D1A" w:rsidRDefault="00885D1A">
      <w:pPr>
        <w:rPr>
          <w:lang w:val="sr-Cyrl-RS"/>
        </w:rPr>
      </w:pPr>
      <w:r>
        <w:rPr>
          <w:lang w:val="sr-Cyrl-RS"/>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885D1A" w:rsidRPr="003A223E" w14:paraId="6D2CC690" w14:textId="77777777" w:rsidTr="00885D1A">
        <w:trPr>
          <w:cantSplit/>
          <w:trHeight w:hRule="exact" w:val="720"/>
          <w:jc w:val="center"/>
        </w:trPr>
        <w:tc>
          <w:tcPr>
            <w:tcW w:w="1418" w:type="dxa"/>
            <w:vMerge w:val="restart"/>
            <w:tcBorders>
              <w:top w:val="single" w:sz="12" w:space="0" w:color="auto"/>
              <w:left w:val="single" w:sz="12" w:space="0" w:color="auto"/>
              <w:bottom w:val="single" w:sz="12" w:space="0" w:color="auto"/>
              <w:right w:val="nil"/>
            </w:tcBorders>
            <w:vAlign w:val="center"/>
          </w:tcPr>
          <w:p w14:paraId="3C08BC16" w14:textId="77777777" w:rsidR="00885D1A" w:rsidRPr="00F6137A" w:rsidRDefault="00885D1A" w:rsidP="009E2411">
            <w:pPr>
              <w:spacing w:after="0"/>
              <w:jc w:val="center"/>
              <w:rPr>
                <w:rFonts w:ascii="Arial" w:hAnsi="Arial"/>
                <w:sz w:val="20"/>
                <w:lang w:val="sr-Cyrl-RS"/>
              </w:rPr>
            </w:pPr>
            <w:r w:rsidRPr="00F6137A">
              <w:rPr>
                <w:noProof/>
                <w:lang w:val="sr-Cyrl-RS"/>
              </w:rPr>
              <w:lastRenderedPageBreak/>
              <w:drawing>
                <wp:inline distT="0" distB="0" distL="0" distR="0" wp14:anchorId="4F382C4C" wp14:editId="39084FDA">
                  <wp:extent cx="777240" cy="8610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36246D69" w14:textId="77777777" w:rsidR="00885D1A" w:rsidRPr="00F6137A" w:rsidRDefault="00885D1A" w:rsidP="009E2411">
            <w:pPr>
              <w:pStyle w:val="ime"/>
              <w:spacing w:before="120" w:after="0"/>
              <w:ind w:left="57" w:right="57"/>
              <w:rPr>
                <w:rFonts w:ascii="Arial" w:hAnsi="Arial"/>
                <w:sz w:val="22"/>
                <w:lang w:val="sr-Cyrl-RS"/>
              </w:rPr>
            </w:pPr>
            <w:r w:rsidRPr="00F6137A">
              <w:rPr>
                <w:rFonts w:ascii="Arial" w:hAnsi="Arial"/>
                <w:sz w:val="22"/>
                <w:lang w:val="sr-Cyrl-RS"/>
              </w:rPr>
              <w:t xml:space="preserve">UNIVERSITY OF NOVI SAD </w:t>
            </w:r>
            <w:r w:rsidRPr="00F6137A">
              <w:rPr>
                <w:rFonts w:ascii="Arial" w:hAnsi="Arial"/>
                <w:sz w:val="22"/>
                <w:lang w:val="sr-Cyrl-RS"/>
              </w:rPr>
              <w:sym w:font="Wingdings" w:char="F06C"/>
            </w:r>
            <w:r w:rsidRPr="00F6137A">
              <w:rPr>
                <w:rFonts w:ascii="Arial" w:hAnsi="Arial"/>
                <w:sz w:val="22"/>
                <w:lang w:val="sr-Cyrl-RS"/>
              </w:rPr>
              <w:t xml:space="preserve"> </w:t>
            </w:r>
            <w:r w:rsidRPr="00F6137A">
              <w:rPr>
                <w:rFonts w:ascii="Arial" w:hAnsi="Arial"/>
                <w:b/>
                <w:sz w:val="22"/>
                <w:lang w:val="sr-Cyrl-RS"/>
              </w:rPr>
              <w:t>FACULTY OF TECHNICAL SCIENCES</w:t>
            </w:r>
            <w:r w:rsidRPr="00F6137A">
              <w:rPr>
                <w:rFonts w:ascii="Arial" w:hAnsi="Arial"/>
                <w:sz w:val="22"/>
                <w:lang w:val="sr-Cyrl-RS"/>
              </w:rPr>
              <w:t xml:space="preserve"> </w:t>
            </w:r>
          </w:p>
          <w:p w14:paraId="2E8631AF" w14:textId="77777777" w:rsidR="00885D1A" w:rsidRPr="00F6137A" w:rsidRDefault="00885D1A" w:rsidP="009E2411">
            <w:pPr>
              <w:pStyle w:val="ime"/>
              <w:spacing w:before="20" w:after="0"/>
              <w:ind w:left="142" w:right="142"/>
              <w:rPr>
                <w:rFonts w:ascii="Arial" w:hAnsi="Arial"/>
                <w:spacing w:val="20"/>
                <w:sz w:val="22"/>
                <w:lang w:val="sr-Cyrl-RS"/>
              </w:rPr>
            </w:pPr>
            <w:r w:rsidRPr="00F6137A">
              <w:rPr>
                <w:rFonts w:ascii="Arial" w:hAnsi="Arial"/>
                <w:spacing w:val="20"/>
                <w:sz w:val="22"/>
                <w:lang w:val="sr-Cyrl-RS"/>
              </w:rPr>
              <w:t xml:space="preserve">21000 NOVI SAD, </w:t>
            </w:r>
            <w:proofErr w:type="spellStart"/>
            <w:r w:rsidRPr="00F6137A">
              <w:rPr>
                <w:rFonts w:ascii="Arial" w:hAnsi="Arial"/>
                <w:spacing w:val="20"/>
                <w:sz w:val="22"/>
                <w:lang w:val="sr-Cyrl-RS"/>
              </w:rPr>
              <w:t>Trg</w:t>
            </w:r>
            <w:proofErr w:type="spellEnd"/>
            <w:r w:rsidRPr="00F6137A">
              <w:rPr>
                <w:rFonts w:ascii="Arial" w:hAnsi="Arial"/>
                <w:spacing w:val="20"/>
                <w:sz w:val="22"/>
                <w:lang w:val="sr-Cyrl-RS"/>
              </w:rPr>
              <w:t xml:space="preserve"> </w:t>
            </w:r>
            <w:proofErr w:type="spellStart"/>
            <w:r w:rsidRPr="00F6137A">
              <w:rPr>
                <w:rFonts w:ascii="Arial" w:hAnsi="Arial"/>
                <w:spacing w:val="20"/>
                <w:sz w:val="22"/>
                <w:lang w:val="sr-Cyrl-RS"/>
              </w:rPr>
              <w:t>Dositeja</w:t>
            </w:r>
            <w:proofErr w:type="spellEnd"/>
            <w:r w:rsidRPr="00F6137A">
              <w:rPr>
                <w:rFonts w:ascii="Arial" w:hAnsi="Arial"/>
                <w:spacing w:val="20"/>
                <w:sz w:val="22"/>
                <w:lang w:val="sr-Cyrl-RS"/>
              </w:rPr>
              <w:t xml:space="preserve"> </w:t>
            </w:r>
            <w:proofErr w:type="spellStart"/>
            <w:r w:rsidRPr="00F6137A">
              <w:rPr>
                <w:rFonts w:ascii="Arial" w:hAnsi="Arial"/>
                <w:spacing w:val="20"/>
                <w:sz w:val="22"/>
                <w:lang w:val="sr-Cyrl-RS"/>
              </w:rPr>
              <w:t>Obradovića</w:t>
            </w:r>
            <w:proofErr w:type="spellEnd"/>
            <w:r w:rsidRPr="00F6137A">
              <w:rPr>
                <w:rFonts w:ascii="Arial" w:hAnsi="Arial"/>
                <w:spacing w:val="20"/>
                <w:sz w:val="22"/>
                <w:lang w:val="sr-Cyrl-RS"/>
              </w:rPr>
              <w:t xml:space="preserve"> 6</w:t>
            </w:r>
          </w:p>
        </w:tc>
      </w:tr>
      <w:tr w:rsidR="00885D1A" w:rsidRPr="003A223E" w14:paraId="04E93797" w14:textId="77777777" w:rsidTr="00885D1A">
        <w:trPr>
          <w:cantSplit/>
          <w:trHeight w:hRule="exact" w:val="765"/>
          <w:jc w:val="center"/>
        </w:trPr>
        <w:tc>
          <w:tcPr>
            <w:tcW w:w="1418" w:type="dxa"/>
            <w:vMerge/>
            <w:tcBorders>
              <w:top w:val="single" w:sz="12" w:space="0" w:color="auto"/>
              <w:left w:val="single" w:sz="12" w:space="0" w:color="auto"/>
              <w:bottom w:val="single" w:sz="12" w:space="0" w:color="auto"/>
              <w:right w:val="nil"/>
            </w:tcBorders>
          </w:tcPr>
          <w:p w14:paraId="69CA60CB" w14:textId="77777777" w:rsidR="00885D1A" w:rsidRPr="00F6137A" w:rsidRDefault="00885D1A" w:rsidP="009E2411">
            <w:pPr>
              <w:spacing w:after="0"/>
              <w:ind w:left="142" w:right="142"/>
              <w:jc w:val="right"/>
              <w:rPr>
                <w:rFonts w:ascii="Arial" w:hAnsi="Arial"/>
                <w:sz w:val="24"/>
                <w:lang w:val="sr-Cyrl-RS"/>
              </w:rPr>
            </w:pPr>
          </w:p>
        </w:tc>
        <w:tc>
          <w:tcPr>
            <w:tcW w:w="8505" w:type="dxa"/>
            <w:gridSpan w:val="4"/>
            <w:tcBorders>
              <w:top w:val="nil"/>
              <w:left w:val="single" w:sz="12" w:space="0" w:color="auto"/>
              <w:bottom w:val="single" w:sz="12" w:space="0" w:color="auto"/>
              <w:right w:val="single" w:sz="12" w:space="0" w:color="auto"/>
            </w:tcBorders>
            <w:shd w:val="pct10" w:color="auto" w:fill="auto"/>
          </w:tcPr>
          <w:p w14:paraId="13F04DE6" w14:textId="77777777" w:rsidR="00885D1A" w:rsidRPr="00F6137A" w:rsidRDefault="00885D1A" w:rsidP="009E2411">
            <w:pPr>
              <w:pStyle w:val="ime"/>
              <w:spacing w:before="240" w:after="0"/>
              <w:ind w:left="142" w:right="142"/>
              <w:rPr>
                <w:rFonts w:ascii="Arial" w:hAnsi="Arial"/>
                <w:b/>
                <w:spacing w:val="-4"/>
                <w:sz w:val="28"/>
                <w:lang w:val="sr-Cyrl-RS"/>
              </w:rPr>
            </w:pPr>
            <w:r w:rsidRPr="00F6137A">
              <w:rPr>
                <w:rFonts w:ascii="Arial" w:hAnsi="Arial"/>
                <w:b/>
                <w:sz w:val="28"/>
                <w:lang w:val="sr-Cyrl-RS"/>
              </w:rPr>
              <w:t>KEY WORDS DOCUMENTATION</w:t>
            </w:r>
          </w:p>
        </w:tc>
      </w:tr>
      <w:tr w:rsidR="00885D1A" w:rsidRPr="003A223E" w14:paraId="0246F4AF"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single" w:sz="12" w:space="0" w:color="auto"/>
              <w:bottom w:val="dashSmallGap" w:sz="4" w:space="0" w:color="auto"/>
            </w:tcBorders>
          </w:tcPr>
          <w:p w14:paraId="020656D4"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Accession</w:t>
            </w:r>
            <w:proofErr w:type="spellEnd"/>
            <w:r w:rsidRPr="00F6137A">
              <w:rPr>
                <w:rFonts w:ascii="Arial" w:hAnsi="Arial"/>
                <w:sz w:val="18"/>
                <w:lang w:val="sr-Cyrl-RS"/>
              </w:rPr>
              <w:t xml:space="preserve"> </w:t>
            </w:r>
            <w:proofErr w:type="spellStart"/>
            <w:r w:rsidRPr="00F6137A">
              <w:rPr>
                <w:rFonts w:ascii="Arial" w:hAnsi="Arial"/>
                <w:sz w:val="18"/>
                <w:lang w:val="sr-Cyrl-RS"/>
              </w:rPr>
              <w:t>number</w:t>
            </w:r>
            <w:proofErr w:type="spellEnd"/>
            <w:r w:rsidRPr="00F6137A">
              <w:rPr>
                <w:rFonts w:ascii="Arial" w:hAnsi="Arial"/>
                <w:sz w:val="18"/>
                <w:lang w:val="sr-Cyrl-RS"/>
              </w:rPr>
              <w:t xml:space="preserve">, </w:t>
            </w:r>
            <w:r w:rsidRPr="00F6137A">
              <w:rPr>
                <w:rFonts w:ascii="Arial" w:hAnsi="Arial"/>
                <w:b/>
                <w:sz w:val="18"/>
                <w:lang w:val="sr-Cyrl-RS"/>
              </w:rPr>
              <w:t>ANO</w:t>
            </w:r>
            <w:r w:rsidRPr="00F6137A">
              <w:rPr>
                <w:rFonts w:ascii="Arial" w:hAnsi="Arial"/>
                <w:sz w:val="18"/>
                <w:lang w:val="sr-Cyrl-RS"/>
              </w:rPr>
              <w:t>:</w:t>
            </w:r>
          </w:p>
        </w:tc>
        <w:tc>
          <w:tcPr>
            <w:tcW w:w="6379" w:type="dxa"/>
            <w:gridSpan w:val="2"/>
            <w:tcBorders>
              <w:top w:val="single" w:sz="12" w:space="0" w:color="auto"/>
              <w:bottom w:val="dashSmallGap" w:sz="4" w:space="0" w:color="auto"/>
            </w:tcBorders>
          </w:tcPr>
          <w:p w14:paraId="483DB49E" w14:textId="77777777" w:rsidR="00885D1A" w:rsidRPr="00F6137A" w:rsidRDefault="00885D1A" w:rsidP="009E2411">
            <w:pPr>
              <w:spacing w:before="60" w:after="60"/>
              <w:rPr>
                <w:rFonts w:ascii="Arial" w:hAnsi="Arial"/>
                <w:sz w:val="18"/>
                <w:lang w:val="sr-Cyrl-RS"/>
              </w:rPr>
            </w:pPr>
          </w:p>
        </w:tc>
      </w:tr>
      <w:tr w:rsidR="00885D1A" w:rsidRPr="003A223E" w14:paraId="669F08D9"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7259B89"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Identification</w:t>
            </w:r>
            <w:proofErr w:type="spellEnd"/>
            <w:r w:rsidRPr="00F6137A">
              <w:rPr>
                <w:rFonts w:ascii="Arial" w:hAnsi="Arial"/>
                <w:sz w:val="18"/>
                <w:lang w:val="sr-Cyrl-RS"/>
              </w:rPr>
              <w:t xml:space="preserve"> </w:t>
            </w:r>
            <w:proofErr w:type="spellStart"/>
            <w:r w:rsidRPr="00F6137A">
              <w:rPr>
                <w:rFonts w:ascii="Arial" w:hAnsi="Arial"/>
                <w:sz w:val="18"/>
                <w:lang w:val="sr-Cyrl-RS"/>
              </w:rPr>
              <w:t>number</w:t>
            </w:r>
            <w:proofErr w:type="spellEnd"/>
            <w:r w:rsidRPr="00F6137A">
              <w:rPr>
                <w:rFonts w:ascii="Arial" w:hAnsi="Arial"/>
                <w:sz w:val="18"/>
                <w:lang w:val="sr-Cyrl-RS"/>
              </w:rPr>
              <w:t xml:space="preserve">, </w:t>
            </w:r>
            <w:r w:rsidRPr="00F6137A">
              <w:rPr>
                <w:rFonts w:ascii="Arial" w:hAnsi="Arial"/>
                <w:b/>
                <w:sz w:val="18"/>
                <w:lang w:val="sr-Cyrl-RS"/>
              </w:rPr>
              <w:t>INO</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8CCDF4A" w14:textId="77777777" w:rsidR="00885D1A" w:rsidRPr="00F6137A" w:rsidRDefault="00885D1A" w:rsidP="009E2411">
            <w:pPr>
              <w:spacing w:before="60" w:after="60"/>
              <w:rPr>
                <w:rFonts w:ascii="Arial" w:hAnsi="Arial"/>
                <w:sz w:val="18"/>
                <w:lang w:val="sr-Cyrl-RS"/>
              </w:rPr>
            </w:pPr>
          </w:p>
        </w:tc>
      </w:tr>
      <w:tr w:rsidR="00885D1A" w:rsidRPr="003A223E" w14:paraId="23824949"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E236D7B"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Document</w:t>
            </w:r>
            <w:proofErr w:type="spellEnd"/>
            <w:r w:rsidRPr="00F6137A">
              <w:rPr>
                <w:rFonts w:ascii="Arial" w:hAnsi="Arial"/>
                <w:sz w:val="18"/>
                <w:lang w:val="sr-Cyrl-RS"/>
              </w:rPr>
              <w:t xml:space="preserve"> </w:t>
            </w:r>
            <w:proofErr w:type="spellStart"/>
            <w:r w:rsidRPr="00F6137A">
              <w:rPr>
                <w:rFonts w:ascii="Arial" w:hAnsi="Arial"/>
                <w:sz w:val="18"/>
                <w:lang w:val="sr-Cyrl-RS"/>
              </w:rPr>
              <w:t>type</w:t>
            </w:r>
            <w:proofErr w:type="spellEnd"/>
            <w:r w:rsidRPr="00F6137A">
              <w:rPr>
                <w:rFonts w:ascii="Arial" w:hAnsi="Arial"/>
                <w:sz w:val="18"/>
                <w:lang w:val="sr-Cyrl-RS"/>
              </w:rPr>
              <w:t xml:space="preserve">, </w:t>
            </w:r>
            <w:r w:rsidRPr="00F6137A">
              <w:rPr>
                <w:rFonts w:ascii="Arial" w:hAnsi="Arial"/>
                <w:b/>
                <w:sz w:val="18"/>
                <w:lang w:val="sr-Cyrl-RS"/>
              </w:rPr>
              <w:t>DT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02C032B"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Monographic</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p>
        </w:tc>
      </w:tr>
      <w:tr w:rsidR="00885D1A" w:rsidRPr="003A223E" w14:paraId="3FBE13C7"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84245FE"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Type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record</w:t>
            </w:r>
            <w:proofErr w:type="spellEnd"/>
            <w:r w:rsidRPr="00F6137A">
              <w:rPr>
                <w:rFonts w:ascii="Arial" w:hAnsi="Arial"/>
                <w:sz w:val="18"/>
                <w:lang w:val="sr-Cyrl-RS"/>
              </w:rPr>
              <w:t xml:space="preserve">, </w:t>
            </w:r>
            <w:r w:rsidRPr="00F6137A">
              <w:rPr>
                <w:rFonts w:ascii="Arial" w:hAnsi="Arial"/>
                <w:b/>
                <w:sz w:val="18"/>
                <w:lang w:val="sr-Cyrl-RS"/>
              </w:rPr>
              <w:t>TR</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183FE43"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Textual</w:t>
            </w:r>
            <w:proofErr w:type="spellEnd"/>
            <w:r w:rsidRPr="00F6137A">
              <w:rPr>
                <w:rFonts w:ascii="Arial" w:hAnsi="Arial"/>
                <w:sz w:val="18"/>
                <w:lang w:val="sr-Cyrl-RS"/>
              </w:rPr>
              <w:t xml:space="preserve"> </w:t>
            </w:r>
            <w:proofErr w:type="spellStart"/>
            <w:r w:rsidRPr="00F6137A">
              <w:rPr>
                <w:rFonts w:ascii="Arial" w:hAnsi="Arial"/>
                <w:sz w:val="18"/>
                <w:lang w:val="sr-Cyrl-RS"/>
              </w:rPr>
              <w:t>material</w:t>
            </w:r>
            <w:proofErr w:type="spellEnd"/>
          </w:p>
        </w:tc>
      </w:tr>
      <w:tr w:rsidR="00885D1A" w:rsidRPr="003A223E" w14:paraId="39581E29"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A097F0D"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Contents</w:t>
            </w:r>
            <w:proofErr w:type="spellEnd"/>
            <w:r w:rsidRPr="00F6137A">
              <w:rPr>
                <w:rFonts w:ascii="Arial" w:hAnsi="Arial"/>
                <w:sz w:val="18"/>
                <w:lang w:val="sr-Cyrl-RS"/>
              </w:rPr>
              <w:t xml:space="preserve"> </w:t>
            </w:r>
            <w:proofErr w:type="spellStart"/>
            <w:r w:rsidRPr="00F6137A">
              <w:rPr>
                <w:rFonts w:ascii="Arial" w:hAnsi="Arial"/>
                <w:sz w:val="18"/>
                <w:lang w:val="sr-Cyrl-RS"/>
              </w:rPr>
              <w:t>code</w:t>
            </w:r>
            <w:proofErr w:type="spellEnd"/>
            <w:r w:rsidRPr="00F6137A">
              <w:rPr>
                <w:rFonts w:ascii="Arial" w:hAnsi="Arial"/>
                <w:sz w:val="18"/>
                <w:lang w:val="sr-Cyrl-RS"/>
              </w:rPr>
              <w:t xml:space="preserve">, </w:t>
            </w:r>
            <w:r w:rsidRPr="00F6137A">
              <w:rPr>
                <w:rFonts w:ascii="Arial" w:hAnsi="Arial"/>
                <w:b/>
                <w:sz w:val="18"/>
                <w:lang w:val="sr-Cyrl-RS"/>
              </w:rPr>
              <w:t>CC</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95BFF25"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Bachelor</w:t>
            </w:r>
            <w:proofErr w:type="spellEnd"/>
            <w:r w:rsidRPr="00F6137A">
              <w:rPr>
                <w:rFonts w:ascii="Arial" w:hAnsi="Arial"/>
                <w:sz w:val="18"/>
                <w:lang w:val="sr-Cyrl-RS"/>
              </w:rPr>
              <w:t xml:space="preserve"> </w:t>
            </w:r>
            <w:proofErr w:type="spellStart"/>
            <w:r w:rsidRPr="00F6137A">
              <w:rPr>
                <w:rFonts w:ascii="Arial" w:hAnsi="Arial"/>
                <w:sz w:val="18"/>
                <w:lang w:val="sr-Cyrl-RS"/>
              </w:rPr>
              <w:t>thesis</w:t>
            </w:r>
            <w:proofErr w:type="spellEnd"/>
          </w:p>
        </w:tc>
      </w:tr>
      <w:tr w:rsidR="00885D1A" w:rsidRPr="003A223E" w14:paraId="31C12037"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489DE12"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Author</w:t>
            </w:r>
            <w:proofErr w:type="spellEnd"/>
            <w:r w:rsidRPr="00F6137A">
              <w:rPr>
                <w:rFonts w:ascii="Arial" w:hAnsi="Arial"/>
                <w:sz w:val="18"/>
                <w:lang w:val="sr-Cyrl-RS"/>
              </w:rPr>
              <w:t xml:space="preserve">, </w:t>
            </w:r>
            <w:r w:rsidRPr="00F6137A">
              <w:rPr>
                <w:rFonts w:ascii="Arial" w:hAnsi="Arial"/>
                <w:b/>
                <w:sz w:val="18"/>
                <w:lang w:val="sr-Cyrl-RS"/>
              </w:rPr>
              <w:t>AU</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818FD7B" w14:textId="77777777" w:rsidR="00885D1A" w:rsidRPr="00F6137A" w:rsidRDefault="001F7B38" w:rsidP="009E2411">
            <w:pPr>
              <w:spacing w:before="60" w:after="60"/>
              <w:rPr>
                <w:rFonts w:ascii="Arial" w:hAnsi="Arial"/>
                <w:color w:val="000000" w:themeColor="text1"/>
                <w:sz w:val="18"/>
                <w:lang w:val="sr-Cyrl-RS"/>
              </w:rPr>
            </w:pPr>
            <w:proofErr w:type="spellStart"/>
            <w:r>
              <w:rPr>
                <w:rFonts w:ascii="Arial" w:hAnsi="Arial"/>
                <w:color w:val="000000" w:themeColor="text1"/>
                <w:sz w:val="18"/>
              </w:rPr>
              <w:t>Milic</w:t>
            </w:r>
            <w:proofErr w:type="spellEnd"/>
            <w:r w:rsidR="00885D1A" w:rsidRPr="00F6137A">
              <w:rPr>
                <w:rFonts w:ascii="Arial" w:hAnsi="Arial"/>
                <w:color w:val="000000" w:themeColor="text1"/>
                <w:sz w:val="18"/>
                <w:lang w:val="sr-Cyrl-RS"/>
              </w:rPr>
              <w:t xml:space="preserve">a </w:t>
            </w:r>
            <w:r>
              <w:rPr>
                <w:rFonts w:ascii="Arial" w:hAnsi="Arial"/>
                <w:color w:val="000000" w:themeColor="text1"/>
                <w:sz w:val="18"/>
              </w:rPr>
              <w:t>Petrov</w:t>
            </w:r>
            <w:proofErr w:type="spellStart"/>
            <w:r w:rsidR="00885D1A" w:rsidRPr="00F6137A">
              <w:rPr>
                <w:rFonts w:ascii="Arial" w:hAnsi="Arial"/>
                <w:color w:val="000000" w:themeColor="text1"/>
                <w:sz w:val="18"/>
                <w:lang w:val="sr-Cyrl-RS"/>
              </w:rPr>
              <w:t>ic</w:t>
            </w:r>
            <w:proofErr w:type="spellEnd"/>
          </w:p>
        </w:tc>
      </w:tr>
      <w:tr w:rsidR="00885D1A" w:rsidRPr="003A223E" w14:paraId="5D398460"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8FDB139"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Mentor</w:t>
            </w:r>
            <w:proofErr w:type="spellEnd"/>
            <w:r w:rsidRPr="00F6137A">
              <w:rPr>
                <w:rFonts w:ascii="Arial" w:hAnsi="Arial"/>
                <w:sz w:val="18"/>
                <w:lang w:val="sr-Cyrl-RS"/>
              </w:rPr>
              <w:t xml:space="preserve">, </w:t>
            </w:r>
            <w:r w:rsidRPr="00F6137A">
              <w:rPr>
                <w:rFonts w:ascii="Arial" w:hAnsi="Arial"/>
                <w:b/>
                <w:sz w:val="18"/>
                <w:lang w:val="sr-Cyrl-RS"/>
              </w:rPr>
              <w:t>MN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784D058"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Sinisa</w:t>
            </w:r>
            <w:proofErr w:type="spellEnd"/>
            <w:r w:rsidRPr="00F6137A">
              <w:rPr>
                <w:rFonts w:ascii="Arial" w:hAnsi="Arial"/>
                <w:sz w:val="18"/>
                <w:lang w:val="sr-Cyrl-RS"/>
              </w:rPr>
              <w:t xml:space="preserve"> </w:t>
            </w:r>
            <w:proofErr w:type="spellStart"/>
            <w:r w:rsidRPr="00F6137A">
              <w:rPr>
                <w:rFonts w:ascii="Arial" w:hAnsi="Arial"/>
                <w:sz w:val="18"/>
                <w:lang w:val="sr-Cyrl-RS"/>
              </w:rPr>
              <w:t>Nikolic</w:t>
            </w:r>
            <w:proofErr w:type="spellEnd"/>
            <w:r w:rsidRPr="00F6137A">
              <w:rPr>
                <w:rFonts w:ascii="Arial" w:hAnsi="Arial"/>
                <w:sz w:val="18"/>
                <w:lang w:val="sr-Cyrl-RS"/>
              </w:rPr>
              <w:t xml:space="preserve">, </w:t>
            </w:r>
            <w:proofErr w:type="spellStart"/>
            <w:r w:rsidRPr="00F6137A">
              <w:rPr>
                <w:rFonts w:ascii="Arial" w:hAnsi="Arial"/>
                <w:sz w:val="18"/>
                <w:lang w:val="sr-Cyrl-RS"/>
              </w:rPr>
              <w:t>PhD</w:t>
            </w:r>
            <w:proofErr w:type="spellEnd"/>
          </w:p>
        </w:tc>
      </w:tr>
      <w:tr w:rsidR="00885D1A" w:rsidRPr="003A223E" w14:paraId="72D25AA7"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14:paraId="029850DD"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Title</w:t>
            </w:r>
            <w:proofErr w:type="spellEnd"/>
            <w:r w:rsidRPr="00F6137A">
              <w:rPr>
                <w:rFonts w:ascii="Arial" w:hAnsi="Arial"/>
                <w:sz w:val="18"/>
                <w:lang w:val="sr-Cyrl-RS"/>
              </w:rPr>
              <w:t xml:space="preserve">, </w:t>
            </w:r>
            <w:r w:rsidRPr="00F6137A">
              <w:rPr>
                <w:rFonts w:ascii="Arial" w:hAnsi="Arial"/>
                <w:b/>
                <w:sz w:val="18"/>
                <w:lang w:val="sr-Cyrl-RS"/>
              </w:rPr>
              <w:t>TI</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862D6AC" w14:textId="77777777" w:rsidR="00885D1A" w:rsidRPr="00F6137A" w:rsidRDefault="00885D1A" w:rsidP="009E2411">
            <w:pPr>
              <w:spacing w:before="60" w:after="60"/>
              <w:rPr>
                <w:rFonts w:ascii="Arial" w:hAnsi="Arial"/>
                <w:color w:val="000000" w:themeColor="text1"/>
                <w:sz w:val="18"/>
                <w:lang w:val="sr-Cyrl-RS"/>
              </w:rPr>
            </w:pPr>
            <w:proofErr w:type="spellStart"/>
            <w:r w:rsidRPr="00F6137A">
              <w:rPr>
                <w:rFonts w:ascii="Arial" w:hAnsi="Arial"/>
                <w:color w:val="000000" w:themeColor="text1"/>
                <w:sz w:val="18"/>
                <w:lang w:val="sr-Cyrl-RS"/>
              </w:rPr>
              <w:t>Banking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for</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Opening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and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Extending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Saving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Accounts</w:t>
            </w:r>
            <w:proofErr w:type="spellEnd"/>
            <w:r w:rsidRPr="00F6137A">
              <w:rPr>
                <w:rFonts w:ascii="Arial" w:hAnsi="Arial"/>
                <w:color w:val="000000" w:themeColor="text1"/>
                <w:sz w:val="18"/>
                <w:lang w:val="sr-Cyrl-RS"/>
              </w:rPr>
              <w:br/>
            </w:r>
            <w:r w:rsidRPr="00F6137A">
              <w:rPr>
                <w:rFonts w:ascii="Arial" w:hAnsi="Arial"/>
                <w:color w:val="000000" w:themeColor="text1"/>
                <w:sz w:val="18"/>
                <w:lang w:val="sr-Cyrl-RS"/>
              </w:rPr>
              <w:br/>
            </w:r>
          </w:p>
        </w:tc>
      </w:tr>
      <w:tr w:rsidR="00885D1A" w:rsidRPr="003A223E" w14:paraId="2D388DB9"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AECA52B"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Language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text</w:t>
            </w:r>
            <w:proofErr w:type="spellEnd"/>
            <w:r w:rsidRPr="00F6137A">
              <w:rPr>
                <w:rFonts w:ascii="Arial" w:hAnsi="Arial"/>
                <w:sz w:val="18"/>
                <w:lang w:val="sr-Cyrl-RS"/>
              </w:rPr>
              <w:t xml:space="preserve">, </w:t>
            </w:r>
            <w:r w:rsidRPr="00F6137A">
              <w:rPr>
                <w:rFonts w:ascii="Arial" w:hAnsi="Arial"/>
                <w:b/>
                <w:sz w:val="18"/>
                <w:lang w:val="sr-Cyrl-RS"/>
              </w:rPr>
              <w:t>LT</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38916B3"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Serbian</w:t>
            </w:r>
            <w:proofErr w:type="spellEnd"/>
          </w:p>
        </w:tc>
      </w:tr>
      <w:tr w:rsidR="00885D1A" w:rsidRPr="003A223E" w14:paraId="37CA2310"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DA1AAA0"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Language</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abstract</w:t>
            </w:r>
            <w:proofErr w:type="spellEnd"/>
            <w:r w:rsidRPr="00F6137A">
              <w:rPr>
                <w:rFonts w:ascii="Arial" w:hAnsi="Arial"/>
                <w:sz w:val="18"/>
                <w:lang w:val="sr-Cyrl-RS"/>
              </w:rPr>
              <w:t xml:space="preserve">, </w:t>
            </w:r>
            <w:r w:rsidRPr="00F6137A">
              <w:rPr>
                <w:rFonts w:ascii="Arial" w:hAnsi="Arial"/>
                <w:b/>
                <w:sz w:val="18"/>
                <w:lang w:val="sr-Cyrl-RS"/>
              </w:rPr>
              <w:t>LA</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E1BB3B5"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Serbian</w:t>
            </w:r>
            <w:proofErr w:type="spellEnd"/>
            <w:r w:rsidRPr="00F6137A">
              <w:rPr>
                <w:rFonts w:ascii="Arial" w:hAnsi="Arial"/>
                <w:sz w:val="18"/>
                <w:lang w:val="sr-Cyrl-RS"/>
              </w:rPr>
              <w:t>/</w:t>
            </w:r>
            <w:proofErr w:type="spellStart"/>
            <w:r w:rsidRPr="00F6137A">
              <w:rPr>
                <w:rFonts w:ascii="Arial" w:hAnsi="Arial"/>
                <w:sz w:val="18"/>
                <w:lang w:val="sr-Cyrl-RS"/>
              </w:rPr>
              <w:t>English</w:t>
            </w:r>
            <w:proofErr w:type="spellEnd"/>
          </w:p>
        </w:tc>
      </w:tr>
      <w:tr w:rsidR="00885D1A" w:rsidRPr="003A223E" w14:paraId="364485BC"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60AFDD79"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Country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r w:rsidRPr="00F6137A">
              <w:rPr>
                <w:rFonts w:ascii="Arial" w:hAnsi="Arial"/>
                <w:b/>
                <w:sz w:val="18"/>
                <w:lang w:val="sr-Cyrl-RS"/>
              </w:rPr>
              <w:t>CP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5D061CB"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Serbia</w:t>
            </w:r>
            <w:proofErr w:type="spellEnd"/>
          </w:p>
        </w:tc>
      </w:tr>
      <w:tr w:rsidR="00885D1A" w:rsidRPr="003A223E" w14:paraId="1FB02120"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7DCB40BB"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Locality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r w:rsidRPr="00F6137A">
              <w:rPr>
                <w:rFonts w:ascii="Arial" w:hAnsi="Arial"/>
                <w:b/>
                <w:sz w:val="18"/>
                <w:lang w:val="sr-Cyrl-RS"/>
              </w:rPr>
              <w:t>LP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97F320D"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Vojvodina</w:t>
            </w:r>
            <w:proofErr w:type="spellEnd"/>
          </w:p>
        </w:tc>
      </w:tr>
      <w:tr w:rsidR="00885D1A" w:rsidRPr="003A223E" w14:paraId="2585E97A"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42F37A9A"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proofErr w:type="spellStart"/>
            <w:r w:rsidRPr="00F6137A">
              <w:rPr>
                <w:rFonts w:ascii="Arial" w:hAnsi="Arial"/>
                <w:sz w:val="18"/>
                <w:lang w:val="sr-Cyrl-RS"/>
              </w:rPr>
              <w:t>year</w:t>
            </w:r>
            <w:proofErr w:type="spellEnd"/>
            <w:r w:rsidRPr="00F6137A">
              <w:rPr>
                <w:rFonts w:ascii="Arial" w:hAnsi="Arial"/>
                <w:sz w:val="18"/>
                <w:lang w:val="sr-Cyrl-RS"/>
              </w:rPr>
              <w:t xml:space="preserve">, </w:t>
            </w:r>
            <w:r w:rsidRPr="00F6137A">
              <w:rPr>
                <w:rFonts w:ascii="Arial" w:hAnsi="Arial"/>
                <w:b/>
                <w:sz w:val="18"/>
                <w:lang w:val="sr-Cyrl-RS"/>
              </w:rPr>
              <w:t>PY</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1B345B5" w14:textId="77777777" w:rsidR="00885D1A" w:rsidRPr="00B56B80" w:rsidRDefault="00885D1A" w:rsidP="009E2411">
            <w:pPr>
              <w:spacing w:before="60" w:after="60"/>
              <w:rPr>
                <w:rFonts w:ascii="Arial" w:hAnsi="Arial"/>
                <w:color w:val="000000" w:themeColor="text1"/>
                <w:sz w:val="18"/>
              </w:rPr>
            </w:pPr>
            <w:r w:rsidRPr="00F6137A">
              <w:rPr>
                <w:rFonts w:ascii="Arial" w:hAnsi="Arial"/>
                <w:color w:val="000000" w:themeColor="text1"/>
                <w:sz w:val="18"/>
                <w:lang w:val="sr-Cyrl-RS"/>
              </w:rPr>
              <w:t>202</w:t>
            </w:r>
            <w:r w:rsidR="00B56B80">
              <w:rPr>
                <w:rFonts w:ascii="Arial" w:hAnsi="Arial"/>
                <w:color w:val="000000" w:themeColor="text1"/>
                <w:sz w:val="18"/>
              </w:rPr>
              <w:t>3</w:t>
            </w:r>
          </w:p>
        </w:tc>
      </w:tr>
      <w:tr w:rsidR="00885D1A" w:rsidRPr="003A223E" w14:paraId="7397B6F1"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D5AB40E" w14:textId="77777777" w:rsidR="00885D1A" w:rsidRPr="00F6137A" w:rsidRDefault="00885D1A" w:rsidP="009E2411">
            <w:pPr>
              <w:spacing w:before="60" w:after="60"/>
              <w:rPr>
                <w:rFonts w:ascii="Arial" w:hAnsi="Arial"/>
                <w:sz w:val="18"/>
                <w:lang w:val="sr-Cyrl-RS"/>
              </w:rPr>
            </w:pPr>
            <w:r w:rsidRPr="00F6137A">
              <w:rPr>
                <w:rFonts w:ascii="Arial" w:hAnsi="Arial"/>
                <w:sz w:val="18"/>
                <w:lang w:val="sr-Cyrl-RS"/>
              </w:rPr>
              <w:t xml:space="preserve">Publisher, </w:t>
            </w:r>
            <w:r w:rsidRPr="00F6137A">
              <w:rPr>
                <w:rFonts w:ascii="Arial" w:hAnsi="Arial"/>
                <w:b/>
                <w:sz w:val="18"/>
                <w:lang w:val="sr-Cyrl-RS"/>
              </w:rPr>
              <w:t>PB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3BBA428C"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Author’s</w:t>
            </w:r>
            <w:proofErr w:type="spellEnd"/>
            <w:r w:rsidRPr="00F6137A">
              <w:rPr>
                <w:rFonts w:ascii="Arial" w:hAnsi="Arial"/>
                <w:sz w:val="18"/>
                <w:lang w:val="sr-Cyrl-RS"/>
              </w:rPr>
              <w:t xml:space="preserve"> </w:t>
            </w:r>
            <w:proofErr w:type="spellStart"/>
            <w:r w:rsidRPr="00F6137A">
              <w:rPr>
                <w:rFonts w:ascii="Arial" w:hAnsi="Arial"/>
                <w:sz w:val="18"/>
                <w:lang w:val="sr-Cyrl-RS"/>
              </w:rPr>
              <w:t>reprint</w:t>
            </w:r>
            <w:proofErr w:type="spellEnd"/>
          </w:p>
        </w:tc>
      </w:tr>
      <w:tr w:rsidR="00885D1A" w:rsidRPr="003A223E" w14:paraId="5DACACB0"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E5243B3"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Publication</w:t>
            </w:r>
            <w:proofErr w:type="spellEnd"/>
            <w:r w:rsidRPr="00F6137A">
              <w:rPr>
                <w:rFonts w:ascii="Arial" w:hAnsi="Arial"/>
                <w:sz w:val="18"/>
                <w:lang w:val="sr-Cyrl-RS"/>
              </w:rPr>
              <w:t xml:space="preserve"> </w:t>
            </w:r>
            <w:proofErr w:type="spellStart"/>
            <w:r w:rsidRPr="00F6137A">
              <w:rPr>
                <w:rFonts w:ascii="Arial" w:hAnsi="Arial"/>
                <w:sz w:val="18"/>
                <w:lang w:val="sr-Cyrl-RS"/>
              </w:rPr>
              <w:t>place</w:t>
            </w:r>
            <w:proofErr w:type="spellEnd"/>
            <w:r w:rsidRPr="00F6137A">
              <w:rPr>
                <w:rFonts w:ascii="Arial" w:hAnsi="Arial"/>
                <w:sz w:val="18"/>
                <w:lang w:val="sr-Cyrl-RS"/>
              </w:rPr>
              <w:t xml:space="preserve">, </w:t>
            </w:r>
            <w:r w:rsidRPr="00F6137A">
              <w:rPr>
                <w:rFonts w:ascii="Arial" w:hAnsi="Arial"/>
                <w:b/>
                <w:sz w:val="18"/>
                <w:lang w:val="sr-Cyrl-RS"/>
              </w:rPr>
              <w:t>PP</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54FBDF27"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Faculty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Technical</w:t>
            </w:r>
            <w:proofErr w:type="spellEnd"/>
            <w:r w:rsidRPr="00F6137A">
              <w:rPr>
                <w:rFonts w:ascii="Arial" w:hAnsi="Arial"/>
                <w:sz w:val="18"/>
                <w:lang w:val="sr-Cyrl-RS"/>
              </w:rPr>
              <w:t xml:space="preserve"> </w:t>
            </w:r>
            <w:proofErr w:type="spellStart"/>
            <w:r w:rsidRPr="00F6137A">
              <w:rPr>
                <w:rFonts w:ascii="Arial" w:hAnsi="Arial"/>
                <w:sz w:val="18"/>
                <w:lang w:val="sr-Cyrl-RS"/>
              </w:rPr>
              <w:t>Sciences</w:t>
            </w:r>
            <w:proofErr w:type="spellEnd"/>
            <w:r w:rsidRPr="00F6137A">
              <w:rPr>
                <w:rFonts w:ascii="Arial" w:hAnsi="Arial"/>
                <w:sz w:val="18"/>
                <w:lang w:val="sr-Cyrl-RS"/>
              </w:rPr>
              <w:t xml:space="preserve">, </w:t>
            </w:r>
            <w:proofErr w:type="spellStart"/>
            <w:r w:rsidRPr="00F6137A">
              <w:rPr>
                <w:rFonts w:ascii="Arial" w:hAnsi="Arial"/>
                <w:sz w:val="18"/>
                <w:lang w:val="sr-Cyrl-RS"/>
              </w:rPr>
              <w:t>Trg</w:t>
            </w:r>
            <w:proofErr w:type="spellEnd"/>
            <w:r w:rsidRPr="00F6137A">
              <w:rPr>
                <w:rFonts w:ascii="Arial" w:hAnsi="Arial"/>
                <w:sz w:val="18"/>
                <w:lang w:val="sr-Cyrl-RS"/>
              </w:rPr>
              <w:t xml:space="preserve"> </w:t>
            </w:r>
            <w:proofErr w:type="spellStart"/>
            <w:r w:rsidRPr="00F6137A">
              <w:rPr>
                <w:rFonts w:ascii="Arial" w:hAnsi="Arial"/>
                <w:sz w:val="18"/>
                <w:lang w:val="sr-Cyrl-RS"/>
              </w:rPr>
              <w:t>Dositeja</w:t>
            </w:r>
            <w:proofErr w:type="spellEnd"/>
            <w:r w:rsidRPr="00F6137A">
              <w:rPr>
                <w:rFonts w:ascii="Arial" w:hAnsi="Arial"/>
                <w:sz w:val="18"/>
                <w:lang w:val="sr-Cyrl-RS"/>
              </w:rPr>
              <w:t xml:space="preserve"> </w:t>
            </w:r>
            <w:proofErr w:type="spellStart"/>
            <w:r w:rsidRPr="00F6137A">
              <w:rPr>
                <w:rFonts w:ascii="Arial" w:hAnsi="Arial"/>
                <w:sz w:val="18"/>
                <w:lang w:val="sr-Cyrl-RS"/>
              </w:rPr>
              <w:t>Obradovića</w:t>
            </w:r>
            <w:proofErr w:type="spellEnd"/>
            <w:r w:rsidRPr="00F6137A">
              <w:rPr>
                <w:rFonts w:ascii="Arial" w:hAnsi="Arial"/>
                <w:sz w:val="18"/>
                <w:lang w:val="sr-Cyrl-RS"/>
              </w:rPr>
              <w:t xml:space="preserve"> 6, </w:t>
            </w:r>
            <w:proofErr w:type="spellStart"/>
            <w:r w:rsidRPr="00F6137A">
              <w:rPr>
                <w:rFonts w:ascii="Arial" w:hAnsi="Arial"/>
                <w:sz w:val="18"/>
                <w:lang w:val="sr-Cyrl-RS"/>
              </w:rPr>
              <w:t>Novi</w:t>
            </w:r>
            <w:proofErr w:type="spellEnd"/>
            <w:r w:rsidRPr="00F6137A">
              <w:rPr>
                <w:rFonts w:ascii="Arial" w:hAnsi="Arial"/>
                <w:sz w:val="18"/>
                <w:lang w:val="sr-Cyrl-RS"/>
              </w:rPr>
              <w:t xml:space="preserve"> </w:t>
            </w:r>
            <w:proofErr w:type="spellStart"/>
            <w:r w:rsidRPr="00F6137A">
              <w:rPr>
                <w:rFonts w:ascii="Arial" w:hAnsi="Arial"/>
                <w:sz w:val="18"/>
                <w:lang w:val="sr-Cyrl-RS"/>
              </w:rPr>
              <w:t>Sad</w:t>
            </w:r>
            <w:proofErr w:type="spellEnd"/>
          </w:p>
        </w:tc>
      </w:tr>
      <w:tr w:rsidR="00885D1A" w:rsidRPr="003A223E" w14:paraId="72858E21"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16"/>
          <w:jc w:val="center"/>
        </w:trPr>
        <w:tc>
          <w:tcPr>
            <w:tcW w:w="3544" w:type="dxa"/>
            <w:gridSpan w:val="3"/>
            <w:tcBorders>
              <w:top w:val="dashSmallGap" w:sz="4" w:space="0" w:color="auto"/>
              <w:bottom w:val="dashSmallGap" w:sz="4" w:space="0" w:color="auto"/>
            </w:tcBorders>
          </w:tcPr>
          <w:p w14:paraId="4469CDC1" w14:textId="77777777" w:rsidR="00885D1A" w:rsidRPr="00F6137A" w:rsidRDefault="00885D1A" w:rsidP="009E2411">
            <w:pPr>
              <w:spacing w:before="60" w:after="60"/>
              <w:rPr>
                <w:rFonts w:ascii="Arial" w:hAnsi="Arial"/>
                <w:sz w:val="20"/>
                <w:lang w:val="sr-Cyrl-RS"/>
              </w:rPr>
            </w:pPr>
            <w:proofErr w:type="spellStart"/>
            <w:r w:rsidRPr="00F6137A">
              <w:rPr>
                <w:rFonts w:ascii="Arial" w:hAnsi="Arial"/>
                <w:sz w:val="18"/>
                <w:lang w:val="sr-Cyrl-RS"/>
              </w:rPr>
              <w:t>Physical</w:t>
            </w:r>
            <w:proofErr w:type="spellEnd"/>
            <w:r w:rsidRPr="00F6137A">
              <w:rPr>
                <w:rFonts w:ascii="Arial" w:hAnsi="Arial"/>
                <w:sz w:val="18"/>
                <w:lang w:val="sr-Cyrl-RS"/>
              </w:rPr>
              <w:t xml:space="preserve"> </w:t>
            </w:r>
            <w:proofErr w:type="spellStart"/>
            <w:r w:rsidRPr="00F6137A">
              <w:rPr>
                <w:rFonts w:ascii="Arial" w:hAnsi="Arial"/>
                <w:sz w:val="18"/>
                <w:lang w:val="sr-Cyrl-RS"/>
              </w:rPr>
              <w:t>description</w:t>
            </w:r>
            <w:proofErr w:type="spellEnd"/>
            <w:r w:rsidRPr="00F6137A">
              <w:rPr>
                <w:rFonts w:ascii="Arial" w:hAnsi="Arial"/>
                <w:sz w:val="18"/>
                <w:lang w:val="sr-Cyrl-RS"/>
              </w:rPr>
              <w:t xml:space="preserve">, </w:t>
            </w:r>
            <w:r w:rsidRPr="00F6137A">
              <w:rPr>
                <w:rFonts w:ascii="Arial" w:hAnsi="Arial"/>
                <w:b/>
                <w:sz w:val="18"/>
                <w:lang w:val="sr-Cyrl-RS"/>
              </w:rPr>
              <w:t>PD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A073B95" w14:textId="77777777" w:rsidR="00885D1A" w:rsidRPr="003A727E" w:rsidRDefault="00885D1A" w:rsidP="009E2411">
            <w:pPr>
              <w:spacing w:before="60" w:after="60"/>
              <w:rPr>
                <w:rFonts w:ascii="Arial" w:hAnsi="Arial"/>
                <w:color w:val="000000" w:themeColor="text1"/>
                <w:sz w:val="18"/>
              </w:rPr>
            </w:pPr>
            <w:proofErr w:type="spellStart"/>
            <w:r w:rsidRPr="00F6137A">
              <w:rPr>
                <w:rFonts w:ascii="Arial" w:hAnsi="Arial"/>
                <w:color w:val="000000" w:themeColor="text1"/>
                <w:sz w:val="18"/>
                <w:lang w:val="sr-Cyrl-RS"/>
              </w:rPr>
              <w:t>no</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chapters</w:t>
            </w:r>
            <w:proofErr w:type="spellEnd"/>
            <w:r w:rsidRPr="00F6137A">
              <w:rPr>
                <w:rFonts w:ascii="Arial" w:hAnsi="Arial"/>
                <w:color w:val="000000" w:themeColor="text1"/>
                <w:sz w:val="18"/>
                <w:lang w:val="sr-Cyrl-RS"/>
              </w:rPr>
              <w:t xml:space="preserve"> 7/</w:t>
            </w:r>
            <w:proofErr w:type="spellStart"/>
            <w:r w:rsidRPr="00F6137A">
              <w:rPr>
                <w:rFonts w:ascii="Arial" w:hAnsi="Arial"/>
                <w:color w:val="000000" w:themeColor="text1"/>
                <w:sz w:val="18"/>
                <w:lang w:val="sr-Cyrl-RS"/>
              </w:rPr>
              <w:t>pages</w:t>
            </w:r>
            <w:proofErr w:type="spellEnd"/>
            <w:r w:rsidRPr="00F6137A">
              <w:rPr>
                <w:rFonts w:ascii="Arial" w:hAnsi="Arial"/>
                <w:color w:val="000000" w:themeColor="text1"/>
                <w:sz w:val="18"/>
                <w:lang w:val="sr-Cyrl-RS"/>
              </w:rPr>
              <w:t xml:space="preserve"> 6</w:t>
            </w:r>
            <w:r>
              <w:rPr>
                <w:rFonts w:ascii="Arial" w:hAnsi="Arial"/>
                <w:color w:val="000000" w:themeColor="text1"/>
                <w:sz w:val="18"/>
              </w:rPr>
              <w:t>7</w:t>
            </w:r>
            <w:r w:rsidRPr="00F6137A">
              <w:rPr>
                <w:rFonts w:ascii="Arial" w:hAnsi="Arial"/>
                <w:color w:val="000000" w:themeColor="text1"/>
                <w:sz w:val="18"/>
                <w:lang w:val="sr-Cyrl-RS"/>
              </w:rPr>
              <w:t>/</w:t>
            </w:r>
            <w:proofErr w:type="spellStart"/>
            <w:r w:rsidRPr="00F6137A">
              <w:rPr>
                <w:rFonts w:ascii="Arial" w:hAnsi="Arial"/>
                <w:color w:val="000000" w:themeColor="text1"/>
                <w:sz w:val="18"/>
                <w:lang w:val="sr-Cyrl-RS"/>
              </w:rPr>
              <w:t>quotes</w:t>
            </w:r>
            <w:proofErr w:type="spellEnd"/>
            <w:r w:rsidRPr="00F6137A">
              <w:rPr>
                <w:rFonts w:ascii="Arial" w:hAnsi="Arial"/>
                <w:color w:val="000000" w:themeColor="text1"/>
                <w:sz w:val="18"/>
                <w:lang w:val="sr-Cyrl-RS"/>
              </w:rPr>
              <w:t xml:space="preserve"> </w:t>
            </w:r>
            <w:r w:rsidRPr="003A223E">
              <w:rPr>
                <w:rFonts w:ascii="Arial" w:hAnsi="Arial"/>
                <w:color w:val="000000" w:themeColor="text1"/>
                <w:sz w:val="18"/>
                <w:lang w:val="sr-Cyrl-RS"/>
              </w:rPr>
              <w:t>24</w:t>
            </w:r>
            <w:r w:rsidRPr="00F6137A">
              <w:rPr>
                <w:rFonts w:ascii="Arial" w:hAnsi="Arial"/>
                <w:color w:val="000000" w:themeColor="text1"/>
                <w:sz w:val="18"/>
                <w:lang w:val="sr-Cyrl-RS"/>
              </w:rPr>
              <w:t>/</w:t>
            </w:r>
            <w:proofErr w:type="spellStart"/>
            <w:r w:rsidRPr="00F6137A">
              <w:rPr>
                <w:rFonts w:ascii="Arial" w:hAnsi="Arial"/>
                <w:color w:val="000000" w:themeColor="text1"/>
                <w:sz w:val="18"/>
                <w:lang w:val="sr-Cyrl-RS"/>
              </w:rPr>
              <w:t>tables</w:t>
            </w:r>
            <w:proofErr w:type="spellEnd"/>
            <w:r w:rsidRPr="00F6137A">
              <w:rPr>
                <w:rFonts w:ascii="Arial" w:hAnsi="Arial"/>
                <w:color w:val="000000" w:themeColor="text1"/>
                <w:sz w:val="18"/>
                <w:lang w:val="sr-Cyrl-RS"/>
              </w:rPr>
              <w:t xml:space="preserve"> 0/</w:t>
            </w:r>
            <w:proofErr w:type="spellStart"/>
            <w:r w:rsidRPr="00F6137A">
              <w:rPr>
                <w:rFonts w:ascii="Arial" w:hAnsi="Arial"/>
                <w:color w:val="000000" w:themeColor="text1"/>
                <w:sz w:val="18"/>
                <w:lang w:val="sr-Cyrl-RS"/>
              </w:rPr>
              <w:t>pictures</w:t>
            </w:r>
            <w:proofErr w:type="spellEnd"/>
            <w:r w:rsidRPr="00F6137A">
              <w:rPr>
                <w:rFonts w:ascii="Arial" w:hAnsi="Arial"/>
                <w:color w:val="000000" w:themeColor="text1"/>
                <w:sz w:val="18"/>
                <w:lang w:val="sr-Cyrl-RS"/>
              </w:rPr>
              <w:t xml:space="preserve"> 51</w:t>
            </w:r>
            <w:r w:rsidR="003A727E">
              <w:rPr>
                <w:rFonts w:ascii="Arial" w:hAnsi="Arial"/>
                <w:color w:val="000000" w:themeColor="text1"/>
                <w:sz w:val="18"/>
              </w:rPr>
              <w:t>?????</w:t>
            </w:r>
          </w:p>
        </w:tc>
      </w:tr>
      <w:tr w:rsidR="00885D1A" w:rsidRPr="003A223E" w14:paraId="68CD044B"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8AA8160"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Scientific</w:t>
            </w:r>
            <w:proofErr w:type="spellEnd"/>
            <w:r w:rsidRPr="00F6137A">
              <w:rPr>
                <w:rFonts w:ascii="Arial" w:hAnsi="Arial"/>
                <w:sz w:val="18"/>
                <w:lang w:val="sr-Cyrl-RS"/>
              </w:rPr>
              <w:t xml:space="preserve"> </w:t>
            </w:r>
            <w:proofErr w:type="spellStart"/>
            <w:r w:rsidRPr="00F6137A">
              <w:rPr>
                <w:rFonts w:ascii="Arial" w:hAnsi="Arial"/>
                <w:sz w:val="18"/>
                <w:lang w:val="sr-Cyrl-RS"/>
              </w:rPr>
              <w:t>field</w:t>
            </w:r>
            <w:proofErr w:type="spellEnd"/>
            <w:r w:rsidRPr="00F6137A">
              <w:rPr>
                <w:rFonts w:ascii="Arial" w:hAnsi="Arial"/>
                <w:sz w:val="18"/>
                <w:lang w:val="sr-Cyrl-RS"/>
              </w:rPr>
              <w:t xml:space="preserve">, </w:t>
            </w:r>
            <w:r w:rsidRPr="00F6137A">
              <w:rPr>
                <w:rFonts w:ascii="Arial" w:hAnsi="Arial"/>
                <w:b/>
                <w:sz w:val="18"/>
                <w:lang w:val="sr-Cyrl-RS"/>
              </w:rPr>
              <w:t>SF</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1031FD3F" w14:textId="0FB0935D" w:rsidR="00885D1A" w:rsidRPr="00F6137A" w:rsidRDefault="00DB0E7A" w:rsidP="009E2411">
            <w:pPr>
              <w:spacing w:before="60" w:after="60"/>
              <w:rPr>
                <w:rFonts w:ascii="Arial" w:hAnsi="Arial"/>
                <w:sz w:val="18"/>
                <w:lang w:val="sr-Cyrl-RS"/>
              </w:rPr>
            </w:pPr>
            <w:proofErr w:type="spellStart"/>
            <w:r w:rsidRPr="00DB0E7A">
              <w:rPr>
                <w:rFonts w:ascii="Arial" w:hAnsi="Arial"/>
                <w:sz w:val="18"/>
                <w:lang w:val="sr-Cyrl-RS"/>
              </w:rPr>
              <w:t>Electrical</w:t>
            </w:r>
            <w:proofErr w:type="spellEnd"/>
            <w:r w:rsidRPr="00DB0E7A">
              <w:rPr>
                <w:rFonts w:ascii="Arial" w:hAnsi="Arial"/>
                <w:sz w:val="18"/>
                <w:lang w:val="sr-Cyrl-RS"/>
              </w:rPr>
              <w:t xml:space="preserve"> </w:t>
            </w:r>
            <w:proofErr w:type="spellStart"/>
            <w:r w:rsidRPr="00DB0E7A">
              <w:rPr>
                <w:rFonts w:ascii="Arial" w:hAnsi="Arial"/>
                <w:sz w:val="18"/>
                <w:lang w:val="sr-Cyrl-RS"/>
              </w:rPr>
              <w:t>and</w:t>
            </w:r>
            <w:proofErr w:type="spellEnd"/>
            <w:r w:rsidRPr="00DB0E7A">
              <w:rPr>
                <w:rFonts w:ascii="Arial" w:hAnsi="Arial"/>
                <w:sz w:val="18"/>
                <w:lang w:val="sr-Cyrl-RS"/>
              </w:rPr>
              <w:t xml:space="preserve"> </w:t>
            </w:r>
            <w:proofErr w:type="spellStart"/>
            <w:r w:rsidRPr="00DB0E7A">
              <w:rPr>
                <w:rFonts w:ascii="Arial" w:hAnsi="Arial"/>
                <w:sz w:val="18"/>
                <w:lang w:val="sr-Cyrl-RS"/>
              </w:rPr>
              <w:t>computer</w:t>
            </w:r>
            <w:proofErr w:type="spellEnd"/>
            <w:r w:rsidRPr="00DB0E7A">
              <w:rPr>
                <w:rFonts w:ascii="Arial" w:hAnsi="Arial"/>
                <w:sz w:val="18"/>
                <w:lang w:val="sr-Cyrl-RS"/>
              </w:rPr>
              <w:t xml:space="preserve"> </w:t>
            </w:r>
            <w:proofErr w:type="spellStart"/>
            <w:r w:rsidRPr="00DB0E7A">
              <w:rPr>
                <w:rFonts w:ascii="Arial" w:hAnsi="Arial"/>
                <w:sz w:val="18"/>
                <w:lang w:val="sr-Cyrl-RS"/>
              </w:rPr>
              <w:t>engineering</w:t>
            </w:r>
            <w:proofErr w:type="spellEnd"/>
          </w:p>
        </w:tc>
      </w:tr>
      <w:tr w:rsidR="00885D1A" w:rsidRPr="003A223E" w14:paraId="65343DE1"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1C2AAA1C"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Scientific</w:t>
            </w:r>
            <w:proofErr w:type="spellEnd"/>
            <w:r w:rsidRPr="00F6137A">
              <w:rPr>
                <w:rFonts w:ascii="Arial" w:hAnsi="Arial"/>
                <w:sz w:val="18"/>
                <w:lang w:val="sr-Cyrl-RS"/>
              </w:rPr>
              <w:t xml:space="preserve"> </w:t>
            </w:r>
            <w:proofErr w:type="spellStart"/>
            <w:r w:rsidRPr="00F6137A">
              <w:rPr>
                <w:rFonts w:ascii="Arial" w:hAnsi="Arial"/>
                <w:sz w:val="18"/>
                <w:lang w:val="sr-Cyrl-RS"/>
              </w:rPr>
              <w:t>discipline</w:t>
            </w:r>
            <w:proofErr w:type="spellEnd"/>
            <w:r w:rsidRPr="00F6137A">
              <w:rPr>
                <w:rFonts w:ascii="Arial" w:hAnsi="Arial"/>
                <w:sz w:val="18"/>
                <w:lang w:val="sr-Cyrl-RS"/>
              </w:rPr>
              <w:t xml:space="preserve">, </w:t>
            </w:r>
            <w:r w:rsidRPr="00F6137A">
              <w:rPr>
                <w:rFonts w:ascii="Arial" w:hAnsi="Arial"/>
                <w:b/>
                <w:sz w:val="18"/>
                <w:lang w:val="sr-Cyrl-RS"/>
              </w:rPr>
              <w:t>SD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BCCA720"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Knowledge</w:t>
            </w:r>
            <w:proofErr w:type="spellEnd"/>
            <w:r w:rsidRPr="00F6137A">
              <w:rPr>
                <w:rFonts w:ascii="Arial" w:hAnsi="Arial"/>
                <w:sz w:val="18"/>
                <w:lang w:val="sr-Cyrl-RS"/>
              </w:rPr>
              <w:t xml:space="preserve"> </w:t>
            </w:r>
            <w:proofErr w:type="spellStart"/>
            <w:r w:rsidRPr="00F6137A">
              <w:rPr>
                <w:rFonts w:ascii="Arial" w:hAnsi="Arial"/>
                <w:sz w:val="18"/>
                <w:lang w:val="sr-Cyrl-RS"/>
              </w:rPr>
              <w:t>based</w:t>
            </w:r>
            <w:proofErr w:type="spellEnd"/>
            <w:r w:rsidRPr="00F6137A">
              <w:rPr>
                <w:rFonts w:ascii="Arial" w:hAnsi="Arial"/>
                <w:sz w:val="18"/>
                <w:lang w:val="sr-Cyrl-RS"/>
              </w:rPr>
              <w:t xml:space="preserve"> </w:t>
            </w:r>
            <w:proofErr w:type="spellStart"/>
            <w:r w:rsidRPr="00F6137A">
              <w:rPr>
                <w:rFonts w:ascii="Arial" w:hAnsi="Arial"/>
                <w:sz w:val="18"/>
                <w:lang w:val="sr-Cyrl-RS"/>
              </w:rPr>
              <w:t>systems</w:t>
            </w:r>
            <w:proofErr w:type="spellEnd"/>
          </w:p>
        </w:tc>
      </w:tr>
      <w:tr w:rsidR="00885D1A" w:rsidRPr="003A223E" w14:paraId="633713A3"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86"/>
          <w:jc w:val="center"/>
        </w:trPr>
        <w:tc>
          <w:tcPr>
            <w:tcW w:w="3544" w:type="dxa"/>
            <w:gridSpan w:val="3"/>
            <w:tcBorders>
              <w:top w:val="dashSmallGap" w:sz="4" w:space="0" w:color="auto"/>
              <w:bottom w:val="dashSmallGap" w:sz="4" w:space="0" w:color="auto"/>
            </w:tcBorders>
          </w:tcPr>
          <w:p w14:paraId="2036D6FA" w14:textId="77777777" w:rsidR="00885D1A" w:rsidRPr="00F6137A" w:rsidRDefault="00885D1A" w:rsidP="009E2411">
            <w:pPr>
              <w:spacing w:before="60" w:after="60"/>
              <w:rPr>
                <w:rFonts w:ascii="Arial" w:hAnsi="Arial"/>
                <w:spacing w:val="-8"/>
                <w:sz w:val="18"/>
                <w:lang w:val="sr-Cyrl-RS"/>
              </w:rPr>
            </w:pPr>
            <w:proofErr w:type="spellStart"/>
            <w:r w:rsidRPr="00F6137A">
              <w:rPr>
                <w:rFonts w:ascii="Arial" w:hAnsi="Arial"/>
                <w:sz w:val="18"/>
                <w:lang w:val="sr-Cyrl-RS"/>
              </w:rPr>
              <w:t>Subject</w:t>
            </w:r>
            <w:proofErr w:type="spellEnd"/>
            <w:r w:rsidRPr="00F6137A">
              <w:rPr>
                <w:rFonts w:ascii="Arial" w:hAnsi="Arial"/>
                <w:sz w:val="18"/>
                <w:lang w:val="sr-Cyrl-RS"/>
              </w:rPr>
              <w:t>/</w:t>
            </w:r>
            <w:proofErr w:type="spellStart"/>
            <w:r w:rsidRPr="00F6137A">
              <w:rPr>
                <w:rFonts w:ascii="Arial" w:hAnsi="Arial"/>
                <w:sz w:val="18"/>
                <w:lang w:val="sr-Cyrl-RS"/>
              </w:rPr>
              <w:t>Key</w:t>
            </w:r>
            <w:proofErr w:type="spellEnd"/>
            <w:r w:rsidRPr="00F6137A">
              <w:rPr>
                <w:rFonts w:ascii="Arial" w:hAnsi="Arial"/>
                <w:sz w:val="18"/>
                <w:lang w:val="sr-Cyrl-RS"/>
              </w:rPr>
              <w:t xml:space="preserve"> </w:t>
            </w:r>
            <w:proofErr w:type="spellStart"/>
            <w:r w:rsidRPr="00F6137A">
              <w:rPr>
                <w:rFonts w:ascii="Arial" w:hAnsi="Arial"/>
                <w:sz w:val="18"/>
                <w:lang w:val="sr-Cyrl-RS"/>
              </w:rPr>
              <w:t>words</w:t>
            </w:r>
            <w:proofErr w:type="spellEnd"/>
            <w:r w:rsidRPr="00F6137A">
              <w:rPr>
                <w:rFonts w:ascii="Arial" w:hAnsi="Arial"/>
                <w:sz w:val="18"/>
                <w:lang w:val="sr-Cyrl-RS"/>
              </w:rPr>
              <w:t xml:space="preserve">, </w:t>
            </w:r>
            <w:r w:rsidRPr="00F6137A">
              <w:rPr>
                <w:rFonts w:ascii="Arial" w:hAnsi="Arial"/>
                <w:b/>
                <w:sz w:val="18"/>
                <w:lang w:val="sr-Cyrl-RS"/>
              </w:rPr>
              <w:t>S</w:t>
            </w:r>
            <w:r w:rsidRPr="00F6137A">
              <w:rPr>
                <w:rFonts w:ascii="Arial" w:hAnsi="Arial"/>
                <w:sz w:val="18"/>
                <w:lang w:val="sr-Cyrl-RS"/>
              </w:rPr>
              <w:t>/</w:t>
            </w:r>
            <w:r w:rsidRPr="00F6137A">
              <w:rPr>
                <w:rFonts w:ascii="Arial" w:hAnsi="Arial"/>
                <w:b/>
                <w:sz w:val="18"/>
                <w:lang w:val="sr-Cyrl-RS"/>
              </w:rPr>
              <w:t>KW</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2E2006C" w14:textId="77777777" w:rsidR="00885D1A" w:rsidRPr="00F6137A" w:rsidRDefault="00885D1A" w:rsidP="009E2411">
            <w:pPr>
              <w:spacing w:before="60" w:after="60"/>
              <w:rPr>
                <w:rFonts w:ascii="Arial" w:hAnsi="Arial"/>
                <w:color w:val="000000" w:themeColor="text1"/>
                <w:sz w:val="18"/>
                <w:lang w:val="sr-Cyrl-RS"/>
              </w:rPr>
            </w:pPr>
            <w:proofErr w:type="spellStart"/>
            <w:r w:rsidRPr="00F6137A">
              <w:rPr>
                <w:rFonts w:ascii="Arial" w:hAnsi="Arial"/>
                <w:color w:val="000000" w:themeColor="text1"/>
                <w:sz w:val="18"/>
                <w:lang w:val="sr-Cyrl-RS"/>
              </w:rPr>
              <w:t>Rule</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based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saving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accounts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usage</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representation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domain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knowledge</w:t>
            </w:r>
            <w:proofErr w:type="spellEnd"/>
          </w:p>
        </w:tc>
      </w:tr>
      <w:tr w:rsidR="00885D1A" w:rsidRPr="003A223E" w14:paraId="75086D8F"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2F93D57" w14:textId="77777777" w:rsidR="00885D1A" w:rsidRPr="00F6137A" w:rsidRDefault="00885D1A" w:rsidP="009E2411">
            <w:pPr>
              <w:spacing w:before="60" w:after="60"/>
              <w:rPr>
                <w:rFonts w:ascii="Arial" w:hAnsi="Arial"/>
                <w:b/>
                <w:sz w:val="18"/>
                <w:lang w:val="sr-Cyrl-RS"/>
              </w:rPr>
            </w:pPr>
            <w:r w:rsidRPr="00F6137A">
              <w:rPr>
                <w:rFonts w:ascii="Arial" w:hAnsi="Arial"/>
                <w:b/>
                <w:sz w:val="18"/>
                <w:lang w:val="sr-Cyrl-RS"/>
              </w:rPr>
              <w:t>UC</w:t>
            </w:r>
          </w:p>
        </w:tc>
        <w:tc>
          <w:tcPr>
            <w:tcW w:w="6379" w:type="dxa"/>
            <w:gridSpan w:val="2"/>
            <w:tcBorders>
              <w:top w:val="dashSmallGap" w:sz="4" w:space="0" w:color="auto"/>
              <w:bottom w:val="dashSmallGap" w:sz="4" w:space="0" w:color="auto"/>
            </w:tcBorders>
          </w:tcPr>
          <w:p w14:paraId="3EB30660" w14:textId="77777777" w:rsidR="00885D1A" w:rsidRPr="00F6137A" w:rsidRDefault="00885D1A" w:rsidP="009E2411">
            <w:pPr>
              <w:spacing w:before="60" w:after="60"/>
              <w:rPr>
                <w:rFonts w:ascii="Arial" w:hAnsi="Arial"/>
                <w:sz w:val="18"/>
                <w:lang w:val="sr-Cyrl-RS"/>
              </w:rPr>
            </w:pPr>
          </w:p>
        </w:tc>
      </w:tr>
      <w:tr w:rsidR="00885D1A" w:rsidRPr="003A223E" w14:paraId="38DF30E1"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41"/>
          <w:jc w:val="center"/>
        </w:trPr>
        <w:tc>
          <w:tcPr>
            <w:tcW w:w="3544" w:type="dxa"/>
            <w:gridSpan w:val="3"/>
            <w:tcBorders>
              <w:top w:val="dashSmallGap" w:sz="4" w:space="0" w:color="auto"/>
              <w:bottom w:val="dashSmallGap" w:sz="4" w:space="0" w:color="auto"/>
            </w:tcBorders>
          </w:tcPr>
          <w:p w14:paraId="5F5FFB3D"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Holding</w:t>
            </w:r>
            <w:proofErr w:type="spellEnd"/>
            <w:r w:rsidRPr="00F6137A">
              <w:rPr>
                <w:rFonts w:ascii="Arial" w:hAnsi="Arial"/>
                <w:sz w:val="18"/>
                <w:lang w:val="sr-Cyrl-RS"/>
              </w:rPr>
              <w:t xml:space="preserve"> </w:t>
            </w:r>
            <w:proofErr w:type="spellStart"/>
            <w:r w:rsidRPr="00F6137A">
              <w:rPr>
                <w:rFonts w:ascii="Arial" w:hAnsi="Arial"/>
                <w:sz w:val="18"/>
                <w:lang w:val="sr-Cyrl-RS"/>
              </w:rPr>
              <w:t>data</w:t>
            </w:r>
            <w:proofErr w:type="spellEnd"/>
            <w:r w:rsidRPr="00F6137A">
              <w:rPr>
                <w:rFonts w:ascii="Arial" w:hAnsi="Arial"/>
                <w:sz w:val="18"/>
                <w:lang w:val="sr-Cyrl-RS"/>
              </w:rPr>
              <w:t xml:space="preserve">, </w:t>
            </w:r>
            <w:r w:rsidRPr="00F6137A">
              <w:rPr>
                <w:rFonts w:ascii="Arial" w:hAnsi="Arial"/>
                <w:b/>
                <w:sz w:val="18"/>
                <w:lang w:val="sr-Cyrl-RS"/>
              </w:rPr>
              <w:t>HD</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00362968"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Library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Faculty</w:t>
            </w:r>
            <w:proofErr w:type="spellEnd"/>
            <w:r w:rsidRPr="00F6137A">
              <w:rPr>
                <w:rFonts w:ascii="Arial" w:hAnsi="Arial"/>
                <w:sz w:val="18"/>
                <w:lang w:val="sr-Cyrl-RS"/>
              </w:rPr>
              <w:t xml:space="preserve"> </w:t>
            </w:r>
            <w:proofErr w:type="spellStart"/>
            <w:r w:rsidRPr="00F6137A">
              <w:rPr>
                <w:rFonts w:ascii="Arial" w:hAnsi="Arial"/>
                <w:sz w:val="18"/>
                <w:lang w:val="sr-Cyrl-RS"/>
              </w:rPr>
              <w:t>of</w:t>
            </w:r>
            <w:proofErr w:type="spellEnd"/>
            <w:r w:rsidRPr="00F6137A">
              <w:rPr>
                <w:rFonts w:ascii="Arial" w:hAnsi="Arial"/>
                <w:sz w:val="18"/>
                <w:lang w:val="sr-Cyrl-RS"/>
              </w:rPr>
              <w:t xml:space="preserve"> </w:t>
            </w:r>
            <w:proofErr w:type="spellStart"/>
            <w:r w:rsidRPr="00F6137A">
              <w:rPr>
                <w:rFonts w:ascii="Arial" w:hAnsi="Arial"/>
                <w:sz w:val="18"/>
                <w:lang w:val="sr-Cyrl-RS"/>
              </w:rPr>
              <w:t>Technical</w:t>
            </w:r>
            <w:proofErr w:type="spellEnd"/>
            <w:r w:rsidRPr="00F6137A">
              <w:rPr>
                <w:rFonts w:ascii="Arial" w:hAnsi="Arial"/>
                <w:sz w:val="18"/>
                <w:lang w:val="sr-Cyrl-RS"/>
              </w:rPr>
              <w:t xml:space="preserve"> </w:t>
            </w:r>
            <w:proofErr w:type="spellStart"/>
            <w:r w:rsidRPr="00F6137A">
              <w:rPr>
                <w:rFonts w:ascii="Arial" w:hAnsi="Arial"/>
                <w:sz w:val="18"/>
                <w:lang w:val="sr-Cyrl-RS"/>
              </w:rPr>
              <w:t>Sciences</w:t>
            </w:r>
            <w:proofErr w:type="spellEnd"/>
            <w:r w:rsidRPr="00F6137A">
              <w:rPr>
                <w:rFonts w:ascii="Arial" w:hAnsi="Arial"/>
                <w:sz w:val="18"/>
                <w:lang w:val="sr-Cyrl-RS"/>
              </w:rPr>
              <w:t>,</w:t>
            </w:r>
            <w:r w:rsidRPr="003A223E">
              <w:rPr>
                <w:rFonts w:ascii="Arial" w:hAnsi="Arial"/>
                <w:sz w:val="18"/>
                <w:lang w:val="sr-Cyrl-RS"/>
              </w:rPr>
              <w:t xml:space="preserve"> </w:t>
            </w:r>
            <w:proofErr w:type="spellStart"/>
            <w:r w:rsidRPr="00F6137A">
              <w:rPr>
                <w:rFonts w:ascii="Arial" w:hAnsi="Arial"/>
                <w:sz w:val="18"/>
                <w:lang w:val="sr-Cyrl-RS"/>
              </w:rPr>
              <w:t>Trg</w:t>
            </w:r>
            <w:proofErr w:type="spellEnd"/>
            <w:r w:rsidRPr="00F6137A">
              <w:rPr>
                <w:rFonts w:ascii="Arial" w:hAnsi="Arial"/>
                <w:sz w:val="18"/>
                <w:lang w:val="sr-Cyrl-RS"/>
              </w:rPr>
              <w:t xml:space="preserve"> </w:t>
            </w:r>
            <w:proofErr w:type="spellStart"/>
            <w:r w:rsidRPr="00F6137A">
              <w:rPr>
                <w:rFonts w:ascii="Arial" w:hAnsi="Arial"/>
                <w:sz w:val="18"/>
                <w:lang w:val="sr-Cyrl-RS"/>
              </w:rPr>
              <w:t>Dositeja</w:t>
            </w:r>
            <w:proofErr w:type="spellEnd"/>
            <w:r w:rsidRPr="00F6137A">
              <w:rPr>
                <w:rFonts w:ascii="Arial" w:hAnsi="Arial"/>
                <w:sz w:val="18"/>
                <w:lang w:val="sr-Cyrl-RS"/>
              </w:rPr>
              <w:t xml:space="preserve"> </w:t>
            </w:r>
            <w:proofErr w:type="spellStart"/>
            <w:r w:rsidRPr="00F6137A">
              <w:rPr>
                <w:rFonts w:ascii="Arial" w:hAnsi="Arial"/>
                <w:sz w:val="18"/>
                <w:lang w:val="sr-Cyrl-RS"/>
              </w:rPr>
              <w:t>Obradovića</w:t>
            </w:r>
            <w:proofErr w:type="spellEnd"/>
            <w:r w:rsidRPr="00F6137A">
              <w:rPr>
                <w:rFonts w:ascii="Arial" w:hAnsi="Arial"/>
                <w:sz w:val="18"/>
                <w:lang w:val="sr-Cyrl-RS"/>
              </w:rPr>
              <w:t xml:space="preserve"> 6, </w:t>
            </w:r>
            <w:proofErr w:type="spellStart"/>
            <w:r w:rsidRPr="00F6137A">
              <w:rPr>
                <w:rFonts w:ascii="Arial" w:hAnsi="Arial"/>
                <w:sz w:val="18"/>
                <w:lang w:val="sr-Cyrl-RS"/>
              </w:rPr>
              <w:t>Novi</w:t>
            </w:r>
            <w:proofErr w:type="spellEnd"/>
            <w:r w:rsidRPr="00F6137A">
              <w:rPr>
                <w:rFonts w:ascii="Arial" w:hAnsi="Arial"/>
                <w:sz w:val="18"/>
                <w:lang w:val="sr-Cyrl-RS"/>
              </w:rPr>
              <w:t xml:space="preserve"> </w:t>
            </w:r>
            <w:proofErr w:type="spellStart"/>
            <w:r w:rsidRPr="00F6137A">
              <w:rPr>
                <w:rFonts w:ascii="Arial" w:hAnsi="Arial"/>
                <w:sz w:val="18"/>
                <w:lang w:val="sr-Cyrl-RS"/>
              </w:rPr>
              <w:t>Sad</w:t>
            </w:r>
            <w:proofErr w:type="spellEnd"/>
          </w:p>
        </w:tc>
      </w:tr>
      <w:tr w:rsidR="00885D1A" w:rsidRPr="003A223E" w14:paraId="7CA99127"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07"/>
          <w:jc w:val="center"/>
        </w:trPr>
        <w:tc>
          <w:tcPr>
            <w:tcW w:w="3544" w:type="dxa"/>
            <w:gridSpan w:val="3"/>
            <w:tcBorders>
              <w:top w:val="dashSmallGap" w:sz="4" w:space="0" w:color="auto"/>
              <w:bottom w:val="dashSmallGap" w:sz="4" w:space="0" w:color="auto"/>
            </w:tcBorders>
          </w:tcPr>
          <w:p w14:paraId="6563071F"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Note</w:t>
            </w:r>
            <w:proofErr w:type="spellEnd"/>
            <w:r w:rsidRPr="00F6137A">
              <w:rPr>
                <w:rFonts w:ascii="Arial" w:hAnsi="Arial"/>
                <w:sz w:val="18"/>
                <w:lang w:val="sr-Cyrl-RS"/>
              </w:rPr>
              <w:t xml:space="preserve">, </w:t>
            </w:r>
            <w:r w:rsidRPr="00F6137A">
              <w:rPr>
                <w:rFonts w:ascii="Arial" w:hAnsi="Arial"/>
                <w:b/>
                <w:sz w:val="18"/>
                <w:lang w:val="sr-Cyrl-RS"/>
              </w:rPr>
              <w:t>N</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23152141" w14:textId="77777777" w:rsidR="00885D1A" w:rsidRPr="00F6137A" w:rsidRDefault="00885D1A" w:rsidP="009E2411">
            <w:pPr>
              <w:spacing w:before="60" w:after="60"/>
              <w:rPr>
                <w:rFonts w:ascii="Arial" w:hAnsi="Arial"/>
                <w:sz w:val="18"/>
                <w:lang w:val="sr-Cyrl-RS"/>
              </w:rPr>
            </w:pPr>
          </w:p>
        </w:tc>
      </w:tr>
      <w:tr w:rsidR="00885D1A" w:rsidRPr="003A223E" w14:paraId="7BFBB8AF"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1090"/>
          <w:jc w:val="center"/>
        </w:trPr>
        <w:tc>
          <w:tcPr>
            <w:tcW w:w="3544" w:type="dxa"/>
            <w:gridSpan w:val="3"/>
            <w:tcBorders>
              <w:top w:val="dashSmallGap" w:sz="4" w:space="0" w:color="auto"/>
              <w:bottom w:val="dashSmallGap" w:sz="4" w:space="0" w:color="auto"/>
            </w:tcBorders>
          </w:tcPr>
          <w:p w14:paraId="10327D82"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Abstract</w:t>
            </w:r>
            <w:proofErr w:type="spellEnd"/>
            <w:r w:rsidRPr="00F6137A">
              <w:rPr>
                <w:rFonts w:ascii="Arial" w:hAnsi="Arial"/>
                <w:sz w:val="18"/>
                <w:lang w:val="sr-Cyrl-RS"/>
              </w:rPr>
              <w:t xml:space="preserve">, </w:t>
            </w:r>
            <w:r w:rsidRPr="00F6137A">
              <w:rPr>
                <w:rFonts w:ascii="Arial" w:hAnsi="Arial"/>
                <w:b/>
                <w:sz w:val="18"/>
                <w:lang w:val="sr-Cyrl-RS"/>
              </w:rPr>
              <w:t>AB</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7C058CE9" w14:textId="77777777" w:rsidR="00885D1A" w:rsidRPr="00F6137A" w:rsidRDefault="00885D1A" w:rsidP="009E2411">
            <w:pPr>
              <w:spacing w:before="60" w:after="60"/>
              <w:jc w:val="both"/>
              <w:rPr>
                <w:rFonts w:ascii="Arial" w:hAnsi="Arial"/>
                <w:color w:val="000000" w:themeColor="text1"/>
                <w:sz w:val="18"/>
                <w:lang w:val="sr-Cyrl-RS"/>
              </w:rPr>
            </w:pPr>
            <w:proofErr w:type="spellStart"/>
            <w:r w:rsidRPr="00F6137A">
              <w:rPr>
                <w:rFonts w:ascii="Arial" w:hAnsi="Arial"/>
                <w:color w:val="000000" w:themeColor="text1"/>
                <w:sz w:val="18"/>
                <w:lang w:val="sr-Cyrl-RS"/>
              </w:rPr>
              <w:t>This</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paper</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describes</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a</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for</w:t>
            </w:r>
            <w:proofErr w:type="spellEnd"/>
            <w:r w:rsidR="00505812">
              <w:rPr>
                <w:rFonts w:ascii="Arial" w:hAnsi="Arial"/>
                <w:color w:val="000000" w:themeColor="text1"/>
                <w:sz w:val="18"/>
              </w:rPr>
              <w:t xml:space="preserve"> mental support</w:t>
            </w:r>
            <w:r w:rsidRPr="00F6137A">
              <w:rPr>
                <w:rFonts w:ascii="Arial" w:hAnsi="Arial"/>
                <w:color w:val="000000" w:themeColor="text1"/>
                <w:sz w:val="18"/>
                <w:lang w:val="sr-Cyrl-RS"/>
              </w:rPr>
              <w:t xml:space="preserve"> </w:t>
            </w:r>
            <w:r w:rsidR="00505812">
              <w:rPr>
                <w:rFonts w:ascii="Arial" w:hAnsi="Arial"/>
                <w:color w:val="000000" w:themeColor="text1"/>
                <w:sz w:val="18"/>
              </w:rPr>
              <w:t>that enables clients to diagnose mental states</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using</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rule-based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The s</w:t>
            </w:r>
            <w:proofErr w:type="spellStart"/>
            <w:r w:rsidRPr="00F6137A">
              <w:rPr>
                <w:rFonts w:ascii="Arial" w:hAnsi="Arial"/>
                <w:color w:val="000000" w:themeColor="text1"/>
                <w:sz w:val="18"/>
                <w:lang w:val="sr-Cyrl-RS"/>
              </w:rPr>
              <w:t>pecification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and</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implementation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of</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 xml:space="preserve">the </w:t>
            </w:r>
            <w:proofErr w:type="spellStart"/>
            <w:r w:rsidRPr="00F6137A">
              <w:rPr>
                <w:rFonts w:ascii="Arial" w:hAnsi="Arial"/>
                <w:color w:val="000000" w:themeColor="text1"/>
                <w:sz w:val="18"/>
                <w:lang w:val="sr-Cyrl-RS"/>
              </w:rPr>
              <w:t>system</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are</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described</w:t>
            </w:r>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in</w:t>
            </w:r>
            <w:proofErr w:type="spellEnd"/>
            <w:r w:rsidRPr="00F6137A">
              <w:rPr>
                <w:rFonts w:ascii="Arial" w:hAnsi="Arial"/>
                <w:color w:val="000000" w:themeColor="text1"/>
                <w:sz w:val="18"/>
                <w:lang w:val="sr-Cyrl-RS"/>
              </w:rPr>
              <w:t xml:space="preserve"> </w:t>
            </w:r>
            <w:proofErr w:type="spellStart"/>
            <w:r w:rsidRPr="00F6137A">
              <w:rPr>
                <w:rFonts w:ascii="Arial" w:hAnsi="Arial"/>
                <w:color w:val="000000" w:themeColor="text1"/>
                <w:sz w:val="18"/>
                <w:lang w:val="sr-Cyrl-RS"/>
              </w:rPr>
              <w:t>detail</w:t>
            </w:r>
            <w:proofErr w:type="spellEnd"/>
            <w:r w:rsidRPr="00F6137A">
              <w:rPr>
                <w:rFonts w:ascii="Arial" w:hAnsi="Arial"/>
                <w:color w:val="000000" w:themeColor="text1"/>
                <w:sz w:val="18"/>
                <w:lang w:val="sr-Cyrl-RS"/>
              </w:rPr>
              <w:t xml:space="preserve">. </w:t>
            </w:r>
            <w:r w:rsidR="00505812">
              <w:rPr>
                <w:rFonts w:ascii="Arial" w:hAnsi="Arial"/>
                <w:color w:val="000000" w:themeColor="text1"/>
                <w:sz w:val="18"/>
              </w:rPr>
              <w:t>The use of application by the psychologist and the client is shown</w:t>
            </w:r>
            <w:r w:rsidRPr="00F6137A">
              <w:rPr>
                <w:rFonts w:ascii="Arial" w:hAnsi="Arial"/>
                <w:color w:val="000000" w:themeColor="text1"/>
                <w:sz w:val="18"/>
                <w:lang w:val="sr-Cyrl-RS"/>
              </w:rPr>
              <w:t>.</w:t>
            </w:r>
          </w:p>
        </w:tc>
      </w:tr>
      <w:tr w:rsidR="00885D1A" w:rsidRPr="003A223E" w14:paraId="7385232B"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02E8FD1A"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pacing w:val="-8"/>
                <w:sz w:val="18"/>
                <w:lang w:val="sr-Cyrl-RS"/>
              </w:rPr>
              <w:t>Accepted</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by</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the</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Scientific</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Board</w:t>
            </w:r>
            <w:proofErr w:type="spellEnd"/>
            <w:r w:rsidRPr="00F6137A">
              <w:rPr>
                <w:rFonts w:ascii="Arial" w:hAnsi="Arial"/>
                <w:spacing w:val="-8"/>
                <w:sz w:val="18"/>
                <w:lang w:val="sr-Cyrl-RS"/>
              </w:rPr>
              <w:t xml:space="preserve"> </w:t>
            </w:r>
            <w:proofErr w:type="spellStart"/>
            <w:r w:rsidRPr="00F6137A">
              <w:rPr>
                <w:rFonts w:ascii="Arial" w:hAnsi="Arial"/>
                <w:spacing w:val="-8"/>
                <w:sz w:val="18"/>
                <w:lang w:val="sr-Cyrl-RS"/>
              </w:rPr>
              <w:t>on</w:t>
            </w:r>
            <w:proofErr w:type="spellEnd"/>
            <w:r w:rsidRPr="00F6137A">
              <w:rPr>
                <w:rFonts w:ascii="Arial" w:hAnsi="Arial"/>
                <w:spacing w:val="-8"/>
                <w:sz w:val="18"/>
                <w:lang w:val="sr-Cyrl-RS"/>
              </w:rPr>
              <w:t xml:space="preserve">, </w:t>
            </w:r>
            <w:r w:rsidRPr="00F6137A">
              <w:rPr>
                <w:rFonts w:ascii="Arial" w:hAnsi="Arial"/>
                <w:b/>
                <w:sz w:val="18"/>
                <w:lang w:val="sr-Cyrl-RS"/>
              </w:rPr>
              <w:t>ASB</w:t>
            </w:r>
            <w:r w:rsidRPr="00F6137A">
              <w:rPr>
                <w:rFonts w:ascii="Arial" w:hAnsi="Arial"/>
                <w:spacing w:val="-8"/>
                <w:sz w:val="18"/>
                <w:lang w:val="sr-Cyrl-RS"/>
              </w:rPr>
              <w:t>:</w:t>
            </w:r>
          </w:p>
        </w:tc>
        <w:tc>
          <w:tcPr>
            <w:tcW w:w="6379" w:type="dxa"/>
            <w:gridSpan w:val="2"/>
            <w:tcBorders>
              <w:top w:val="dashSmallGap" w:sz="4" w:space="0" w:color="auto"/>
              <w:bottom w:val="dashSmallGap" w:sz="4" w:space="0" w:color="auto"/>
            </w:tcBorders>
          </w:tcPr>
          <w:p w14:paraId="3F4274BC" w14:textId="77777777" w:rsidR="00885D1A" w:rsidRPr="00F6137A" w:rsidRDefault="00885D1A" w:rsidP="009E2411">
            <w:pPr>
              <w:spacing w:before="60" w:after="60"/>
              <w:rPr>
                <w:rFonts w:ascii="Arial" w:hAnsi="Arial"/>
                <w:sz w:val="18"/>
                <w:lang w:val="sr-Cyrl-RS"/>
              </w:rPr>
            </w:pPr>
          </w:p>
        </w:tc>
      </w:tr>
      <w:tr w:rsidR="00885D1A" w:rsidRPr="003A223E" w14:paraId="0B433FDD"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3544" w:type="dxa"/>
            <w:gridSpan w:val="3"/>
            <w:tcBorders>
              <w:top w:val="dashSmallGap" w:sz="4" w:space="0" w:color="auto"/>
              <w:bottom w:val="dashSmallGap" w:sz="4" w:space="0" w:color="auto"/>
            </w:tcBorders>
          </w:tcPr>
          <w:p w14:paraId="55A3156A" w14:textId="77777777" w:rsidR="00885D1A" w:rsidRPr="00F6137A" w:rsidRDefault="00885D1A" w:rsidP="009E2411">
            <w:pPr>
              <w:spacing w:before="60" w:after="60"/>
              <w:rPr>
                <w:rFonts w:ascii="Arial" w:hAnsi="Arial"/>
                <w:sz w:val="18"/>
                <w:lang w:val="sr-Cyrl-RS"/>
              </w:rPr>
            </w:pPr>
            <w:proofErr w:type="spellStart"/>
            <w:r w:rsidRPr="00F6137A">
              <w:rPr>
                <w:rFonts w:ascii="Arial" w:hAnsi="Arial"/>
                <w:sz w:val="18"/>
                <w:lang w:val="sr-Cyrl-RS"/>
              </w:rPr>
              <w:t>Defended</w:t>
            </w:r>
            <w:proofErr w:type="spellEnd"/>
            <w:r w:rsidRPr="00F6137A">
              <w:rPr>
                <w:rFonts w:ascii="Arial" w:hAnsi="Arial"/>
                <w:sz w:val="18"/>
                <w:lang w:val="sr-Cyrl-RS"/>
              </w:rPr>
              <w:t xml:space="preserve"> </w:t>
            </w:r>
            <w:proofErr w:type="spellStart"/>
            <w:r w:rsidRPr="00F6137A">
              <w:rPr>
                <w:rFonts w:ascii="Arial" w:hAnsi="Arial"/>
                <w:sz w:val="18"/>
                <w:lang w:val="sr-Cyrl-RS"/>
              </w:rPr>
              <w:t>on</w:t>
            </w:r>
            <w:proofErr w:type="spellEnd"/>
            <w:r w:rsidRPr="00F6137A">
              <w:rPr>
                <w:rFonts w:ascii="Arial" w:hAnsi="Arial"/>
                <w:sz w:val="18"/>
                <w:lang w:val="sr-Cyrl-RS"/>
              </w:rPr>
              <w:t xml:space="preserve">, </w:t>
            </w:r>
            <w:r w:rsidRPr="00F6137A">
              <w:rPr>
                <w:rFonts w:ascii="Arial" w:hAnsi="Arial"/>
                <w:b/>
                <w:sz w:val="18"/>
                <w:lang w:val="sr-Cyrl-RS"/>
              </w:rPr>
              <w:t>DE</w:t>
            </w:r>
            <w:r w:rsidRPr="00F6137A">
              <w:rPr>
                <w:rFonts w:ascii="Arial" w:hAnsi="Arial"/>
                <w:sz w:val="18"/>
                <w:lang w:val="sr-Cyrl-RS"/>
              </w:rPr>
              <w:t>:</w:t>
            </w:r>
          </w:p>
        </w:tc>
        <w:tc>
          <w:tcPr>
            <w:tcW w:w="6379" w:type="dxa"/>
            <w:gridSpan w:val="2"/>
            <w:tcBorders>
              <w:top w:val="dashSmallGap" w:sz="4" w:space="0" w:color="auto"/>
              <w:bottom w:val="dashSmallGap" w:sz="4" w:space="0" w:color="auto"/>
            </w:tcBorders>
          </w:tcPr>
          <w:p w14:paraId="6C7979D1" w14:textId="77777777" w:rsidR="00885D1A" w:rsidRPr="00F6137A" w:rsidRDefault="00885D1A" w:rsidP="009E2411">
            <w:pPr>
              <w:spacing w:before="60" w:after="60"/>
              <w:rPr>
                <w:rFonts w:ascii="Arial" w:hAnsi="Arial"/>
                <w:sz w:val="18"/>
                <w:lang w:val="sr-Cyrl-RS"/>
              </w:rPr>
            </w:pPr>
          </w:p>
        </w:tc>
      </w:tr>
      <w:tr w:rsidR="00885D1A" w:rsidRPr="003A223E" w14:paraId="7426AD40"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jc w:val="center"/>
        </w:trPr>
        <w:tc>
          <w:tcPr>
            <w:tcW w:w="1985" w:type="dxa"/>
            <w:gridSpan w:val="2"/>
            <w:tcBorders>
              <w:top w:val="nil"/>
              <w:bottom w:val="nil"/>
              <w:right w:val="nil"/>
            </w:tcBorders>
            <w:vAlign w:val="center"/>
          </w:tcPr>
          <w:p w14:paraId="2DF5BB5B" w14:textId="77777777" w:rsidR="00885D1A" w:rsidRPr="00F6137A" w:rsidRDefault="00885D1A" w:rsidP="009E2411">
            <w:pPr>
              <w:spacing w:after="0"/>
              <w:rPr>
                <w:rFonts w:ascii="Arial" w:hAnsi="Arial"/>
                <w:sz w:val="18"/>
                <w:lang w:val="sr-Cyrl-RS"/>
              </w:rPr>
            </w:pPr>
            <w:proofErr w:type="spellStart"/>
            <w:r w:rsidRPr="00F6137A">
              <w:rPr>
                <w:rFonts w:ascii="Arial" w:hAnsi="Arial"/>
                <w:sz w:val="18"/>
                <w:lang w:val="sr-Cyrl-RS"/>
              </w:rPr>
              <w:t>Defended</w:t>
            </w:r>
            <w:proofErr w:type="spellEnd"/>
            <w:r w:rsidRPr="00F6137A">
              <w:rPr>
                <w:rFonts w:ascii="Arial" w:hAnsi="Arial"/>
                <w:sz w:val="18"/>
                <w:lang w:val="sr-Cyrl-RS"/>
              </w:rPr>
              <w:t xml:space="preserve"> </w:t>
            </w:r>
            <w:proofErr w:type="spellStart"/>
            <w:r w:rsidRPr="00F6137A">
              <w:rPr>
                <w:rFonts w:ascii="Arial" w:hAnsi="Arial"/>
                <w:sz w:val="18"/>
                <w:lang w:val="sr-Cyrl-RS"/>
              </w:rPr>
              <w:t>Board</w:t>
            </w:r>
            <w:proofErr w:type="spellEnd"/>
            <w:r w:rsidRPr="00F6137A">
              <w:rPr>
                <w:rFonts w:ascii="Arial" w:hAnsi="Arial"/>
                <w:sz w:val="18"/>
                <w:lang w:val="sr-Cyrl-RS"/>
              </w:rPr>
              <w:t xml:space="preserve">, </w:t>
            </w:r>
            <w:r w:rsidRPr="00F6137A">
              <w:rPr>
                <w:rFonts w:ascii="Arial" w:hAnsi="Arial"/>
                <w:b/>
                <w:sz w:val="18"/>
                <w:lang w:val="sr-Cyrl-RS"/>
              </w:rPr>
              <w:t>DB</w:t>
            </w:r>
            <w:r w:rsidRPr="00F6137A">
              <w:rPr>
                <w:rFonts w:ascii="Arial" w:hAnsi="Arial"/>
                <w:sz w:val="18"/>
                <w:lang w:val="sr-Cyrl-RS"/>
              </w:rPr>
              <w:t>:</w:t>
            </w:r>
          </w:p>
        </w:tc>
        <w:tc>
          <w:tcPr>
            <w:tcW w:w="1559" w:type="dxa"/>
            <w:tcBorders>
              <w:top w:val="dashSmallGap" w:sz="4" w:space="0" w:color="auto"/>
              <w:left w:val="nil"/>
              <w:bottom w:val="dashSmallGap" w:sz="4" w:space="0" w:color="auto"/>
            </w:tcBorders>
            <w:vAlign w:val="center"/>
          </w:tcPr>
          <w:p w14:paraId="47216322" w14:textId="77777777" w:rsidR="00885D1A" w:rsidRPr="00F6137A" w:rsidRDefault="00885D1A" w:rsidP="009E2411">
            <w:pPr>
              <w:spacing w:after="0"/>
              <w:rPr>
                <w:rFonts w:ascii="Arial" w:hAnsi="Arial"/>
                <w:sz w:val="18"/>
                <w:lang w:val="sr-Cyrl-RS"/>
              </w:rPr>
            </w:pPr>
            <w:proofErr w:type="spellStart"/>
            <w:r w:rsidRPr="00F6137A">
              <w:rPr>
                <w:rFonts w:ascii="Arial" w:hAnsi="Arial"/>
                <w:sz w:val="18"/>
                <w:lang w:val="sr-Cyrl-RS"/>
              </w:rPr>
              <w:t>President</w:t>
            </w:r>
            <w:proofErr w:type="spellEnd"/>
            <w:r w:rsidRPr="00F6137A">
              <w:rPr>
                <w:rFonts w:ascii="Arial" w:hAnsi="Arial"/>
                <w:sz w:val="18"/>
                <w:lang w:val="sr-Cyrl-RS"/>
              </w:rPr>
              <w:t>:</w:t>
            </w:r>
          </w:p>
        </w:tc>
        <w:tc>
          <w:tcPr>
            <w:tcW w:w="4253" w:type="dxa"/>
            <w:tcBorders>
              <w:top w:val="dashSmallGap" w:sz="4" w:space="0" w:color="auto"/>
              <w:bottom w:val="dashSmallGap" w:sz="4" w:space="0" w:color="auto"/>
            </w:tcBorders>
          </w:tcPr>
          <w:p w14:paraId="66E4D75B" w14:textId="77777777" w:rsidR="00885D1A" w:rsidRPr="00F6137A" w:rsidRDefault="00885D1A" w:rsidP="009E2411">
            <w:pPr>
              <w:spacing w:before="60" w:after="60"/>
              <w:rPr>
                <w:rFonts w:ascii="Arial" w:hAnsi="Arial"/>
                <w:sz w:val="18"/>
                <w:lang w:val="sr-Cyrl-RS"/>
              </w:rPr>
            </w:pPr>
          </w:p>
        </w:tc>
      </w:tr>
      <w:tr w:rsidR="00885D1A" w:rsidRPr="003A223E" w14:paraId="7E1C4978"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nil"/>
              <w:right w:val="nil"/>
            </w:tcBorders>
            <w:vAlign w:val="center"/>
          </w:tcPr>
          <w:p w14:paraId="0AD15F5F" w14:textId="77777777" w:rsidR="00885D1A" w:rsidRPr="00F6137A" w:rsidRDefault="00885D1A" w:rsidP="009E2411">
            <w:pPr>
              <w:spacing w:after="0"/>
              <w:rPr>
                <w:rFonts w:ascii="Arial" w:hAnsi="Arial"/>
                <w:sz w:val="18"/>
                <w:lang w:val="sr-Cyrl-RS"/>
              </w:rPr>
            </w:pPr>
          </w:p>
        </w:tc>
        <w:tc>
          <w:tcPr>
            <w:tcW w:w="1559" w:type="dxa"/>
            <w:tcBorders>
              <w:top w:val="dashSmallGap" w:sz="4" w:space="0" w:color="auto"/>
              <w:left w:val="nil"/>
              <w:bottom w:val="dashSmallGap" w:sz="4" w:space="0" w:color="auto"/>
            </w:tcBorders>
            <w:vAlign w:val="center"/>
          </w:tcPr>
          <w:p w14:paraId="1D448160" w14:textId="77777777" w:rsidR="00885D1A" w:rsidRPr="00F6137A" w:rsidRDefault="00885D1A" w:rsidP="009E2411">
            <w:pPr>
              <w:spacing w:after="0"/>
              <w:rPr>
                <w:rFonts w:ascii="Arial" w:hAnsi="Arial"/>
                <w:sz w:val="18"/>
                <w:lang w:val="sr-Cyrl-RS"/>
              </w:rPr>
            </w:pPr>
            <w:proofErr w:type="spellStart"/>
            <w:r w:rsidRPr="00F6137A">
              <w:rPr>
                <w:rFonts w:ascii="Arial" w:hAnsi="Arial"/>
                <w:sz w:val="18"/>
                <w:lang w:val="sr-Cyrl-RS"/>
              </w:rPr>
              <w:t>Member</w:t>
            </w:r>
            <w:proofErr w:type="spellEnd"/>
            <w:r w:rsidRPr="00F6137A">
              <w:rPr>
                <w:rFonts w:ascii="Arial" w:hAnsi="Arial"/>
                <w:sz w:val="18"/>
                <w:lang w:val="sr-Cyrl-RS"/>
              </w:rPr>
              <w:t>:</w:t>
            </w:r>
          </w:p>
        </w:tc>
        <w:tc>
          <w:tcPr>
            <w:tcW w:w="4253" w:type="dxa"/>
            <w:tcBorders>
              <w:top w:val="dashSmallGap" w:sz="4" w:space="0" w:color="auto"/>
              <w:bottom w:val="dashSmallGap" w:sz="4" w:space="0" w:color="auto"/>
              <w:right w:val="nil"/>
            </w:tcBorders>
          </w:tcPr>
          <w:p w14:paraId="68240CC0" w14:textId="77777777" w:rsidR="00885D1A" w:rsidRPr="00F6137A" w:rsidRDefault="00885D1A" w:rsidP="009E2411">
            <w:pPr>
              <w:spacing w:before="60" w:after="60"/>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4A0A0987" w14:textId="77777777" w:rsidR="00885D1A" w:rsidRPr="00F6137A" w:rsidRDefault="00885D1A" w:rsidP="009E2411">
            <w:pPr>
              <w:spacing w:before="60" w:after="60"/>
              <w:jc w:val="center"/>
              <w:rPr>
                <w:rFonts w:ascii="Arial" w:hAnsi="Arial"/>
                <w:sz w:val="18"/>
                <w:lang w:val="sr-Cyrl-RS"/>
              </w:rPr>
            </w:pPr>
            <w:proofErr w:type="spellStart"/>
            <w:r w:rsidRPr="00F6137A">
              <w:rPr>
                <w:rFonts w:ascii="Arial" w:hAnsi="Arial"/>
                <w:sz w:val="18"/>
                <w:lang w:val="sr-Cyrl-RS"/>
              </w:rPr>
              <w:t>Menthor's</w:t>
            </w:r>
            <w:proofErr w:type="spellEnd"/>
            <w:r w:rsidRPr="00F6137A">
              <w:rPr>
                <w:rFonts w:ascii="Arial" w:hAnsi="Arial"/>
                <w:sz w:val="18"/>
                <w:lang w:val="sr-Cyrl-RS"/>
              </w:rPr>
              <w:t xml:space="preserve"> </w:t>
            </w:r>
            <w:proofErr w:type="spellStart"/>
            <w:r w:rsidRPr="00F6137A">
              <w:rPr>
                <w:rFonts w:ascii="Arial" w:hAnsi="Arial"/>
                <w:sz w:val="18"/>
                <w:lang w:val="sr-Cyrl-RS"/>
              </w:rPr>
              <w:t>sign</w:t>
            </w:r>
            <w:proofErr w:type="spellEnd"/>
          </w:p>
        </w:tc>
      </w:tr>
      <w:tr w:rsidR="00885D1A" w:rsidRPr="003A223E" w14:paraId="7D0FF6A9" w14:textId="77777777" w:rsidTr="00885D1A">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jc w:val="center"/>
        </w:trPr>
        <w:tc>
          <w:tcPr>
            <w:tcW w:w="1985" w:type="dxa"/>
            <w:gridSpan w:val="2"/>
            <w:tcBorders>
              <w:top w:val="nil"/>
              <w:bottom w:val="single" w:sz="12" w:space="0" w:color="auto"/>
              <w:right w:val="nil"/>
            </w:tcBorders>
            <w:vAlign w:val="center"/>
          </w:tcPr>
          <w:p w14:paraId="1E3B8119" w14:textId="77777777" w:rsidR="00885D1A" w:rsidRPr="00F6137A" w:rsidRDefault="00885D1A" w:rsidP="009E2411">
            <w:pPr>
              <w:spacing w:after="0"/>
              <w:rPr>
                <w:rFonts w:ascii="Arial" w:hAnsi="Arial"/>
                <w:sz w:val="18"/>
                <w:lang w:val="sr-Cyrl-RS"/>
              </w:rPr>
            </w:pPr>
          </w:p>
        </w:tc>
        <w:tc>
          <w:tcPr>
            <w:tcW w:w="1559" w:type="dxa"/>
            <w:tcBorders>
              <w:top w:val="dashSmallGap" w:sz="4" w:space="0" w:color="auto"/>
              <w:left w:val="nil"/>
              <w:bottom w:val="single" w:sz="12" w:space="0" w:color="auto"/>
            </w:tcBorders>
            <w:vAlign w:val="center"/>
          </w:tcPr>
          <w:p w14:paraId="6BD46356" w14:textId="77777777" w:rsidR="00885D1A" w:rsidRPr="00F6137A" w:rsidRDefault="00885D1A" w:rsidP="009E2411">
            <w:pPr>
              <w:spacing w:after="0"/>
              <w:rPr>
                <w:rFonts w:ascii="Arial" w:hAnsi="Arial"/>
                <w:spacing w:val="-4"/>
                <w:sz w:val="18"/>
                <w:lang w:val="sr-Cyrl-RS"/>
              </w:rPr>
            </w:pPr>
            <w:proofErr w:type="spellStart"/>
            <w:r w:rsidRPr="00F6137A">
              <w:rPr>
                <w:rFonts w:ascii="Arial" w:hAnsi="Arial"/>
                <w:spacing w:val="-4"/>
                <w:sz w:val="18"/>
                <w:lang w:val="sr-Cyrl-RS"/>
              </w:rPr>
              <w:t>Member</w:t>
            </w:r>
            <w:proofErr w:type="spellEnd"/>
            <w:r w:rsidRPr="00F6137A">
              <w:rPr>
                <w:rFonts w:ascii="Arial" w:hAnsi="Arial"/>
                <w:spacing w:val="-4"/>
                <w:sz w:val="18"/>
                <w:lang w:val="sr-Cyrl-RS"/>
              </w:rPr>
              <w:t xml:space="preserve">, </w:t>
            </w:r>
            <w:proofErr w:type="spellStart"/>
            <w:r w:rsidRPr="00F6137A">
              <w:rPr>
                <w:rFonts w:ascii="Arial" w:hAnsi="Arial"/>
                <w:spacing w:val="-4"/>
                <w:sz w:val="18"/>
                <w:lang w:val="sr-Cyrl-RS"/>
              </w:rPr>
              <w:t>Mentor</w:t>
            </w:r>
            <w:proofErr w:type="spellEnd"/>
            <w:r w:rsidRPr="00F6137A">
              <w:rPr>
                <w:rFonts w:ascii="Arial" w:hAnsi="Arial"/>
                <w:spacing w:val="-4"/>
                <w:sz w:val="18"/>
                <w:lang w:val="sr-Cyrl-RS"/>
              </w:rPr>
              <w:t>:</w:t>
            </w:r>
          </w:p>
        </w:tc>
        <w:tc>
          <w:tcPr>
            <w:tcW w:w="4253" w:type="dxa"/>
            <w:tcBorders>
              <w:top w:val="dashSmallGap" w:sz="4" w:space="0" w:color="auto"/>
              <w:bottom w:val="single" w:sz="12" w:space="0" w:color="auto"/>
              <w:right w:val="nil"/>
            </w:tcBorders>
          </w:tcPr>
          <w:p w14:paraId="4DF3D07B" w14:textId="77777777" w:rsidR="00885D1A" w:rsidRPr="00F6137A" w:rsidRDefault="00885D1A" w:rsidP="009E2411">
            <w:pPr>
              <w:spacing w:before="60" w:after="60"/>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1D91CA70" w14:textId="77777777" w:rsidR="00885D1A" w:rsidRPr="00F6137A" w:rsidRDefault="00885D1A" w:rsidP="009E2411">
            <w:pPr>
              <w:spacing w:before="60" w:after="60"/>
              <w:rPr>
                <w:rFonts w:ascii="Arial" w:hAnsi="Arial"/>
                <w:sz w:val="18"/>
                <w:lang w:val="sr-Cyrl-RS"/>
              </w:rPr>
            </w:pPr>
          </w:p>
        </w:tc>
      </w:tr>
    </w:tbl>
    <w:p w14:paraId="6876B8A3" w14:textId="77777777" w:rsidR="00F633A3" w:rsidRPr="00D97B2C" w:rsidRDefault="00F633A3" w:rsidP="00885D1A">
      <w:pPr>
        <w:pStyle w:val="osnovnitekst"/>
        <w:rPr>
          <w:lang w:val="sr-Cyrl-RS"/>
        </w:rPr>
      </w:pPr>
    </w:p>
    <w:sectPr w:rsidR="00F633A3" w:rsidRPr="00D97B2C" w:rsidSect="0009552C">
      <w:footerReference w:type="default" r:id="rId51"/>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5" w:author="Siniša Nikolić" w:date="2023-08-14T13:25:00Z" w:initials="SN">
    <w:p w14:paraId="114521F1" w14:textId="77777777" w:rsidR="0003146D" w:rsidRDefault="0003146D" w:rsidP="009E2411">
      <w:pPr>
        <w:pStyle w:val="CommentText"/>
      </w:pPr>
      <w:r>
        <w:rPr>
          <w:rStyle w:val="CommentReference"/>
        </w:rPr>
        <w:annotationRef/>
      </w:r>
      <w:r>
        <w:rPr>
          <w:lang w:val="ru-RU"/>
        </w:rPr>
        <w:t>Б</w:t>
      </w:r>
      <w:r>
        <w:rPr>
          <w:lang w:val="sr-Cyrl-RS"/>
        </w:rPr>
        <w:t>рој 1 поглавља је увод, стање у области је 2 итд. преправи</w:t>
      </w:r>
    </w:p>
  </w:comment>
  <w:comment w:id="236" w:author="SW 46/2019 - Petrović Milica" w:date="2023-08-17T18:44:00Z" w:initials="S4-PM">
    <w:p w14:paraId="6ABB7E26" w14:textId="443DD0F9" w:rsidR="0003146D" w:rsidRPr="003F18BC" w:rsidRDefault="0003146D">
      <w:pPr>
        <w:pStyle w:val="CommentText"/>
        <w:rPr>
          <w:lang w:val="sr-Cyrl-RS"/>
        </w:rPr>
      </w:pPr>
      <w:r>
        <w:rPr>
          <w:rStyle w:val="CommentReference"/>
        </w:rPr>
        <w:annotationRef/>
      </w:r>
      <w:r>
        <w:rPr>
          <w:lang w:val="sr-Cyrl-RS"/>
        </w:rPr>
        <w:t>У реду, исправљено.</w:t>
      </w:r>
    </w:p>
  </w:comment>
  <w:comment w:id="237" w:author="Siniša Nikolić" w:date="2023-08-14T12:56:00Z" w:initials="SN">
    <w:p w14:paraId="488A6885" w14:textId="2C52B7F5" w:rsidR="0003146D" w:rsidRDefault="0003146D" w:rsidP="009E2411">
      <w:pPr>
        <w:pStyle w:val="CommentText"/>
      </w:pPr>
      <w:r>
        <w:rPr>
          <w:rStyle w:val="CommentReference"/>
        </w:rPr>
        <w:annotationRef/>
      </w:r>
      <w:r>
        <w:rPr>
          <w:lang w:val="ru-RU"/>
        </w:rPr>
        <w:t>П</w:t>
      </w:r>
      <w:r>
        <w:rPr>
          <w:lang w:val="sr-Cyrl-RS"/>
        </w:rPr>
        <w:t>рови и преправи, ја сам ово сложио да имамо неки ток мисли а не да буде набацано</w:t>
      </w:r>
    </w:p>
  </w:comment>
  <w:comment w:id="238" w:author="SW 46/2019 - Petrović Milica" w:date="2023-08-17T18:46:00Z" w:initials="S4-PM">
    <w:p w14:paraId="1286AC83" w14:textId="18CD7450" w:rsidR="0003146D" w:rsidRPr="003F18BC" w:rsidRDefault="0003146D">
      <w:pPr>
        <w:pStyle w:val="CommentText"/>
        <w:rPr>
          <w:lang w:val="sr-Cyrl-RS"/>
        </w:rPr>
      </w:pPr>
      <w:r>
        <w:rPr>
          <w:rStyle w:val="CommentReference"/>
        </w:rPr>
        <w:annotationRef/>
      </w:r>
      <w:r>
        <w:rPr>
          <w:lang w:val="sr-Cyrl-RS"/>
        </w:rPr>
        <w:t>Средила.</w:t>
      </w:r>
    </w:p>
  </w:comment>
  <w:comment w:id="253" w:author="Siniša Nikolić" w:date="2023-08-14T13:00:00Z" w:initials="SN">
    <w:p w14:paraId="7FD920B1" w14:textId="77777777" w:rsidR="0003146D" w:rsidRDefault="0003146D">
      <w:pPr>
        <w:pStyle w:val="CommentText"/>
      </w:pPr>
      <w:r>
        <w:rPr>
          <w:rStyle w:val="CommentReference"/>
        </w:rPr>
        <w:annotationRef/>
      </w:r>
      <w:r>
        <w:rPr>
          <w:lang w:val="ru-RU"/>
        </w:rPr>
        <w:t>С</w:t>
      </w:r>
      <w:proofErr w:type="spellStart"/>
      <w:r>
        <w:rPr>
          <w:lang w:val="sr-Cyrl-RS"/>
        </w:rPr>
        <w:t>ваки</w:t>
      </w:r>
      <w:proofErr w:type="spellEnd"/>
      <w:r>
        <w:rPr>
          <w:lang w:val="sr-Cyrl-RS"/>
        </w:rPr>
        <w:t xml:space="preserve"> параграф </w:t>
      </w:r>
      <w:proofErr w:type="spellStart"/>
      <w:r>
        <w:rPr>
          <w:lang w:val="sr-Cyrl-RS"/>
        </w:rPr>
        <w:t>увчен</w:t>
      </w:r>
      <w:proofErr w:type="spellEnd"/>
      <w:r>
        <w:rPr>
          <w:lang w:val="sr-Cyrl-RS"/>
        </w:rPr>
        <w:t>.</w:t>
      </w:r>
    </w:p>
    <w:p w14:paraId="09EA8787" w14:textId="77777777" w:rsidR="0003146D" w:rsidRDefault="0003146D" w:rsidP="009E2411">
      <w:pPr>
        <w:pStyle w:val="CommentText"/>
      </w:pPr>
      <w:r>
        <w:rPr>
          <w:lang w:val="sr-Cyrl-RS"/>
        </w:rPr>
        <w:t>Један параграф једна мисао, води о томе рачуна и преправи цео текст до краја рада, да је не морам да растурам параграф на мање параграфе.</w:t>
      </w:r>
    </w:p>
  </w:comment>
  <w:comment w:id="254" w:author="SW 46/2019 - Petrović Milica" w:date="2023-08-17T21:27:00Z" w:initials="S4-PM">
    <w:p w14:paraId="4CD36564" w14:textId="18385119" w:rsidR="0003146D" w:rsidRPr="006B61B8" w:rsidRDefault="0003146D">
      <w:pPr>
        <w:pStyle w:val="CommentText"/>
        <w:rPr>
          <w:lang w:val="sr-Cyrl-RS"/>
        </w:rPr>
      </w:pPr>
      <w:r>
        <w:rPr>
          <w:rStyle w:val="CommentReference"/>
        </w:rPr>
        <w:annotationRef/>
      </w:r>
      <w:r w:rsidR="006B61B8">
        <w:rPr>
          <w:lang w:val="sr-Cyrl-RS"/>
        </w:rPr>
        <w:t>Поделила сам параграфе у мање и смисленије целине.</w:t>
      </w:r>
    </w:p>
  </w:comment>
  <w:comment w:id="255" w:author="Siniša Nikolić" w:date="2023-08-14T13:21:00Z" w:initials="SN">
    <w:p w14:paraId="5C85DF02" w14:textId="77777777" w:rsidR="0003146D" w:rsidRDefault="0003146D" w:rsidP="009E2411">
      <w:pPr>
        <w:pStyle w:val="CommentText"/>
      </w:pPr>
      <w:r>
        <w:rPr>
          <w:rStyle w:val="CommentReference"/>
        </w:rPr>
        <w:annotationRef/>
      </w:r>
      <w:r>
        <w:rPr>
          <w:lang w:val="ru-RU"/>
        </w:rPr>
        <w:t>Б</w:t>
      </w:r>
      <w:proofErr w:type="spellStart"/>
      <w:r>
        <w:rPr>
          <w:lang w:val="sr-Cyrl-RS"/>
        </w:rPr>
        <w:t>удуће</w:t>
      </w:r>
      <w:proofErr w:type="spellEnd"/>
      <w:r>
        <w:rPr>
          <w:lang w:val="sr-Cyrl-RS"/>
        </w:rPr>
        <w:t xml:space="preserve"> време, наводиш шта се од једне такве апликације очекује, а так касније причаш АКО СИ ЈЕ ИМПЛЕМЕНТИРАО. Ово је увод а не закључак где сумираш шта си урадио.</w:t>
      </w:r>
    </w:p>
  </w:comment>
  <w:comment w:id="256" w:author="SW 46/2019 - Petrović Milica" w:date="2023-08-17T20:27:00Z" w:initials="S4-PM">
    <w:p w14:paraId="1DB92C37" w14:textId="4829E2FD" w:rsidR="0003146D" w:rsidRPr="00FC2F7F" w:rsidRDefault="0003146D">
      <w:pPr>
        <w:pStyle w:val="CommentText"/>
        <w:rPr>
          <w:lang w:val="sr-Cyrl-RS"/>
        </w:rPr>
      </w:pPr>
      <w:r>
        <w:rPr>
          <w:rStyle w:val="CommentReference"/>
        </w:rPr>
        <w:annotationRef/>
      </w:r>
      <w:r>
        <w:rPr>
          <w:lang w:val="sr-Cyrl-RS"/>
        </w:rPr>
        <w:t>У реду.</w:t>
      </w:r>
    </w:p>
  </w:comment>
  <w:comment w:id="258" w:author="Siniša Nikolić" w:date="2023-08-14T13:23:00Z" w:initials="SN">
    <w:p w14:paraId="3436DB82" w14:textId="77777777" w:rsidR="0003146D" w:rsidRDefault="0003146D" w:rsidP="009E2411">
      <w:pPr>
        <w:pStyle w:val="CommentText"/>
      </w:pPr>
      <w:r>
        <w:rPr>
          <w:rStyle w:val="CommentReference"/>
        </w:rPr>
        <w:annotationRef/>
      </w:r>
      <w:r>
        <w:rPr>
          <w:lang w:val="ru-RU"/>
        </w:rPr>
        <w:t>П</w:t>
      </w:r>
      <w:proofErr w:type="spellStart"/>
      <w:r>
        <w:rPr>
          <w:lang w:val="sr-Cyrl-RS"/>
        </w:rPr>
        <w:t>реправи</w:t>
      </w:r>
      <w:proofErr w:type="spellEnd"/>
      <w:r>
        <w:rPr>
          <w:lang w:val="sr-Cyrl-RS"/>
        </w:rPr>
        <w:t xml:space="preserve"> да буде у будућем времену како би требала апликација да изгледа и на шта да се ослања</w:t>
      </w:r>
    </w:p>
  </w:comment>
  <w:comment w:id="259" w:author="SW 46/2019 - Petrović Milica" w:date="2023-08-17T18:54:00Z" w:initials="S4-PM">
    <w:p w14:paraId="430B8C9C" w14:textId="4D7ED27E" w:rsidR="0003146D" w:rsidRPr="0038193E" w:rsidRDefault="0003146D">
      <w:pPr>
        <w:pStyle w:val="CommentText"/>
        <w:rPr>
          <w:lang w:val="sr-Cyrl-RS"/>
        </w:rPr>
      </w:pPr>
      <w:r>
        <w:rPr>
          <w:rStyle w:val="CommentReference"/>
        </w:rPr>
        <w:annotationRef/>
      </w:r>
      <w:r>
        <w:rPr>
          <w:lang w:val="sr-Cyrl-RS"/>
        </w:rPr>
        <w:t>У реду.</w:t>
      </w:r>
    </w:p>
  </w:comment>
  <w:comment w:id="276" w:author="Siniša Nikolić" w:date="2023-08-14T13:39:00Z" w:initials="SN">
    <w:p w14:paraId="063D9317" w14:textId="77777777" w:rsidR="0003146D" w:rsidRDefault="0003146D" w:rsidP="009E2411">
      <w:pPr>
        <w:pStyle w:val="CommentText"/>
      </w:pPr>
      <w:r>
        <w:rPr>
          <w:rStyle w:val="CommentReference"/>
        </w:rPr>
        <w:annotationRef/>
      </w:r>
      <w:r>
        <w:rPr>
          <w:lang w:val="ru-RU"/>
        </w:rPr>
        <w:t>П</w:t>
      </w:r>
      <w:proofErr w:type="spellStart"/>
      <w:r>
        <w:rPr>
          <w:lang w:val="sr-Cyrl-RS"/>
        </w:rPr>
        <w:t>реформулиши</w:t>
      </w:r>
      <w:proofErr w:type="spellEnd"/>
      <w:r>
        <w:rPr>
          <w:lang w:val="sr-Cyrl-RS"/>
        </w:rPr>
        <w:t>, две реченице да буде јасније</w:t>
      </w:r>
    </w:p>
  </w:comment>
  <w:comment w:id="277" w:author="SW 46/2019 - Petrović Milica" w:date="2023-08-17T18:59:00Z" w:initials="S4-PM">
    <w:p w14:paraId="2315441F" w14:textId="1C223C79" w:rsidR="0003146D" w:rsidRPr="00FF00D2" w:rsidRDefault="0003146D">
      <w:pPr>
        <w:pStyle w:val="CommentText"/>
        <w:rPr>
          <w:lang w:val="sr-Cyrl-RS"/>
        </w:rPr>
      </w:pPr>
      <w:r>
        <w:rPr>
          <w:rStyle w:val="CommentReference"/>
        </w:rPr>
        <w:annotationRef/>
      </w:r>
      <w:r>
        <w:rPr>
          <w:lang w:val="sr-Cyrl-RS"/>
        </w:rPr>
        <w:t>У реду.</w:t>
      </w:r>
    </w:p>
  </w:comment>
  <w:comment w:id="295" w:author="Siniša Nikolić" w:date="2023-08-14T13:41:00Z" w:initials="SN">
    <w:p w14:paraId="5862D495" w14:textId="77777777" w:rsidR="0003146D" w:rsidRDefault="0003146D" w:rsidP="009E2411">
      <w:pPr>
        <w:pStyle w:val="CommentText"/>
      </w:pPr>
      <w:r>
        <w:rPr>
          <w:rStyle w:val="CommentReference"/>
        </w:rPr>
        <w:annotationRef/>
      </w:r>
      <w:r>
        <w:rPr>
          <w:lang w:val="ru-RU"/>
        </w:rPr>
        <w:t>Н</w:t>
      </w:r>
      <w:r>
        <w:rPr>
          <w:lang w:val="sr-Cyrl-RS"/>
        </w:rPr>
        <w:t>е може слика 2 па слика један у тексту, измени, бројеви иду од 1 ка на даље</w:t>
      </w:r>
    </w:p>
  </w:comment>
  <w:comment w:id="502" w:author="Siniša Nikolić" w:date="2023-08-14T13:45:00Z" w:initials="SN">
    <w:p w14:paraId="23D5C195" w14:textId="77777777" w:rsidR="0003146D" w:rsidRDefault="0003146D" w:rsidP="009E2411">
      <w:pPr>
        <w:pStyle w:val="CommentText"/>
      </w:pPr>
      <w:r>
        <w:rPr>
          <w:rStyle w:val="CommentReference"/>
        </w:rPr>
        <w:annotationRef/>
      </w:r>
      <w:r>
        <w:rPr>
          <w:lang w:val="ru-RU"/>
        </w:rPr>
        <w:t>К</w:t>
      </w:r>
      <w:r>
        <w:rPr>
          <w:lang w:val="sr-Cyrl-RS"/>
        </w:rPr>
        <w:t>ако је имплементиран систем, дај више података, да ли као систем базиран на правилима или нешто друго. Такође недостаје назив рада у референци.</w:t>
      </w:r>
    </w:p>
  </w:comment>
  <w:comment w:id="503" w:author="SW 46/2019 - Petrović Milica" w:date="2023-08-17T19:27:00Z" w:initials="S4-PM">
    <w:p w14:paraId="3650898E" w14:textId="0E7D3416" w:rsidR="0003146D" w:rsidRPr="004473FB" w:rsidRDefault="0003146D">
      <w:pPr>
        <w:pStyle w:val="CommentText"/>
        <w:rPr>
          <w:lang w:val="sr-Cyrl-RS"/>
        </w:rPr>
      </w:pPr>
      <w:r>
        <w:rPr>
          <w:rStyle w:val="CommentReference"/>
        </w:rPr>
        <w:annotationRef/>
      </w:r>
      <w:r>
        <w:rPr>
          <w:lang w:val="sr-Cyrl-RS"/>
        </w:rPr>
        <w:t>Додала сам детаљнији опис система и исправила референцу.</w:t>
      </w:r>
    </w:p>
  </w:comment>
  <w:comment w:id="518" w:author="Siniša Nikolić" w:date="2023-08-14T13:47:00Z" w:initials="SN">
    <w:p w14:paraId="17F58321" w14:textId="77777777" w:rsidR="0003146D" w:rsidRDefault="0003146D" w:rsidP="009E2411">
      <w:pPr>
        <w:pStyle w:val="CommentText"/>
      </w:pPr>
      <w:r>
        <w:rPr>
          <w:rStyle w:val="CommentReference"/>
        </w:rPr>
        <w:annotationRef/>
      </w:r>
      <w:r>
        <w:rPr>
          <w:lang w:val="ru-RU"/>
        </w:rPr>
        <w:t>Н</w:t>
      </w:r>
      <w:r>
        <w:rPr>
          <w:lang w:val="sr-Cyrl-RS"/>
        </w:rPr>
        <w:t>ово поглавље на непарној страни</w:t>
      </w:r>
    </w:p>
  </w:comment>
  <w:comment w:id="519" w:author="SW 46/2019 - Petrović Milica" w:date="2023-08-17T21:28:00Z" w:initials="S4-PM">
    <w:p w14:paraId="438BFC7B" w14:textId="7A57022D" w:rsidR="006B61B8" w:rsidRPr="006B61B8" w:rsidRDefault="006B61B8">
      <w:pPr>
        <w:pStyle w:val="CommentText"/>
        <w:rPr>
          <w:lang w:val="sr-Cyrl-RS"/>
        </w:rPr>
      </w:pPr>
      <w:r>
        <w:rPr>
          <w:rStyle w:val="CommentReference"/>
        </w:rPr>
        <w:annotationRef/>
      </w:r>
      <w:r>
        <w:rPr>
          <w:lang w:val="sr-Cyrl-RS"/>
        </w:rPr>
        <w:t>Преправила сам.</w:t>
      </w:r>
    </w:p>
  </w:comment>
  <w:comment w:id="536" w:author="Siniša Nikolić" w:date="2023-08-14T13:48:00Z" w:initials="SN">
    <w:p w14:paraId="0F515585" w14:textId="77777777" w:rsidR="0003146D" w:rsidRDefault="0003146D" w:rsidP="009E2411">
      <w:pPr>
        <w:pStyle w:val="CommentText"/>
      </w:pPr>
      <w:r>
        <w:rPr>
          <w:rStyle w:val="CommentReference"/>
        </w:rPr>
        <w:annotationRef/>
      </w:r>
      <w:r>
        <w:rPr>
          <w:lang w:val="ru-RU"/>
        </w:rPr>
        <w:t>Н</w:t>
      </w:r>
      <w:proofErr w:type="spellStart"/>
      <w:r>
        <w:rPr>
          <w:lang w:val="sr-Cyrl-RS"/>
        </w:rPr>
        <w:t>аслови</w:t>
      </w:r>
      <w:proofErr w:type="spellEnd"/>
      <w:r>
        <w:rPr>
          <w:lang w:val="sr-Cyrl-RS"/>
        </w:rPr>
        <w:t xml:space="preserve"> слика иду поравнати у средини преправи цео рад</w:t>
      </w:r>
    </w:p>
  </w:comment>
  <w:comment w:id="537" w:author="SW 46/2019 - Petrović Milica" w:date="2023-08-17T19:31:00Z" w:initials="S4-PM">
    <w:p w14:paraId="37B362FD" w14:textId="0EB87C9D" w:rsidR="0003146D" w:rsidRPr="00070DCF" w:rsidRDefault="0003146D">
      <w:pPr>
        <w:pStyle w:val="CommentText"/>
        <w:rPr>
          <w:lang w:val="sr-Cyrl-RS"/>
        </w:rPr>
      </w:pPr>
      <w:r>
        <w:rPr>
          <w:rStyle w:val="CommentReference"/>
        </w:rPr>
        <w:annotationRef/>
      </w:r>
      <w:r>
        <w:rPr>
          <w:lang w:val="sr-Cyrl-RS"/>
        </w:rPr>
        <w:t>Средила сам.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4521F1" w15:done="0"/>
  <w15:commentEx w15:paraId="6ABB7E26" w15:paraIdParent="114521F1" w15:done="0"/>
  <w15:commentEx w15:paraId="488A6885" w15:done="0"/>
  <w15:commentEx w15:paraId="1286AC83" w15:paraIdParent="488A6885" w15:done="0"/>
  <w15:commentEx w15:paraId="09EA8787" w15:done="0"/>
  <w15:commentEx w15:paraId="4CD36564" w15:paraIdParent="09EA8787" w15:done="0"/>
  <w15:commentEx w15:paraId="5C85DF02" w15:done="0"/>
  <w15:commentEx w15:paraId="1DB92C37" w15:paraIdParent="5C85DF02" w15:done="0"/>
  <w15:commentEx w15:paraId="3436DB82" w15:done="0"/>
  <w15:commentEx w15:paraId="430B8C9C" w15:paraIdParent="3436DB82" w15:done="0"/>
  <w15:commentEx w15:paraId="063D9317" w15:done="0"/>
  <w15:commentEx w15:paraId="2315441F" w15:paraIdParent="063D9317" w15:done="0"/>
  <w15:commentEx w15:paraId="5862D495" w15:done="0"/>
  <w15:commentEx w15:paraId="23D5C195" w15:done="0"/>
  <w15:commentEx w15:paraId="3650898E" w15:paraIdParent="23D5C195" w15:done="0"/>
  <w15:commentEx w15:paraId="17F58321" w15:done="0"/>
  <w15:commentEx w15:paraId="438BFC7B" w15:paraIdParent="17F58321" w15:done="0"/>
  <w15:commentEx w15:paraId="0F515585" w15:done="0"/>
  <w15:commentEx w15:paraId="37B362FD" w15:paraIdParent="0F5155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4A9E7" w16cex:dateUtc="2023-08-14T11:25:00Z"/>
  <w16cex:commentExtensible w16cex:durableId="2884A30D" w16cex:dateUtc="2023-08-14T10:56:00Z"/>
  <w16cex:commentExtensible w16cex:durableId="2884A3F0" w16cex:dateUtc="2023-08-14T11:00:00Z"/>
  <w16cex:commentExtensible w16cex:durableId="2884A8E1" w16cex:dateUtc="2023-08-14T11:21:00Z"/>
  <w16cex:commentExtensible w16cex:durableId="2884A94A" w16cex:dateUtc="2023-08-14T11:23:00Z"/>
  <w16cex:commentExtensible w16cex:durableId="2884AD1E" w16cex:dateUtc="2023-08-14T11:39:00Z"/>
  <w16cex:commentExtensible w16cex:durableId="2884AD73" w16cex:dateUtc="2023-08-14T11:41:00Z"/>
  <w16cex:commentExtensible w16cex:durableId="2884AE64" w16cex:dateUtc="2023-08-14T11:45:00Z"/>
  <w16cex:commentExtensible w16cex:durableId="2884AEEE" w16cex:dateUtc="2023-08-14T11:47:00Z"/>
  <w16cex:commentExtensible w16cex:durableId="2884AF33" w16cex:dateUtc="2023-08-14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521F1" w16cid:durableId="2884A9E7"/>
  <w16cid:commentId w16cid:paraId="6ABB7E26" w16cid:durableId="2888E921"/>
  <w16cid:commentId w16cid:paraId="488A6885" w16cid:durableId="2884A30D"/>
  <w16cid:commentId w16cid:paraId="1286AC83" w16cid:durableId="2888E97B"/>
  <w16cid:commentId w16cid:paraId="09EA8787" w16cid:durableId="2884A3F0"/>
  <w16cid:commentId w16cid:paraId="4CD36564" w16cid:durableId="28890F4B"/>
  <w16cid:commentId w16cid:paraId="5C85DF02" w16cid:durableId="2884A8E1"/>
  <w16cid:commentId w16cid:paraId="1DB92C37" w16cid:durableId="2889012B"/>
  <w16cid:commentId w16cid:paraId="3436DB82" w16cid:durableId="2884A94A"/>
  <w16cid:commentId w16cid:paraId="430B8C9C" w16cid:durableId="2888EB68"/>
  <w16cid:commentId w16cid:paraId="063D9317" w16cid:durableId="2884AD1E"/>
  <w16cid:commentId w16cid:paraId="2315441F" w16cid:durableId="2888EC94"/>
  <w16cid:commentId w16cid:paraId="5862D495" w16cid:durableId="2884AD73"/>
  <w16cid:commentId w16cid:paraId="23D5C195" w16cid:durableId="2884AE64"/>
  <w16cid:commentId w16cid:paraId="3650898E" w16cid:durableId="2888F322"/>
  <w16cid:commentId w16cid:paraId="17F58321" w16cid:durableId="2884AEEE"/>
  <w16cid:commentId w16cid:paraId="438BFC7B" w16cid:durableId="28890F9A"/>
  <w16cid:commentId w16cid:paraId="0F515585" w16cid:durableId="2884AF33"/>
  <w16cid:commentId w16cid:paraId="37B362FD" w16cid:durableId="2888F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54FF9" w14:textId="77777777" w:rsidR="00D10999" w:rsidRDefault="00D10999" w:rsidP="0009552C">
      <w:pPr>
        <w:spacing w:after="0" w:line="240" w:lineRule="auto"/>
      </w:pPr>
      <w:r>
        <w:separator/>
      </w:r>
    </w:p>
  </w:endnote>
  <w:endnote w:type="continuationSeparator" w:id="0">
    <w:p w14:paraId="164535F0" w14:textId="77777777" w:rsidR="00D10999" w:rsidRDefault="00D10999" w:rsidP="0009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7F338" w14:textId="77777777" w:rsidR="0003146D" w:rsidRDefault="0003146D">
    <w:pPr>
      <w:pStyle w:val="Footer"/>
      <w:jc w:val="center"/>
    </w:pPr>
  </w:p>
  <w:p w14:paraId="7FAA5274" w14:textId="77777777" w:rsidR="0003146D" w:rsidRDefault="00031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7775830"/>
      <w:docPartObj>
        <w:docPartGallery w:val="Page Numbers (Bottom of Page)"/>
        <w:docPartUnique/>
      </w:docPartObj>
    </w:sdtPr>
    <w:sdtEndPr>
      <w:rPr>
        <w:noProof/>
      </w:rPr>
    </w:sdtEndPr>
    <w:sdtContent>
      <w:p w14:paraId="1FE5C9E0" w14:textId="77777777" w:rsidR="0003146D" w:rsidRDefault="00031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7E541E" w14:textId="77777777" w:rsidR="0003146D" w:rsidRDefault="00031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94571" w14:textId="77777777" w:rsidR="00D10999" w:rsidRDefault="00D10999" w:rsidP="0009552C">
      <w:pPr>
        <w:spacing w:after="0" w:line="240" w:lineRule="auto"/>
      </w:pPr>
      <w:r>
        <w:separator/>
      </w:r>
    </w:p>
  </w:footnote>
  <w:footnote w:type="continuationSeparator" w:id="0">
    <w:p w14:paraId="0809CE96" w14:textId="77777777" w:rsidR="00D10999" w:rsidRDefault="00D10999" w:rsidP="0009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7DD"/>
    <w:multiLevelType w:val="hybridMultilevel"/>
    <w:tmpl w:val="AC6E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07D19"/>
    <w:multiLevelType w:val="hybridMultilevel"/>
    <w:tmpl w:val="130E3F0A"/>
    <w:lvl w:ilvl="0" w:tplc="04090001">
      <w:start w:val="1"/>
      <w:numFmt w:val="bullet"/>
      <w:lvlText w:val=""/>
      <w:lvlJc w:val="left"/>
      <w:pPr>
        <w:ind w:left="813" w:hanging="360"/>
      </w:pPr>
      <w:rPr>
        <w:rFonts w:ascii="Symbol" w:hAnsi="Symbol" w:hint="default"/>
      </w:rPr>
    </w:lvl>
    <w:lvl w:ilvl="1" w:tplc="04090019" w:tentative="1">
      <w:start w:val="1"/>
      <w:numFmt w:val="lowerLetter"/>
      <w:lvlText w:val="%2."/>
      <w:lvlJc w:val="left"/>
      <w:pPr>
        <w:ind w:left="1533" w:hanging="360"/>
      </w:pPr>
    </w:lvl>
    <w:lvl w:ilvl="2" w:tplc="0409001B" w:tentative="1">
      <w:start w:val="1"/>
      <w:numFmt w:val="lowerRoman"/>
      <w:lvlText w:val="%3."/>
      <w:lvlJc w:val="right"/>
      <w:pPr>
        <w:ind w:left="2253" w:hanging="180"/>
      </w:pPr>
    </w:lvl>
    <w:lvl w:ilvl="3" w:tplc="0409000F" w:tentative="1">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2" w15:restartNumberingAfterBreak="0">
    <w:nsid w:val="17844EE4"/>
    <w:multiLevelType w:val="hybridMultilevel"/>
    <w:tmpl w:val="7A64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13C2C"/>
    <w:multiLevelType w:val="hybridMultilevel"/>
    <w:tmpl w:val="40F0B998"/>
    <w:lvl w:ilvl="0" w:tplc="E5C8D62E">
      <w:start w:val="4"/>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35581"/>
    <w:multiLevelType w:val="hybridMultilevel"/>
    <w:tmpl w:val="1B5E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342E"/>
    <w:multiLevelType w:val="hybridMultilevel"/>
    <w:tmpl w:val="CBD081AA"/>
    <w:lvl w:ilvl="0" w:tplc="1A92B0E8">
      <w:start w:val="1"/>
      <w:numFmt w:val="decimal"/>
      <w:lvlText w:val="5.%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1E0A08"/>
    <w:multiLevelType w:val="hybridMultilevel"/>
    <w:tmpl w:val="ECE0EDE2"/>
    <w:lvl w:ilvl="0" w:tplc="93DCE43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14181"/>
    <w:multiLevelType w:val="hybridMultilevel"/>
    <w:tmpl w:val="826CE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71E07"/>
    <w:multiLevelType w:val="hybridMultilevel"/>
    <w:tmpl w:val="4D38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C4566"/>
    <w:multiLevelType w:val="hybridMultilevel"/>
    <w:tmpl w:val="579A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0A9"/>
    <w:multiLevelType w:val="hybridMultilevel"/>
    <w:tmpl w:val="CACED0F2"/>
    <w:lvl w:ilvl="0" w:tplc="F57EA4EC">
      <w:start w:val="4"/>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892C2B"/>
    <w:multiLevelType w:val="hybridMultilevel"/>
    <w:tmpl w:val="9062A504"/>
    <w:lvl w:ilvl="0" w:tplc="03E028D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F34FB"/>
    <w:multiLevelType w:val="hybridMultilevel"/>
    <w:tmpl w:val="678E1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F67BA4"/>
    <w:multiLevelType w:val="hybridMultilevel"/>
    <w:tmpl w:val="F90CC674"/>
    <w:lvl w:ilvl="0" w:tplc="905476D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844ECA"/>
    <w:multiLevelType w:val="hybridMultilevel"/>
    <w:tmpl w:val="B6B84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583175"/>
    <w:multiLevelType w:val="hybridMultilevel"/>
    <w:tmpl w:val="50845F2C"/>
    <w:lvl w:ilvl="0" w:tplc="9DDA1E04">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6" w15:restartNumberingAfterBreak="0">
    <w:nsid w:val="5B214FD4"/>
    <w:multiLevelType w:val="hybridMultilevel"/>
    <w:tmpl w:val="EB548088"/>
    <w:lvl w:ilvl="0" w:tplc="2D3A5F9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D416D"/>
    <w:multiLevelType w:val="hybridMultilevel"/>
    <w:tmpl w:val="592E8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1F2B9C"/>
    <w:multiLevelType w:val="hybridMultilevel"/>
    <w:tmpl w:val="3A0C3FF8"/>
    <w:lvl w:ilvl="0" w:tplc="035E8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2619B6"/>
    <w:multiLevelType w:val="hybridMultilevel"/>
    <w:tmpl w:val="16DE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4C1AF9"/>
    <w:multiLevelType w:val="hybridMultilevel"/>
    <w:tmpl w:val="6D864050"/>
    <w:lvl w:ilvl="0" w:tplc="72FCA3A0">
      <w:start w:val="5"/>
      <w:numFmt w:val="decimal"/>
      <w:lvlText w:val="%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E0C3F"/>
    <w:multiLevelType w:val="hybridMultilevel"/>
    <w:tmpl w:val="FAC0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41B48"/>
    <w:multiLevelType w:val="hybridMultilevel"/>
    <w:tmpl w:val="A84CD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5A3297"/>
    <w:multiLevelType w:val="hybridMultilevel"/>
    <w:tmpl w:val="2E52791C"/>
    <w:lvl w:ilvl="0" w:tplc="98F0C98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62389E"/>
    <w:multiLevelType w:val="hybridMultilevel"/>
    <w:tmpl w:val="6E4E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C7EE0"/>
    <w:multiLevelType w:val="hybridMultilevel"/>
    <w:tmpl w:val="4DCCE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610711"/>
    <w:multiLevelType w:val="hybridMultilevel"/>
    <w:tmpl w:val="5BBCB668"/>
    <w:lvl w:ilvl="0" w:tplc="7E82CD5E">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8B6CEA"/>
    <w:multiLevelType w:val="hybridMultilevel"/>
    <w:tmpl w:val="DAE87BA0"/>
    <w:lvl w:ilvl="0" w:tplc="F14C8C4E">
      <w:start w:val="1"/>
      <w:numFmt w:val="decimal"/>
      <w:lvlText w:val="4.%1"/>
      <w:lvlJc w:val="left"/>
      <w:pPr>
        <w:ind w:left="77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05EB9"/>
    <w:multiLevelType w:val="hybridMultilevel"/>
    <w:tmpl w:val="2F0646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C46CB3"/>
    <w:multiLevelType w:val="hybridMultilevel"/>
    <w:tmpl w:val="3C3E7C9E"/>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1"/>
  </w:num>
  <w:num w:numId="2">
    <w:abstractNumId w:val="25"/>
  </w:num>
  <w:num w:numId="3">
    <w:abstractNumId w:val="15"/>
  </w:num>
  <w:num w:numId="4">
    <w:abstractNumId w:val="30"/>
  </w:num>
  <w:num w:numId="5">
    <w:abstractNumId w:val="11"/>
  </w:num>
  <w:num w:numId="6">
    <w:abstractNumId w:val="13"/>
  </w:num>
  <w:num w:numId="7">
    <w:abstractNumId w:val="2"/>
  </w:num>
  <w:num w:numId="8">
    <w:abstractNumId w:val="26"/>
  </w:num>
  <w:num w:numId="9">
    <w:abstractNumId w:val="23"/>
  </w:num>
  <w:num w:numId="10">
    <w:abstractNumId w:val="16"/>
  </w:num>
  <w:num w:numId="11">
    <w:abstractNumId w:val="27"/>
  </w:num>
  <w:num w:numId="12">
    <w:abstractNumId w:val="10"/>
  </w:num>
  <w:num w:numId="13">
    <w:abstractNumId w:val="28"/>
  </w:num>
  <w:num w:numId="14">
    <w:abstractNumId w:val="20"/>
  </w:num>
  <w:num w:numId="15">
    <w:abstractNumId w:val="5"/>
  </w:num>
  <w:num w:numId="16">
    <w:abstractNumId w:val="12"/>
  </w:num>
  <w:num w:numId="17">
    <w:abstractNumId w:val="14"/>
  </w:num>
  <w:num w:numId="18">
    <w:abstractNumId w:val="22"/>
  </w:num>
  <w:num w:numId="19">
    <w:abstractNumId w:val="4"/>
  </w:num>
  <w:num w:numId="20">
    <w:abstractNumId w:val="8"/>
  </w:num>
  <w:num w:numId="21">
    <w:abstractNumId w:val="0"/>
  </w:num>
  <w:num w:numId="22">
    <w:abstractNumId w:val="21"/>
  </w:num>
  <w:num w:numId="23">
    <w:abstractNumId w:val="7"/>
  </w:num>
  <w:num w:numId="24">
    <w:abstractNumId w:val="17"/>
  </w:num>
  <w:num w:numId="25">
    <w:abstractNumId w:val="9"/>
  </w:num>
  <w:num w:numId="26">
    <w:abstractNumId w:val="19"/>
  </w:num>
  <w:num w:numId="27">
    <w:abstractNumId w:val="3"/>
  </w:num>
  <w:num w:numId="28">
    <w:abstractNumId w:val="6"/>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8"/>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W 46/2019 - Petrović Milica">
    <w15:presenceInfo w15:providerId="AD" w15:userId="S-1-5-21-29253897-3055097255-4197966895-1002"/>
  </w15:person>
  <w15:person w15:author="Siniša Nikolić">
    <w15:presenceInfo w15:providerId="Windows Live" w15:userId="46a65a330cf15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7E"/>
    <w:rsid w:val="00002005"/>
    <w:rsid w:val="00002CC8"/>
    <w:rsid w:val="000033B1"/>
    <w:rsid w:val="00003402"/>
    <w:rsid w:val="00004C27"/>
    <w:rsid w:val="00005278"/>
    <w:rsid w:val="0001007C"/>
    <w:rsid w:val="00011A81"/>
    <w:rsid w:val="000123C5"/>
    <w:rsid w:val="00012DAF"/>
    <w:rsid w:val="00013C31"/>
    <w:rsid w:val="000156C3"/>
    <w:rsid w:val="0001650E"/>
    <w:rsid w:val="00016DF8"/>
    <w:rsid w:val="00017340"/>
    <w:rsid w:val="00020B2B"/>
    <w:rsid w:val="00020BAF"/>
    <w:rsid w:val="0002190B"/>
    <w:rsid w:val="000247BE"/>
    <w:rsid w:val="00024C2F"/>
    <w:rsid w:val="0002589F"/>
    <w:rsid w:val="00026981"/>
    <w:rsid w:val="00027BB5"/>
    <w:rsid w:val="000305E8"/>
    <w:rsid w:val="0003146D"/>
    <w:rsid w:val="0003224B"/>
    <w:rsid w:val="00032549"/>
    <w:rsid w:val="00032A80"/>
    <w:rsid w:val="000340EA"/>
    <w:rsid w:val="00034DC0"/>
    <w:rsid w:val="0004054D"/>
    <w:rsid w:val="00041149"/>
    <w:rsid w:val="000422E4"/>
    <w:rsid w:val="0004233F"/>
    <w:rsid w:val="00042C3D"/>
    <w:rsid w:val="00045D39"/>
    <w:rsid w:val="00047162"/>
    <w:rsid w:val="000477D0"/>
    <w:rsid w:val="000477DA"/>
    <w:rsid w:val="0005088C"/>
    <w:rsid w:val="0005200A"/>
    <w:rsid w:val="00054198"/>
    <w:rsid w:val="000567B3"/>
    <w:rsid w:val="00057183"/>
    <w:rsid w:val="00057C34"/>
    <w:rsid w:val="0006195E"/>
    <w:rsid w:val="00062561"/>
    <w:rsid w:val="00063109"/>
    <w:rsid w:val="00064BFB"/>
    <w:rsid w:val="0006568B"/>
    <w:rsid w:val="0007035B"/>
    <w:rsid w:val="00070AB2"/>
    <w:rsid w:val="00070DCF"/>
    <w:rsid w:val="00073A1A"/>
    <w:rsid w:val="00074B6D"/>
    <w:rsid w:val="00075AA2"/>
    <w:rsid w:val="0007649C"/>
    <w:rsid w:val="000774D7"/>
    <w:rsid w:val="000777E0"/>
    <w:rsid w:val="000778FF"/>
    <w:rsid w:val="00080A4C"/>
    <w:rsid w:val="00081780"/>
    <w:rsid w:val="00082198"/>
    <w:rsid w:val="0008222C"/>
    <w:rsid w:val="00083AE7"/>
    <w:rsid w:val="00085C89"/>
    <w:rsid w:val="0008740B"/>
    <w:rsid w:val="000921B1"/>
    <w:rsid w:val="000932D7"/>
    <w:rsid w:val="00093754"/>
    <w:rsid w:val="000942C8"/>
    <w:rsid w:val="00094E07"/>
    <w:rsid w:val="0009552C"/>
    <w:rsid w:val="000957E0"/>
    <w:rsid w:val="00095D0D"/>
    <w:rsid w:val="0009600B"/>
    <w:rsid w:val="00097618"/>
    <w:rsid w:val="000977D4"/>
    <w:rsid w:val="000A018F"/>
    <w:rsid w:val="000A19DE"/>
    <w:rsid w:val="000A30B1"/>
    <w:rsid w:val="000A3645"/>
    <w:rsid w:val="000A5BD7"/>
    <w:rsid w:val="000B0067"/>
    <w:rsid w:val="000B46FA"/>
    <w:rsid w:val="000B4962"/>
    <w:rsid w:val="000B75CF"/>
    <w:rsid w:val="000B766D"/>
    <w:rsid w:val="000C0038"/>
    <w:rsid w:val="000C09BA"/>
    <w:rsid w:val="000C3DFC"/>
    <w:rsid w:val="000C6629"/>
    <w:rsid w:val="000D0A56"/>
    <w:rsid w:val="000D52EA"/>
    <w:rsid w:val="000D6774"/>
    <w:rsid w:val="000D72F4"/>
    <w:rsid w:val="000E76B5"/>
    <w:rsid w:val="000F065C"/>
    <w:rsid w:val="000F1D67"/>
    <w:rsid w:val="000F4D3F"/>
    <w:rsid w:val="000F6624"/>
    <w:rsid w:val="00101234"/>
    <w:rsid w:val="00103211"/>
    <w:rsid w:val="00104CB6"/>
    <w:rsid w:val="00104D13"/>
    <w:rsid w:val="0010528E"/>
    <w:rsid w:val="00105688"/>
    <w:rsid w:val="001063D3"/>
    <w:rsid w:val="00107732"/>
    <w:rsid w:val="00114A05"/>
    <w:rsid w:val="001156C3"/>
    <w:rsid w:val="001178CF"/>
    <w:rsid w:val="00126FF8"/>
    <w:rsid w:val="001333E2"/>
    <w:rsid w:val="00133C1E"/>
    <w:rsid w:val="001354EC"/>
    <w:rsid w:val="00137C0F"/>
    <w:rsid w:val="00137E5D"/>
    <w:rsid w:val="001428C6"/>
    <w:rsid w:val="00144BF0"/>
    <w:rsid w:val="00145DC8"/>
    <w:rsid w:val="001505B2"/>
    <w:rsid w:val="00150A35"/>
    <w:rsid w:val="001511AF"/>
    <w:rsid w:val="00151FE3"/>
    <w:rsid w:val="00155D78"/>
    <w:rsid w:val="00156041"/>
    <w:rsid w:val="0016165E"/>
    <w:rsid w:val="001641E2"/>
    <w:rsid w:val="00164672"/>
    <w:rsid w:val="001649B8"/>
    <w:rsid w:val="00166741"/>
    <w:rsid w:val="00172193"/>
    <w:rsid w:val="00181107"/>
    <w:rsid w:val="001876A7"/>
    <w:rsid w:val="00190C73"/>
    <w:rsid w:val="001938D5"/>
    <w:rsid w:val="001A0829"/>
    <w:rsid w:val="001A0CD0"/>
    <w:rsid w:val="001A56FA"/>
    <w:rsid w:val="001B2350"/>
    <w:rsid w:val="001B58A3"/>
    <w:rsid w:val="001C01D9"/>
    <w:rsid w:val="001C16F4"/>
    <w:rsid w:val="001C3AE4"/>
    <w:rsid w:val="001C3CB0"/>
    <w:rsid w:val="001C579F"/>
    <w:rsid w:val="001C5F67"/>
    <w:rsid w:val="001D05F9"/>
    <w:rsid w:val="001D16DA"/>
    <w:rsid w:val="001D1C5B"/>
    <w:rsid w:val="001D201D"/>
    <w:rsid w:val="001D6C58"/>
    <w:rsid w:val="001D7862"/>
    <w:rsid w:val="001E0784"/>
    <w:rsid w:val="001E0BC8"/>
    <w:rsid w:val="001E4EB5"/>
    <w:rsid w:val="001E7F50"/>
    <w:rsid w:val="001F1530"/>
    <w:rsid w:val="001F1705"/>
    <w:rsid w:val="001F4D52"/>
    <w:rsid w:val="001F522C"/>
    <w:rsid w:val="001F5D1C"/>
    <w:rsid w:val="001F7B38"/>
    <w:rsid w:val="002049E5"/>
    <w:rsid w:val="00205EFD"/>
    <w:rsid w:val="00206CB9"/>
    <w:rsid w:val="00210609"/>
    <w:rsid w:val="00212506"/>
    <w:rsid w:val="00216F38"/>
    <w:rsid w:val="00217765"/>
    <w:rsid w:val="00220BDF"/>
    <w:rsid w:val="00223D1B"/>
    <w:rsid w:val="0023153A"/>
    <w:rsid w:val="0023592E"/>
    <w:rsid w:val="0023687A"/>
    <w:rsid w:val="002401D1"/>
    <w:rsid w:val="00242CC2"/>
    <w:rsid w:val="00243051"/>
    <w:rsid w:val="00243640"/>
    <w:rsid w:val="00243EFE"/>
    <w:rsid w:val="0024403C"/>
    <w:rsid w:val="00245724"/>
    <w:rsid w:val="00245BF8"/>
    <w:rsid w:val="00247053"/>
    <w:rsid w:val="002502A3"/>
    <w:rsid w:val="002515E5"/>
    <w:rsid w:val="002519E0"/>
    <w:rsid w:val="0025420E"/>
    <w:rsid w:val="00254DCF"/>
    <w:rsid w:val="0025754E"/>
    <w:rsid w:val="002606EC"/>
    <w:rsid w:val="0026565F"/>
    <w:rsid w:val="0026567C"/>
    <w:rsid w:val="002745DD"/>
    <w:rsid w:val="00276572"/>
    <w:rsid w:val="00280FDB"/>
    <w:rsid w:val="00284437"/>
    <w:rsid w:val="002870F6"/>
    <w:rsid w:val="002873D9"/>
    <w:rsid w:val="00291AAB"/>
    <w:rsid w:val="00295B0F"/>
    <w:rsid w:val="00296F44"/>
    <w:rsid w:val="002A4BC1"/>
    <w:rsid w:val="002A5CC3"/>
    <w:rsid w:val="002A6587"/>
    <w:rsid w:val="002B1047"/>
    <w:rsid w:val="002B3E4D"/>
    <w:rsid w:val="002B462D"/>
    <w:rsid w:val="002B6C58"/>
    <w:rsid w:val="002B6E2B"/>
    <w:rsid w:val="002B79F4"/>
    <w:rsid w:val="002B7FDB"/>
    <w:rsid w:val="002C09A9"/>
    <w:rsid w:val="002C1151"/>
    <w:rsid w:val="002D28CB"/>
    <w:rsid w:val="002E03BF"/>
    <w:rsid w:val="002E0FD2"/>
    <w:rsid w:val="002E121F"/>
    <w:rsid w:val="002E3642"/>
    <w:rsid w:val="002E3C4D"/>
    <w:rsid w:val="002E484D"/>
    <w:rsid w:val="002E4B3B"/>
    <w:rsid w:val="002E5780"/>
    <w:rsid w:val="002E6B3D"/>
    <w:rsid w:val="002E6ECA"/>
    <w:rsid w:val="002E6FEB"/>
    <w:rsid w:val="002F12F6"/>
    <w:rsid w:val="002F1371"/>
    <w:rsid w:val="002F4FDE"/>
    <w:rsid w:val="002F547B"/>
    <w:rsid w:val="002F7F39"/>
    <w:rsid w:val="00300909"/>
    <w:rsid w:val="00302256"/>
    <w:rsid w:val="00303829"/>
    <w:rsid w:val="00303AFC"/>
    <w:rsid w:val="00303EA0"/>
    <w:rsid w:val="0030518A"/>
    <w:rsid w:val="00305BBD"/>
    <w:rsid w:val="00312C0D"/>
    <w:rsid w:val="00314B14"/>
    <w:rsid w:val="003159E2"/>
    <w:rsid w:val="003202CD"/>
    <w:rsid w:val="0032463C"/>
    <w:rsid w:val="00325F9D"/>
    <w:rsid w:val="00326CC2"/>
    <w:rsid w:val="003275E7"/>
    <w:rsid w:val="00332E86"/>
    <w:rsid w:val="003338B1"/>
    <w:rsid w:val="00333DF2"/>
    <w:rsid w:val="00333E66"/>
    <w:rsid w:val="00335F7A"/>
    <w:rsid w:val="0033605F"/>
    <w:rsid w:val="00336D4F"/>
    <w:rsid w:val="00340B95"/>
    <w:rsid w:val="0034170C"/>
    <w:rsid w:val="00342437"/>
    <w:rsid w:val="00342BEB"/>
    <w:rsid w:val="00342CC3"/>
    <w:rsid w:val="0034403E"/>
    <w:rsid w:val="00344116"/>
    <w:rsid w:val="00344414"/>
    <w:rsid w:val="003502EB"/>
    <w:rsid w:val="003544F8"/>
    <w:rsid w:val="00354BC4"/>
    <w:rsid w:val="00357D26"/>
    <w:rsid w:val="0036055F"/>
    <w:rsid w:val="00363CAD"/>
    <w:rsid w:val="00364FC1"/>
    <w:rsid w:val="00366BB3"/>
    <w:rsid w:val="00366D85"/>
    <w:rsid w:val="003670ED"/>
    <w:rsid w:val="003704E8"/>
    <w:rsid w:val="00375661"/>
    <w:rsid w:val="003800FF"/>
    <w:rsid w:val="003802F1"/>
    <w:rsid w:val="0038193E"/>
    <w:rsid w:val="00383732"/>
    <w:rsid w:val="00387030"/>
    <w:rsid w:val="00387258"/>
    <w:rsid w:val="00390180"/>
    <w:rsid w:val="00390936"/>
    <w:rsid w:val="003923A4"/>
    <w:rsid w:val="00392818"/>
    <w:rsid w:val="00394499"/>
    <w:rsid w:val="003952BE"/>
    <w:rsid w:val="003965B2"/>
    <w:rsid w:val="00397A31"/>
    <w:rsid w:val="00397E8C"/>
    <w:rsid w:val="003A4601"/>
    <w:rsid w:val="003A5483"/>
    <w:rsid w:val="003A59DD"/>
    <w:rsid w:val="003A727E"/>
    <w:rsid w:val="003A745F"/>
    <w:rsid w:val="003A7621"/>
    <w:rsid w:val="003A7689"/>
    <w:rsid w:val="003B4586"/>
    <w:rsid w:val="003B5E1C"/>
    <w:rsid w:val="003B5F20"/>
    <w:rsid w:val="003B63A6"/>
    <w:rsid w:val="003B70DD"/>
    <w:rsid w:val="003B76C7"/>
    <w:rsid w:val="003C307D"/>
    <w:rsid w:val="003C3134"/>
    <w:rsid w:val="003C349A"/>
    <w:rsid w:val="003C3502"/>
    <w:rsid w:val="003C376D"/>
    <w:rsid w:val="003C6103"/>
    <w:rsid w:val="003D33A8"/>
    <w:rsid w:val="003D5C78"/>
    <w:rsid w:val="003D6BCB"/>
    <w:rsid w:val="003E3B93"/>
    <w:rsid w:val="003E7CC8"/>
    <w:rsid w:val="003F1547"/>
    <w:rsid w:val="003F18BC"/>
    <w:rsid w:val="003F1915"/>
    <w:rsid w:val="003F2B6A"/>
    <w:rsid w:val="003F3544"/>
    <w:rsid w:val="003F5B88"/>
    <w:rsid w:val="003F6E85"/>
    <w:rsid w:val="00400281"/>
    <w:rsid w:val="00400E7E"/>
    <w:rsid w:val="004016B6"/>
    <w:rsid w:val="00401B6E"/>
    <w:rsid w:val="00402690"/>
    <w:rsid w:val="0040489F"/>
    <w:rsid w:val="0040657E"/>
    <w:rsid w:val="00406FFE"/>
    <w:rsid w:val="00407B61"/>
    <w:rsid w:val="00410F0D"/>
    <w:rsid w:val="00415FA8"/>
    <w:rsid w:val="0041789A"/>
    <w:rsid w:val="00417DBB"/>
    <w:rsid w:val="004202EE"/>
    <w:rsid w:val="0042045C"/>
    <w:rsid w:val="0042499C"/>
    <w:rsid w:val="004277CA"/>
    <w:rsid w:val="00427EBB"/>
    <w:rsid w:val="0043104B"/>
    <w:rsid w:val="004327B9"/>
    <w:rsid w:val="00435FC1"/>
    <w:rsid w:val="00436A7E"/>
    <w:rsid w:val="004376B1"/>
    <w:rsid w:val="00441B68"/>
    <w:rsid w:val="004464C3"/>
    <w:rsid w:val="004464EE"/>
    <w:rsid w:val="004473FB"/>
    <w:rsid w:val="004475E5"/>
    <w:rsid w:val="00451B76"/>
    <w:rsid w:val="004530DE"/>
    <w:rsid w:val="00453797"/>
    <w:rsid w:val="0045448F"/>
    <w:rsid w:val="004549D3"/>
    <w:rsid w:val="004563F6"/>
    <w:rsid w:val="004621F8"/>
    <w:rsid w:val="0046581D"/>
    <w:rsid w:val="00467E02"/>
    <w:rsid w:val="00471246"/>
    <w:rsid w:val="0047320D"/>
    <w:rsid w:val="0047377D"/>
    <w:rsid w:val="004738B5"/>
    <w:rsid w:val="004751A9"/>
    <w:rsid w:val="00480EA9"/>
    <w:rsid w:val="004815B8"/>
    <w:rsid w:val="0048402E"/>
    <w:rsid w:val="00486023"/>
    <w:rsid w:val="00493C7C"/>
    <w:rsid w:val="00494CB5"/>
    <w:rsid w:val="0049618B"/>
    <w:rsid w:val="004968E6"/>
    <w:rsid w:val="004A086A"/>
    <w:rsid w:val="004A1BBD"/>
    <w:rsid w:val="004A3944"/>
    <w:rsid w:val="004A714F"/>
    <w:rsid w:val="004B1B0E"/>
    <w:rsid w:val="004B1CE0"/>
    <w:rsid w:val="004B286A"/>
    <w:rsid w:val="004B4590"/>
    <w:rsid w:val="004B4DF2"/>
    <w:rsid w:val="004B5A41"/>
    <w:rsid w:val="004B6039"/>
    <w:rsid w:val="004B7687"/>
    <w:rsid w:val="004B7EB5"/>
    <w:rsid w:val="004C12D9"/>
    <w:rsid w:val="004C1FE7"/>
    <w:rsid w:val="004C41DD"/>
    <w:rsid w:val="004C5067"/>
    <w:rsid w:val="004D0CA2"/>
    <w:rsid w:val="004D20A1"/>
    <w:rsid w:val="004D2FE1"/>
    <w:rsid w:val="004D3DF9"/>
    <w:rsid w:val="004D646C"/>
    <w:rsid w:val="004E1432"/>
    <w:rsid w:val="004E549A"/>
    <w:rsid w:val="004E57FA"/>
    <w:rsid w:val="004E62B9"/>
    <w:rsid w:val="004E6BC9"/>
    <w:rsid w:val="004F3D44"/>
    <w:rsid w:val="004F460B"/>
    <w:rsid w:val="004F5D07"/>
    <w:rsid w:val="00500180"/>
    <w:rsid w:val="00500943"/>
    <w:rsid w:val="00502B23"/>
    <w:rsid w:val="0050351C"/>
    <w:rsid w:val="00503C49"/>
    <w:rsid w:val="00504E38"/>
    <w:rsid w:val="00505583"/>
    <w:rsid w:val="00505812"/>
    <w:rsid w:val="00505FD6"/>
    <w:rsid w:val="005118AD"/>
    <w:rsid w:val="00512AEC"/>
    <w:rsid w:val="005139EC"/>
    <w:rsid w:val="005169A4"/>
    <w:rsid w:val="00525EB8"/>
    <w:rsid w:val="005260B8"/>
    <w:rsid w:val="00526BF7"/>
    <w:rsid w:val="00527BFF"/>
    <w:rsid w:val="00527D11"/>
    <w:rsid w:val="005302F9"/>
    <w:rsid w:val="00531110"/>
    <w:rsid w:val="005316E7"/>
    <w:rsid w:val="00537050"/>
    <w:rsid w:val="00540945"/>
    <w:rsid w:val="00542919"/>
    <w:rsid w:val="005444AC"/>
    <w:rsid w:val="00545DD6"/>
    <w:rsid w:val="00546A72"/>
    <w:rsid w:val="005508B4"/>
    <w:rsid w:val="00551749"/>
    <w:rsid w:val="00551AD9"/>
    <w:rsid w:val="00552162"/>
    <w:rsid w:val="00552568"/>
    <w:rsid w:val="0055385A"/>
    <w:rsid w:val="005546F7"/>
    <w:rsid w:val="00554917"/>
    <w:rsid w:val="00554AB1"/>
    <w:rsid w:val="00554B78"/>
    <w:rsid w:val="00555E93"/>
    <w:rsid w:val="005578FB"/>
    <w:rsid w:val="005638AE"/>
    <w:rsid w:val="00564A3A"/>
    <w:rsid w:val="00565F54"/>
    <w:rsid w:val="005734B1"/>
    <w:rsid w:val="005738DA"/>
    <w:rsid w:val="00573FCB"/>
    <w:rsid w:val="00576138"/>
    <w:rsid w:val="00576EE6"/>
    <w:rsid w:val="00577018"/>
    <w:rsid w:val="00580127"/>
    <w:rsid w:val="005822D2"/>
    <w:rsid w:val="00582B7D"/>
    <w:rsid w:val="00585239"/>
    <w:rsid w:val="00590111"/>
    <w:rsid w:val="005910AA"/>
    <w:rsid w:val="0059267D"/>
    <w:rsid w:val="00593A8F"/>
    <w:rsid w:val="00593EB8"/>
    <w:rsid w:val="005A113F"/>
    <w:rsid w:val="005A125F"/>
    <w:rsid w:val="005A1E5B"/>
    <w:rsid w:val="005A2C5D"/>
    <w:rsid w:val="005B07AA"/>
    <w:rsid w:val="005B1104"/>
    <w:rsid w:val="005B5CC1"/>
    <w:rsid w:val="005B7668"/>
    <w:rsid w:val="005C0D22"/>
    <w:rsid w:val="005C1DC4"/>
    <w:rsid w:val="005C1DD1"/>
    <w:rsid w:val="005C2E62"/>
    <w:rsid w:val="005D0BE3"/>
    <w:rsid w:val="005D3195"/>
    <w:rsid w:val="005D50C0"/>
    <w:rsid w:val="005E02B1"/>
    <w:rsid w:val="005E0488"/>
    <w:rsid w:val="005E1296"/>
    <w:rsid w:val="005E363F"/>
    <w:rsid w:val="005E6FA1"/>
    <w:rsid w:val="005E73D8"/>
    <w:rsid w:val="005F13BA"/>
    <w:rsid w:val="005F63D0"/>
    <w:rsid w:val="005F65A6"/>
    <w:rsid w:val="00605464"/>
    <w:rsid w:val="00607F4F"/>
    <w:rsid w:val="0061099B"/>
    <w:rsid w:val="00610B75"/>
    <w:rsid w:val="006133E2"/>
    <w:rsid w:val="00616086"/>
    <w:rsid w:val="00616A8E"/>
    <w:rsid w:val="00622337"/>
    <w:rsid w:val="0062595A"/>
    <w:rsid w:val="00627A0E"/>
    <w:rsid w:val="006304B2"/>
    <w:rsid w:val="00631A07"/>
    <w:rsid w:val="00632C02"/>
    <w:rsid w:val="00632D5F"/>
    <w:rsid w:val="0063534E"/>
    <w:rsid w:val="00636B26"/>
    <w:rsid w:val="00636C8B"/>
    <w:rsid w:val="006371B0"/>
    <w:rsid w:val="00641705"/>
    <w:rsid w:val="00643385"/>
    <w:rsid w:val="00645DAB"/>
    <w:rsid w:val="0065093A"/>
    <w:rsid w:val="006570A2"/>
    <w:rsid w:val="00660888"/>
    <w:rsid w:val="006609F9"/>
    <w:rsid w:val="0066372F"/>
    <w:rsid w:val="0067079E"/>
    <w:rsid w:val="00670D5C"/>
    <w:rsid w:val="00673973"/>
    <w:rsid w:val="00673FD9"/>
    <w:rsid w:val="006741B9"/>
    <w:rsid w:val="00676772"/>
    <w:rsid w:val="006809B1"/>
    <w:rsid w:val="00680A77"/>
    <w:rsid w:val="00681141"/>
    <w:rsid w:val="00681DCE"/>
    <w:rsid w:val="006832B9"/>
    <w:rsid w:val="00685D8B"/>
    <w:rsid w:val="00687081"/>
    <w:rsid w:val="00690562"/>
    <w:rsid w:val="00690611"/>
    <w:rsid w:val="00693600"/>
    <w:rsid w:val="0069512E"/>
    <w:rsid w:val="006958B9"/>
    <w:rsid w:val="00695F42"/>
    <w:rsid w:val="006A28F3"/>
    <w:rsid w:val="006A31E7"/>
    <w:rsid w:val="006A486C"/>
    <w:rsid w:val="006A51A1"/>
    <w:rsid w:val="006A5232"/>
    <w:rsid w:val="006A5508"/>
    <w:rsid w:val="006A5B29"/>
    <w:rsid w:val="006A6937"/>
    <w:rsid w:val="006A7BF4"/>
    <w:rsid w:val="006B1B79"/>
    <w:rsid w:val="006B272A"/>
    <w:rsid w:val="006B30B5"/>
    <w:rsid w:val="006B333C"/>
    <w:rsid w:val="006B4BB4"/>
    <w:rsid w:val="006B4C33"/>
    <w:rsid w:val="006B5240"/>
    <w:rsid w:val="006B5752"/>
    <w:rsid w:val="006B61B8"/>
    <w:rsid w:val="006C0472"/>
    <w:rsid w:val="006C15F4"/>
    <w:rsid w:val="006C4422"/>
    <w:rsid w:val="006C4BF1"/>
    <w:rsid w:val="006D2AB8"/>
    <w:rsid w:val="006D312C"/>
    <w:rsid w:val="006D326E"/>
    <w:rsid w:val="006D7BDA"/>
    <w:rsid w:val="006D7DC0"/>
    <w:rsid w:val="006E07EA"/>
    <w:rsid w:val="006E191E"/>
    <w:rsid w:val="006E27FF"/>
    <w:rsid w:val="006E331A"/>
    <w:rsid w:val="006E411C"/>
    <w:rsid w:val="006E68DC"/>
    <w:rsid w:val="006F0E8E"/>
    <w:rsid w:val="006F39FA"/>
    <w:rsid w:val="0070170C"/>
    <w:rsid w:val="00701902"/>
    <w:rsid w:val="007019E4"/>
    <w:rsid w:val="00701B44"/>
    <w:rsid w:val="00701C2C"/>
    <w:rsid w:val="00703AF1"/>
    <w:rsid w:val="00703E6D"/>
    <w:rsid w:val="0070496E"/>
    <w:rsid w:val="00705038"/>
    <w:rsid w:val="00714C3E"/>
    <w:rsid w:val="007175F0"/>
    <w:rsid w:val="00721939"/>
    <w:rsid w:val="00721C94"/>
    <w:rsid w:val="00722FB8"/>
    <w:rsid w:val="00724EEF"/>
    <w:rsid w:val="00730794"/>
    <w:rsid w:val="0073130F"/>
    <w:rsid w:val="00731981"/>
    <w:rsid w:val="00733543"/>
    <w:rsid w:val="007338E1"/>
    <w:rsid w:val="00734762"/>
    <w:rsid w:val="00734BA7"/>
    <w:rsid w:val="007353C3"/>
    <w:rsid w:val="00737CE0"/>
    <w:rsid w:val="00740D45"/>
    <w:rsid w:val="00740FFD"/>
    <w:rsid w:val="007423B2"/>
    <w:rsid w:val="007458CA"/>
    <w:rsid w:val="0074734C"/>
    <w:rsid w:val="00751C47"/>
    <w:rsid w:val="00752711"/>
    <w:rsid w:val="00755E0B"/>
    <w:rsid w:val="0076031D"/>
    <w:rsid w:val="00760F3E"/>
    <w:rsid w:val="00761627"/>
    <w:rsid w:val="00761B2F"/>
    <w:rsid w:val="00763C0C"/>
    <w:rsid w:val="00764D84"/>
    <w:rsid w:val="00765300"/>
    <w:rsid w:val="00765DF5"/>
    <w:rsid w:val="00767C92"/>
    <w:rsid w:val="0077002A"/>
    <w:rsid w:val="007719A7"/>
    <w:rsid w:val="00772CA0"/>
    <w:rsid w:val="00785574"/>
    <w:rsid w:val="00786F87"/>
    <w:rsid w:val="0078763D"/>
    <w:rsid w:val="00790BE8"/>
    <w:rsid w:val="00791256"/>
    <w:rsid w:val="007949E7"/>
    <w:rsid w:val="00794C5B"/>
    <w:rsid w:val="00795D0B"/>
    <w:rsid w:val="00795D70"/>
    <w:rsid w:val="00797B6B"/>
    <w:rsid w:val="007A039F"/>
    <w:rsid w:val="007A120C"/>
    <w:rsid w:val="007A329C"/>
    <w:rsid w:val="007A500F"/>
    <w:rsid w:val="007A5D14"/>
    <w:rsid w:val="007B029A"/>
    <w:rsid w:val="007B27E2"/>
    <w:rsid w:val="007B3B20"/>
    <w:rsid w:val="007B76EA"/>
    <w:rsid w:val="007C1BB2"/>
    <w:rsid w:val="007C213C"/>
    <w:rsid w:val="007C33BA"/>
    <w:rsid w:val="007C3AAA"/>
    <w:rsid w:val="007C4D76"/>
    <w:rsid w:val="007C5988"/>
    <w:rsid w:val="007C5B9E"/>
    <w:rsid w:val="007C67B1"/>
    <w:rsid w:val="007D5CC5"/>
    <w:rsid w:val="007E105B"/>
    <w:rsid w:val="007E20B4"/>
    <w:rsid w:val="007E777E"/>
    <w:rsid w:val="007E7B9D"/>
    <w:rsid w:val="007F0B55"/>
    <w:rsid w:val="007F1E7C"/>
    <w:rsid w:val="007F2CD8"/>
    <w:rsid w:val="007F43C5"/>
    <w:rsid w:val="007F4465"/>
    <w:rsid w:val="007F60C3"/>
    <w:rsid w:val="008013E5"/>
    <w:rsid w:val="008024E5"/>
    <w:rsid w:val="00804CAD"/>
    <w:rsid w:val="00805878"/>
    <w:rsid w:val="00805E73"/>
    <w:rsid w:val="008067A2"/>
    <w:rsid w:val="00806B3F"/>
    <w:rsid w:val="00811184"/>
    <w:rsid w:val="00811DDD"/>
    <w:rsid w:val="00811F4F"/>
    <w:rsid w:val="008134E9"/>
    <w:rsid w:val="00813F51"/>
    <w:rsid w:val="00814C42"/>
    <w:rsid w:val="00815FFC"/>
    <w:rsid w:val="008208E3"/>
    <w:rsid w:val="00821079"/>
    <w:rsid w:val="00821735"/>
    <w:rsid w:val="00822CBB"/>
    <w:rsid w:val="0082536C"/>
    <w:rsid w:val="00825603"/>
    <w:rsid w:val="00830500"/>
    <w:rsid w:val="008305F5"/>
    <w:rsid w:val="00834F12"/>
    <w:rsid w:val="008352E0"/>
    <w:rsid w:val="0083642A"/>
    <w:rsid w:val="00837D55"/>
    <w:rsid w:val="00837E35"/>
    <w:rsid w:val="008423BC"/>
    <w:rsid w:val="008425E0"/>
    <w:rsid w:val="00842C9A"/>
    <w:rsid w:val="0084689F"/>
    <w:rsid w:val="00847FB5"/>
    <w:rsid w:val="0085345A"/>
    <w:rsid w:val="00853A1E"/>
    <w:rsid w:val="00854864"/>
    <w:rsid w:val="00856491"/>
    <w:rsid w:val="008572D1"/>
    <w:rsid w:val="00857E43"/>
    <w:rsid w:val="00857F2F"/>
    <w:rsid w:val="00860225"/>
    <w:rsid w:val="008603AF"/>
    <w:rsid w:val="008604F0"/>
    <w:rsid w:val="00864652"/>
    <w:rsid w:val="00867322"/>
    <w:rsid w:val="00871018"/>
    <w:rsid w:val="00872617"/>
    <w:rsid w:val="00881A81"/>
    <w:rsid w:val="00885CE3"/>
    <w:rsid w:val="00885D1A"/>
    <w:rsid w:val="0088622A"/>
    <w:rsid w:val="0088629F"/>
    <w:rsid w:val="00886AB1"/>
    <w:rsid w:val="00891918"/>
    <w:rsid w:val="008A0332"/>
    <w:rsid w:val="008A178A"/>
    <w:rsid w:val="008A3A19"/>
    <w:rsid w:val="008A55C5"/>
    <w:rsid w:val="008B0AAB"/>
    <w:rsid w:val="008B1873"/>
    <w:rsid w:val="008B2E54"/>
    <w:rsid w:val="008B4D43"/>
    <w:rsid w:val="008B6C7E"/>
    <w:rsid w:val="008C0273"/>
    <w:rsid w:val="008C4BA9"/>
    <w:rsid w:val="008C5940"/>
    <w:rsid w:val="008D14BE"/>
    <w:rsid w:val="008D1507"/>
    <w:rsid w:val="008D3730"/>
    <w:rsid w:val="008D42EE"/>
    <w:rsid w:val="008E0082"/>
    <w:rsid w:val="008E15CA"/>
    <w:rsid w:val="008E21C8"/>
    <w:rsid w:val="008E6699"/>
    <w:rsid w:val="008F043E"/>
    <w:rsid w:val="008F5159"/>
    <w:rsid w:val="008F7080"/>
    <w:rsid w:val="008F76F2"/>
    <w:rsid w:val="008F7CE7"/>
    <w:rsid w:val="00900A16"/>
    <w:rsid w:val="009077F9"/>
    <w:rsid w:val="00911423"/>
    <w:rsid w:val="00912440"/>
    <w:rsid w:val="00913A9A"/>
    <w:rsid w:val="009162CF"/>
    <w:rsid w:val="00920B12"/>
    <w:rsid w:val="009223E2"/>
    <w:rsid w:val="00926A06"/>
    <w:rsid w:val="009272E2"/>
    <w:rsid w:val="0092733A"/>
    <w:rsid w:val="0092759C"/>
    <w:rsid w:val="00931A5C"/>
    <w:rsid w:val="009370B1"/>
    <w:rsid w:val="0094005F"/>
    <w:rsid w:val="009422DD"/>
    <w:rsid w:val="009425A8"/>
    <w:rsid w:val="00943380"/>
    <w:rsid w:val="009436FE"/>
    <w:rsid w:val="00950275"/>
    <w:rsid w:val="0095464E"/>
    <w:rsid w:val="00957ACB"/>
    <w:rsid w:val="00957CC9"/>
    <w:rsid w:val="00963ECF"/>
    <w:rsid w:val="009644FD"/>
    <w:rsid w:val="00966D9E"/>
    <w:rsid w:val="00972583"/>
    <w:rsid w:val="009732DC"/>
    <w:rsid w:val="00977DE4"/>
    <w:rsid w:val="00980B1E"/>
    <w:rsid w:val="009816FF"/>
    <w:rsid w:val="009817BE"/>
    <w:rsid w:val="00984370"/>
    <w:rsid w:val="00985DD8"/>
    <w:rsid w:val="00986B7B"/>
    <w:rsid w:val="0098789E"/>
    <w:rsid w:val="00990357"/>
    <w:rsid w:val="00991614"/>
    <w:rsid w:val="00992DBB"/>
    <w:rsid w:val="00994F03"/>
    <w:rsid w:val="00997C81"/>
    <w:rsid w:val="009A134A"/>
    <w:rsid w:val="009A5F5D"/>
    <w:rsid w:val="009A7101"/>
    <w:rsid w:val="009A7532"/>
    <w:rsid w:val="009B0E75"/>
    <w:rsid w:val="009B336A"/>
    <w:rsid w:val="009B4FFE"/>
    <w:rsid w:val="009B7C4D"/>
    <w:rsid w:val="009C0367"/>
    <w:rsid w:val="009C149B"/>
    <w:rsid w:val="009C1531"/>
    <w:rsid w:val="009C241C"/>
    <w:rsid w:val="009C247C"/>
    <w:rsid w:val="009C3186"/>
    <w:rsid w:val="009C33C7"/>
    <w:rsid w:val="009C340C"/>
    <w:rsid w:val="009C3668"/>
    <w:rsid w:val="009C38D7"/>
    <w:rsid w:val="009C5113"/>
    <w:rsid w:val="009C61EF"/>
    <w:rsid w:val="009D0AD3"/>
    <w:rsid w:val="009D20E2"/>
    <w:rsid w:val="009D520C"/>
    <w:rsid w:val="009E2411"/>
    <w:rsid w:val="009E2F74"/>
    <w:rsid w:val="009E353C"/>
    <w:rsid w:val="009E3ABC"/>
    <w:rsid w:val="009E46CB"/>
    <w:rsid w:val="009E50D3"/>
    <w:rsid w:val="009E5A82"/>
    <w:rsid w:val="009F23BF"/>
    <w:rsid w:val="009F3249"/>
    <w:rsid w:val="009F7925"/>
    <w:rsid w:val="00A00ADF"/>
    <w:rsid w:val="00A029F5"/>
    <w:rsid w:val="00A03195"/>
    <w:rsid w:val="00A036C0"/>
    <w:rsid w:val="00A05149"/>
    <w:rsid w:val="00A05483"/>
    <w:rsid w:val="00A07712"/>
    <w:rsid w:val="00A104CF"/>
    <w:rsid w:val="00A10D7A"/>
    <w:rsid w:val="00A136DC"/>
    <w:rsid w:val="00A13EA7"/>
    <w:rsid w:val="00A13EF1"/>
    <w:rsid w:val="00A14265"/>
    <w:rsid w:val="00A15DE7"/>
    <w:rsid w:val="00A16357"/>
    <w:rsid w:val="00A176C7"/>
    <w:rsid w:val="00A2019F"/>
    <w:rsid w:val="00A23C41"/>
    <w:rsid w:val="00A30A07"/>
    <w:rsid w:val="00A30B50"/>
    <w:rsid w:val="00A335A1"/>
    <w:rsid w:val="00A3487E"/>
    <w:rsid w:val="00A364F0"/>
    <w:rsid w:val="00A411B8"/>
    <w:rsid w:val="00A42987"/>
    <w:rsid w:val="00A44845"/>
    <w:rsid w:val="00A4588D"/>
    <w:rsid w:val="00A46D16"/>
    <w:rsid w:val="00A522FC"/>
    <w:rsid w:val="00A53860"/>
    <w:rsid w:val="00A56278"/>
    <w:rsid w:val="00A56823"/>
    <w:rsid w:val="00A61A9F"/>
    <w:rsid w:val="00A61DC9"/>
    <w:rsid w:val="00A71437"/>
    <w:rsid w:val="00A7471E"/>
    <w:rsid w:val="00A76ED6"/>
    <w:rsid w:val="00A844EA"/>
    <w:rsid w:val="00A845A9"/>
    <w:rsid w:val="00A84A02"/>
    <w:rsid w:val="00A87A7C"/>
    <w:rsid w:val="00A90C96"/>
    <w:rsid w:val="00A91240"/>
    <w:rsid w:val="00A93844"/>
    <w:rsid w:val="00A94A15"/>
    <w:rsid w:val="00A94E08"/>
    <w:rsid w:val="00A96744"/>
    <w:rsid w:val="00A96B1C"/>
    <w:rsid w:val="00A96E93"/>
    <w:rsid w:val="00AA0C58"/>
    <w:rsid w:val="00AA1179"/>
    <w:rsid w:val="00AA21C8"/>
    <w:rsid w:val="00AA40D6"/>
    <w:rsid w:val="00AB1636"/>
    <w:rsid w:val="00AB1DB2"/>
    <w:rsid w:val="00AB36F8"/>
    <w:rsid w:val="00AB3E8B"/>
    <w:rsid w:val="00AB45C0"/>
    <w:rsid w:val="00AB5120"/>
    <w:rsid w:val="00AB68B5"/>
    <w:rsid w:val="00AB7C7F"/>
    <w:rsid w:val="00AC241C"/>
    <w:rsid w:val="00AC45B7"/>
    <w:rsid w:val="00AC6734"/>
    <w:rsid w:val="00AC796B"/>
    <w:rsid w:val="00AD14B3"/>
    <w:rsid w:val="00AD1B46"/>
    <w:rsid w:val="00AD30E1"/>
    <w:rsid w:val="00AD5247"/>
    <w:rsid w:val="00AD5E13"/>
    <w:rsid w:val="00AD63BB"/>
    <w:rsid w:val="00AD6967"/>
    <w:rsid w:val="00AE22B3"/>
    <w:rsid w:val="00AF00DE"/>
    <w:rsid w:val="00AF35E3"/>
    <w:rsid w:val="00AF523F"/>
    <w:rsid w:val="00AF6B7C"/>
    <w:rsid w:val="00B00652"/>
    <w:rsid w:val="00B02683"/>
    <w:rsid w:val="00B02B8D"/>
    <w:rsid w:val="00B046ED"/>
    <w:rsid w:val="00B12B8E"/>
    <w:rsid w:val="00B14BFA"/>
    <w:rsid w:val="00B25021"/>
    <w:rsid w:val="00B25061"/>
    <w:rsid w:val="00B2576E"/>
    <w:rsid w:val="00B2661E"/>
    <w:rsid w:val="00B26D7C"/>
    <w:rsid w:val="00B26E33"/>
    <w:rsid w:val="00B30153"/>
    <w:rsid w:val="00B31E81"/>
    <w:rsid w:val="00B353BA"/>
    <w:rsid w:val="00B4001E"/>
    <w:rsid w:val="00B409E8"/>
    <w:rsid w:val="00B417BB"/>
    <w:rsid w:val="00B43748"/>
    <w:rsid w:val="00B4509E"/>
    <w:rsid w:val="00B45776"/>
    <w:rsid w:val="00B51614"/>
    <w:rsid w:val="00B516B3"/>
    <w:rsid w:val="00B51993"/>
    <w:rsid w:val="00B5396F"/>
    <w:rsid w:val="00B54420"/>
    <w:rsid w:val="00B56192"/>
    <w:rsid w:val="00B56B80"/>
    <w:rsid w:val="00B608E5"/>
    <w:rsid w:val="00B64795"/>
    <w:rsid w:val="00B67591"/>
    <w:rsid w:val="00B70467"/>
    <w:rsid w:val="00B71494"/>
    <w:rsid w:val="00B73163"/>
    <w:rsid w:val="00B7613C"/>
    <w:rsid w:val="00B77626"/>
    <w:rsid w:val="00B81F7C"/>
    <w:rsid w:val="00B82CC9"/>
    <w:rsid w:val="00B83979"/>
    <w:rsid w:val="00B84AAE"/>
    <w:rsid w:val="00B86A48"/>
    <w:rsid w:val="00B86CAB"/>
    <w:rsid w:val="00B922D5"/>
    <w:rsid w:val="00B93247"/>
    <w:rsid w:val="00B93CC1"/>
    <w:rsid w:val="00B95197"/>
    <w:rsid w:val="00B955E8"/>
    <w:rsid w:val="00B96E56"/>
    <w:rsid w:val="00BA1B39"/>
    <w:rsid w:val="00BA2E69"/>
    <w:rsid w:val="00BA3D9F"/>
    <w:rsid w:val="00BA46A7"/>
    <w:rsid w:val="00BA5513"/>
    <w:rsid w:val="00BA579F"/>
    <w:rsid w:val="00BA5FC5"/>
    <w:rsid w:val="00BA6356"/>
    <w:rsid w:val="00BB4EFD"/>
    <w:rsid w:val="00BB518D"/>
    <w:rsid w:val="00BB6052"/>
    <w:rsid w:val="00BC1540"/>
    <w:rsid w:val="00BC23C2"/>
    <w:rsid w:val="00BC4A61"/>
    <w:rsid w:val="00BC559B"/>
    <w:rsid w:val="00BC57DC"/>
    <w:rsid w:val="00BC5C9A"/>
    <w:rsid w:val="00BD0409"/>
    <w:rsid w:val="00BD0D7A"/>
    <w:rsid w:val="00BD293B"/>
    <w:rsid w:val="00BD556D"/>
    <w:rsid w:val="00BD59D5"/>
    <w:rsid w:val="00BD6154"/>
    <w:rsid w:val="00BD66B4"/>
    <w:rsid w:val="00BD7276"/>
    <w:rsid w:val="00BE0733"/>
    <w:rsid w:val="00BE25C7"/>
    <w:rsid w:val="00BE3A5F"/>
    <w:rsid w:val="00BE3F20"/>
    <w:rsid w:val="00BE5D27"/>
    <w:rsid w:val="00BE6389"/>
    <w:rsid w:val="00BF0F90"/>
    <w:rsid w:val="00BF2000"/>
    <w:rsid w:val="00BF2177"/>
    <w:rsid w:val="00BF2506"/>
    <w:rsid w:val="00BF6576"/>
    <w:rsid w:val="00BF6E83"/>
    <w:rsid w:val="00BF71FB"/>
    <w:rsid w:val="00BF7CBB"/>
    <w:rsid w:val="00C10356"/>
    <w:rsid w:val="00C1120E"/>
    <w:rsid w:val="00C12E1B"/>
    <w:rsid w:val="00C168D5"/>
    <w:rsid w:val="00C16EC3"/>
    <w:rsid w:val="00C17AB6"/>
    <w:rsid w:val="00C24001"/>
    <w:rsid w:val="00C24625"/>
    <w:rsid w:val="00C305F8"/>
    <w:rsid w:val="00C30E36"/>
    <w:rsid w:val="00C32219"/>
    <w:rsid w:val="00C32972"/>
    <w:rsid w:val="00C407FB"/>
    <w:rsid w:val="00C41921"/>
    <w:rsid w:val="00C431BC"/>
    <w:rsid w:val="00C4345D"/>
    <w:rsid w:val="00C46C53"/>
    <w:rsid w:val="00C47E33"/>
    <w:rsid w:val="00C54252"/>
    <w:rsid w:val="00C5531B"/>
    <w:rsid w:val="00C5700C"/>
    <w:rsid w:val="00C577A6"/>
    <w:rsid w:val="00C57D08"/>
    <w:rsid w:val="00C64B87"/>
    <w:rsid w:val="00C65FDA"/>
    <w:rsid w:val="00C722DC"/>
    <w:rsid w:val="00C73BCA"/>
    <w:rsid w:val="00C760CD"/>
    <w:rsid w:val="00C7636D"/>
    <w:rsid w:val="00C77391"/>
    <w:rsid w:val="00C777CF"/>
    <w:rsid w:val="00C81C7B"/>
    <w:rsid w:val="00C824F0"/>
    <w:rsid w:val="00C82CDE"/>
    <w:rsid w:val="00C83CFB"/>
    <w:rsid w:val="00C8427F"/>
    <w:rsid w:val="00C90A86"/>
    <w:rsid w:val="00C95793"/>
    <w:rsid w:val="00CA0E9A"/>
    <w:rsid w:val="00CA2443"/>
    <w:rsid w:val="00CA2B25"/>
    <w:rsid w:val="00CA48BC"/>
    <w:rsid w:val="00CA76AE"/>
    <w:rsid w:val="00CA76B8"/>
    <w:rsid w:val="00CA79BF"/>
    <w:rsid w:val="00CA7BFF"/>
    <w:rsid w:val="00CB2D0A"/>
    <w:rsid w:val="00CB3BD0"/>
    <w:rsid w:val="00CB4F25"/>
    <w:rsid w:val="00CB5209"/>
    <w:rsid w:val="00CB6D82"/>
    <w:rsid w:val="00CB7D51"/>
    <w:rsid w:val="00CC1B66"/>
    <w:rsid w:val="00CC2627"/>
    <w:rsid w:val="00CC35C0"/>
    <w:rsid w:val="00CC502F"/>
    <w:rsid w:val="00CC584F"/>
    <w:rsid w:val="00CD11A1"/>
    <w:rsid w:val="00CD128E"/>
    <w:rsid w:val="00CD46C2"/>
    <w:rsid w:val="00CD5658"/>
    <w:rsid w:val="00CD5EDA"/>
    <w:rsid w:val="00CE39CB"/>
    <w:rsid w:val="00CE5524"/>
    <w:rsid w:val="00CE6765"/>
    <w:rsid w:val="00CF0B25"/>
    <w:rsid w:val="00CF0E7D"/>
    <w:rsid w:val="00CF288D"/>
    <w:rsid w:val="00CF4DB5"/>
    <w:rsid w:val="00CF6496"/>
    <w:rsid w:val="00D010D4"/>
    <w:rsid w:val="00D03FB8"/>
    <w:rsid w:val="00D04858"/>
    <w:rsid w:val="00D04B46"/>
    <w:rsid w:val="00D05BCA"/>
    <w:rsid w:val="00D06A72"/>
    <w:rsid w:val="00D10999"/>
    <w:rsid w:val="00D10AE5"/>
    <w:rsid w:val="00D10B7C"/>
    <w:rsid w:val="00D10ECF"/>
    <w:rsid w:val="00D11812"/>
    <w:rsid w:val="00D124D0"/>
    <w:rsid w:val="00D14499"/>
    <w:rsid w:val="00D164EA"/>
    <w:rsid w:val="00D167AE"/>
    <w:rsid w:val="00D2172C"/>
    <w:rsid w:val="00D22D7A"/>
    <w:rsid w:val="00D241CA"/>
    <w:rsid w:val="00D257D4"/>
    <w:rsid w:val="00D25E48"/>
    <w:rsid w:val="00D2629D"/>
    <w:rsid w:val="00D26BBC"/>
    <w:rsid w:val="00D2771E"/>
    <w:rsid w:val="00D310C8"/>
    <w:rsid w:val="00D3292C"/>
    <w:rsid w:val="00D33366"/>
    <w:rsid w:val="00D343EC"/>
    <w:rsid w:val="00D3603D"/>
    <w:rsid w:val="00D4467B"/>
    <w:rsid w:val="00D45875"/>
    <w:rsid w:val="00D468B0"/>
    <w:rsid w:val="00D47B9C"/>
    <w:rsid w:val="00D50531"/>
    <w:rsid w:val="00D507B3"/>
    <w:rsid w:val="00D50BA8"/>
    <w:rsid w:val="00D52435"/>
    <w:rsid w:val="00D530B7"/>
    <w:rsid w:val="00D53784"/>
    <w:rsid w:val="00D549F5"/>
    <w:rsid w:val="00D60FC3"/>
    <w:rsid w:val="00D616DA"/>
    <w:rsid w:val="00D631D5"/>
    <w:rsid w:val="00D6523E"/>
    <w:rsid w:val="00D809D9"/>
    <w:rsid w:val="00D92CC7"/>
    <w:rsid w:val="00D95299"/>
    <w:rsid w:val="00D97AD7"/>
    <w:rsid w:val="00D97B2C"/>
    <w:rsid w:val="00DA06A0"/>
    <w:rsid w:val="00DA139C"/>
    <w:rsid w:val="00DA15EC"/>
    <w:rsid w:val="00DA1B83"/>
    <w:rsid w:val="00DA2006"/>
    <w:rsid w:val="00DA3944"/>
    <w:rsid w:val="00DA3F78"/>
    <w:rsid w:val="00DA477E"/>
    <w:rsid w:val="00DB0E7A"/>
    <w:rsid w:val="00DB2B42"/>
    <w:rsid w:val="00DC01B2"/>
    <w:rsid w:val="00DC0D6D"/>
    <w:rsid w:val="00DC172C"/>
    <w:rsid w:val="00DC42B6"/>
    <w:rsid w:val="00DC61BA"/>
    <w:rsid w:val="00DC720C"/>
    <w:rsid w:val="00DC7680"/>
    <w:rsid w:val="00DD0B82"/>
    <w:rsid w:val="00DD3281"/>
    <w:rsid w:val="00DD372F"/>
    <w:rsid w:val="00DE04D8"/>
    <w:rsid w:val="00DE14AD"/>
    <w:rsid w:val="00DE1F3E"/>
    <w:rsid w:val="00DE1FB9"/>
    <w:rsid w:val="00DE212F"/>
    <w:rsid w:val="00DE2EAB"/>
    <w:rsid w:val="00DE3867"/>
    <w:rsid w:val="00DE7889"/>
    <w:rsid w:val="00DF4142"/>
    <w:rsid w:val="00DF7216"/>
    <w:rsid w:val="00E000F8"/>
    <w:rsid w:val="00E002DC"/>
    <w:rsid w:val="00E00F90"/>
    <w:rsid w:val="00E02F5A"/>
    <w:rsid w:val="00E04259"/>
    <w:rsid w:val="00E06D7A"/>
    <w:rsid w:val="00E07380"/>
    <w:rsid w:val="00E07E76"/>
    <w:rsid w:val="00E1776C"/>
    <w:rsid w:val="00E17998"/>
    <w:rsid w:val="00E202F1"/>
    <w:rsid w:val="00E22256"/>
    <w:rsid w:val="00E23820"/>
    <w:rsid w:val="00E245C9"/>
    <w:rsid w:val="00E26017"/>
    <w:rsid w:val="00E317E8"/>
    <w:rsid w:val="00E322DA"/>
    <w:rsid w:val="00E332AD"/>
    <w:rsid w:val="00E3480F"/>
    <w:rsid w:val="00E356F0"/>
    <w:rsid w:val="00E415CF"/>
    <w:rsid w:val="00E42534"/>
    <w:rsid w:val="00E440E8"/>
    <w:rsid w:val="00E4432F"/>
    <w:rsid w:val="00E46609"/>
    <w:rsid w:val="00E47719"/>
    <w:rsid w:val="00E505F6"/>
    <w:rsid w:val="00E50905"/>
    <w:rsid w:val="00E530C9"/>
    <w:rsid w:val="00E53D3C"/>
    <w:rsid w:val="00E57073"/>
    <w:rsid w:val="00E57344"/>
    <w:rsid w:val="00E57D77"/>
    <w:rsid w:val="00E63FD3"/>
    <w:rsid w:val="00E657B1"/>
    <w:rsid w:val="00E67AB9"/>
    <w:rsid w:val="00E7079E"/>
    <w:rsid w:val="00E70937"/>
    <w:rsid w:val="00E731CE"/>
    <w:rsid w:val="00E74959"/>
    <w:rsid w:val="00E74B65"/>
    <w:rsid w:val="00E76235"/>
    <w:rsid w:val="00E7642B"/>
    <w:rsid w:val="00E76F3E"/>
    <w:rsid w:val="00E77B06"/>
    <w:rsid w:val="00E805D8"/>
    <w:rsid w:val="00E81134"/>
    <w:rsid w:val="00E811E6"/>
    <w:rsid w:val="00E81C32"/>
    <w:rsid w:val="00E83195"/>
    <w:rsid w:val="00E8483A"/>
    <w:rsid w:val="00E85C60"/>
    <w:rsid w:val="00E85EC9"/>
    <w:rsid w:val="00E867C5"/>
    <w:rsid w:val="00E8725E"/>
    <w:rsid w:val="00E902D0"/>
    <w:rsid w:val="00E91361"/>
    <w:rsid w:val="00E919AB"/>
    <w:rsid w:val="00E91A5A"/>
    <w:rsid w:val="00E9287A"/>
    <w:rsid w:val="00E97414"/>
    <w:rsid w:val="00EA248D"/>
    <w:rsid w:val="00EA2CB0"/>
    <w:rsid w:val="00EA45B4"/>
    <w:rsid w:val="00EA625F"/>
    <w:rsid w:val="00EB0724"/>
    <w:rsid w:val="00EB3159"/>
    <w:rsid w:val="00EB338A"/>
    <w:rsid w:val="00EB47A8"/>
    <w:rsid w:val="00EB5FD0"/>
    <w:rsid w:val="00EB71FC"/>
    <w:rsid w:val="00EC175A"/>
    <w:rsid w:val="00EC1AC5"/>
    <w:rsid w:val="00EC1E00"/>
    <w:rsid w:val="00ED444E"/>
    <w:rsid w:val="00EE0E46"/>
    <w:rsid w:val="00EE1F8B"/>
    <w:rsid w:val="00EE22D5"/>
    <w:rsid w:val="00EE22D9"/>
    <w:rsid w:val="00EE4280"/>
    <w:rsid w:val="00EE435B"/>
    <w:rsid w:val="00EE4B98"/>
    <w:rsid w:val="00EE76CB"/>
    <w:rsid w:val="00EE7719"/>
    <w:rsid w:val="00EF00CF"/>
    <w:rsid w:val="00EF30F8"/>
    <w:rsid w:val="00EF4D79"/>
    <w:rsid w:val="00EF4F39"/>
    <w:rsid w:val="00EF7B6F"/>
    <w:rsid w:val="00F012DB"/>
    <w:rsid w:val="00F0463E"/>
    <w:rsid w:val="00F05C4B"/>
    <w:rsid w:val="00F127A1"/>
    <w:rsid w:val="00F16E9A"/>
    <w:rsid w:val="00F23404"/>
    <w:rsid w:val="00F239B6"/>
    <w:rsid w:val="00F243A8"/>
    <w:rsid w:val="00F24BB0"/>
    <w:rsid w:val="00F25DBF"/>
    <w:rsid w:val="00F261B8"/>
    <w:rsid w:val="00F265B8"/>
    <w:rsid w:val="00F307AD"/>
    <w:rsid w:val="00F364A2"/>
    <w:rsid w:val="00F377EE"/>
    <w:rsid w:val="00F37DF6"/>
    <w:rsid w:val="00F41CD9"/>
    <w:rsid w:val="00F44078"/>
    <w:rsid w:val="00F462A2"/>
    <w:rsid w:val="00F46497"/>
    <w:rsid w:val="00F47B06"/>
    <w:rsid w:val="00F51303"/>
    <w:rsid w:val="00F5652E"/>
    <w:rsid w:val="00F565C7"/>
    <w:rsid w:val="00F6217E"/>
    <w:rsid w:val="00F633A3"/>
    <w:rsid w:val="00F63848"/>
    <w:rsid w:val="00F63D94"/>
    <w:rsid w:val="00F6410F"/>
    <w:rsid w:val="00F64E05"/>
    <w:rsid w:val="00F66DB7"/>
    <w:rsid w:val="00F71ABE"/>
    <w:rsid w:val="00F72287"/>
    <w:rsid w:val="00F73017"/>
    <w:rsid w:val="00F75F47"/>
    <w:rsid w:val="00F76023"/>
    <w:rsid w:val="00F8005F"/>
    <w:rsid w:val="00F801E7"/>
    <w:rsid w:val="00F8040F"/>
    <w:rsid w:val="00F807CF"/>
    <w:rsid w:val="00F82D39"/>
    <w:rsid w:val="00F90B9C"/>
    <w:rsid w:val="00F91172"/>
    <w:rsid w:val="00F91A0D"/>
    <w:rsid w:val="00F91F21"/>
    <w:rsid w:val="00F925F7"/>
    <w:rsid w:val="00F93A0F"/>
    <w:rsid w:val="00F95D79"/>
    <w:rsid w:val="00FA2B1E"/>
    <w:rsid w:val="00FA453B"/>
    <w:rsid w:val="00FA512A"/>
    <w:rsid w:val="00FA6C70"/>
    <w:rsid w:val="00FA77DB"/>
    <w:rsid w:val="00FB0408"/>
    <w:rsid w:val="00FB0A96"/>
    <w:rsid w:val="00FB1262"/>
    <w:rsid w:val="00FB15A3"/>
    <w:rsid w:val="00FB22F9"/>
    <w:rsid w:val="00FB2CE8"/>
    <w:rsid w:val="00FB45CF"/>
    <w:rsid w:val="00FB5D6E"/>
    <w:rsid w:val="00FB6FFF"/>
    <w:rsid w:val="00FC0366"/>
    <w:rsid w:val="00FC2F7F"/>
    <w:rsid w:val="00FC3ACD"/>
    <w:rsid w:val="00FC3F1C"/>
    <w:rsid w:val="00FC61C1"/>
    <w:rsid w:val="00FC6C1F"/>
    <w:rsid w:val="00FC6E5C"/>
    <w:rsid w:val="00FD09C7"/>
    <w:rsid w:val="00FD331C"/>
    <w:rsid w:val="00FD339E"/>
    <w:rsid w:val="00FD75CF"/>
    <w:rsid w:val="00FD7A22"/>
    <w:rsid w:val="00FE07DB"/>
    <w:rsid w:val="00FE37A3"/>
    <w:rsid w:val="00FE6475"/>
    <w:rsid w:val="00FF00D2"/>
    <w:rsid w:val="00FF066B"/>
    <w:rsid w:val="00FF114F"/>
    <w:rsid w:val="00FF1B61"/>
    <w:rsid w:val="00FF35F7"/>
    <w:rsid w:val="00FF39F6"/>
    <w:rsid w:val="00FF550B"/>
    <w:rsid w:val="00FF5D4A"/>
    <w:rsid w:val="00FF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1CD3"/>
  <w15:chartTrackingRefBased/>
  <w15:docId w15:val="{3F1E69F0-E433-4490-9519-681F2DF2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C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qFormat/>
    <w:rsid w:val="00E42534"/>
    <w:pPr>
      <w:ind w:firstLine="720"/>
      <w:jc w:val="both"/>
      <w:pPrChange w:id="0" w:author="SW 46/2019 - Petrović Milica" w:date="2023-08-14T20:28:00Z">
        <w:pPr>
          <w:spacing w:after="160" w:line="259" w:lineRule="auto"/>
          <w:jc w:val="both"/>
        </w:pPr>
      </w:pPrChange>
    </w:pPr>
    <w:rPr>
      <w:rPrChange w:id="0" w:author="SW 46/2019 - Petrović Milica" w:date="2023-08-14T20:28:00Z">
        <w:rPr>
          <w:rFonts w:asciiTheme="minorHAnsi" w:eastAsiaTheme="minorHAnsi" w:hAnsiTheme="minorHAnsi" w:cstheme="minorBidi"/>
          <w:sz w:val="22"/>
          <w:szCs w:val="22"/>
          <w:lang w:val="en-US" w:eastAsia="en-US" w:bidi="ar-SA"/>
        </w:rPr>
      </w:rPrChange>
    </w:rPr>
  </w:style>
  <w:style w:type="paragraph" w:styleId="Header">
    <w:name w:val="header"/>
    <w:basedOn w:val="Normal"/>
    <w:link w:val="HeaderChar"/>
    <w:uiPriority w:val="99"/>
    <w:unhideWhenUsed/>
    <w:rsid w:val="0009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2C"/>
  </w:style>
  <w:style w:type="paragraph" w:styleId="Footer">
    <w:name w:val="footer"/>
    <w:basedOn w:val="Normal"/>
    <w:link w:val="FooterChar"/>
    <w:uiPriority w:val="99"/>
    <w:unhideWhenUsed/>
    <w:rsid w:val="0009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2C"/>
  </w:style>
  <w:style w:type="character" w:customStyle="1" w:styleId="Heading1Char">
    <w:name w:val="Heading 1 Char"/>
    <w:basedOn w:val="DefaultParagraphFont"/>
    <w:link w:val="Heading1"/>
    <w:uiPriority w:val="9"/>
    <w:rsid w:val="00013C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3C3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8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F4D52"/>
    <w:rPr>
      <w:color w:val="0563C1" w:themeColor="hyperlink"/>
      <w:u w:val="single"/>
    </w:rPr>
  </w:style>
  <w:style w:type="character" w:styleId="UnresolvedMention">
    <w:name w:val="Unresolved Mention"/>
    <w:basedOn w:val="DefaultParagraphFont"/>
    <w:uiPriority w:val="99"/>
    <w:semiHidden/>
    <w:unhideWhenUsed/>
    <w:rsid w:val="001F4D52"/>
    <w:rPr>
      <w:color w:val="605E5C"/>
      <w:shd w:val="clear" w:color="auto" w:fill="E1DFDD"/>
    </w:rPr>
  </w:style>
  <w:style w:type="paragraph" w:styleId="TOCHeading">
    <w:name w:val="TOC Heading"/>
    <w:basedOn w:val="Heading1"/>
    <w:next w:val="Normal"/>
    <w:uiPriority w:val="39"/>
    <w:unhideWhenUsed/>
    <w:qFormat/>
    <w:rsid w:val="009422DD"/>
    <w:pPr>
      <w:outlineLvl w:val="9"/>
    </w:pPr>
  </w:style>
  <w:style w:type="paragraph" w:styleId="TOC1">
    <w:name w:val="toc 1"/>
    <w:basedOn w:val="Normal"/>
    <w:next w:val="Normal"/>
    <w:autoRedefine/>
    <w:uiPriority w:val="39"/>
    <w:unhideWhenUsed/>
    <w:rsid w:val="009422DD"/>
    <w:pPr>
      <w:spacing w:after="100"/>
    </w:pPr>
  </w:style>
  <w:style w:type="paragraph" w:styleId="TOC2">
    <w:name w:val="toc 2"/>
    <w:basedOn w:val="Normal"/>
    <w:next w:val="Normal"/>
    <w:autoRedefine/>
    <w:uiPriority w:val="39"/>
    <w:unhideWhenUsed/>
    <w:rsid w:val="009422DD"/>
    <w:pPr>
      <w:spacing w:after="100"/>
      <w:ind w:left="220"/>
    </w:pPr>
  </w:style>
  <w:style w:type="paragraph" w:styleId="TOC3">
    <w:name w:val="toc 3"/>
    <w:basedOn w:val="Normal"/>
    <w:next w:val="Normal"/>
    <w:autoRedefine/>
    <w:uiPriority w:val="39"/>
    <w:unhideWhenUsed/>
    <w:rsid w:val="006A28F3"/>
    <w:pPr>
      <w:spacing w:after="100"/>
      <w:ind w:left="440"/>
    </w:pPr>
    <w:rPr>
      <w:rFonts w:eastAsiaTheme="minorEastAsia" w:cs="Times New Roman"/>
    </w:rPr>
  </w:style>
  <w:style w:type="paragraph" w:styleId="ListParagraph">
    <w:name w:val="List Paragraph"/>
    <w:basedOn w:val="Normal"/>
    <w:uiPriority w:val="34"/>
    <w:qFormat/>
    <w:rsid w:val="005139EC"/>
    <w:pPr>
      <w:ind w:left="720"/>
      <w:contextualSpacing/>
    </w:pPr>
  </w:style>
  <w:style w:type="paragraph" w:styleId="EndnoteText">
    <w:name w:val="endnote text"/>
    <w:basedOn w:val="Normal"/>
    <w:link w:val="EndnoteTextChar"/>
    <w:uiPriority w:val="99"/>
    <w:semiHidden/>
    <w:unhideWhenUsed/>
    <w:rsid w:val="00205E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5EFD"/>
    <w:rPr>
      <w:sz w:val="20"/>
      <w:szCs w:val="20"/>
    </w:rPr>
  </w:style>
  <w:style w:type="character" w:styleId="EndnoteReference">
    <w:name w:val="endnote reference"/>
    <w:basedOn w:val="DefaultParagraphFont"/>
    <w:uiPriority w:val="99"/>
    <w:semiHidden/>
    <w:unhideWhenUsed/>
    <w:rsid w:val="00205EFD"/>
    <w:rPr>
      <w:vertAlign w:val="superscript"/>
    </w:rPr>
  </w:style>
  <w:style w:type="paragraph" w:styleId="Caption">
    <w:name w:val="caption"/>
    <w:basedOn w:val="Normal"/>
    <w:next w:val="Normal"/>
    <w:uiPriority w:val="35"/>
    <w:unhideWhenUsed/>
    <w:qFormat/>
    <w:rsid w:val="0068114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F23BF"/>
    <w:rPr>
      <w:color w:val="954F72" w:themeColor="followedHyperlink"/>
      <w:u w:val="single"/>
    </w:rPr>
  </w:style>
  <w:style w:type="paragraph" w:customStyle="1" w:styleId="Tekst">
    <w:name w:val="Tekst"/>
    <w:basedOn w:val="Normal"/>
    <w:rsid w:val="006A6937"/>
    <w:pPr>
      <w:spacing w:before="120" w:after="120" w:line="240" w:lineRule="auto"/>
      <w:jc w:val="both"/>
    </w:pPr>
    <w:rPr>
      <w:rFonts w:ascii="TimesRoman" w:eastAsia="Times New Roman" w:hAnsi="TimesRoman" w:cs="Times New Roman"/>
      <w:kern w:val="20"/>
      <w:sz w:val="28"/>
      <w:szCs w:val="20"/>
    </w:rPr>
  </w:style>
  <w:style w:type="paragraph" w:customStyle="1" w:styleId="Tabela">
    <w:name w:val="Tabela"/>
    <w:basedOn w:val="Tekst"/>
    <w:rsid w:val="00A7471E"/>
    <w:pPr>
      <w:spacing w:after="60"/>
      <w:ind w:left="142" w:right="142"/>
      <w:jc w:val="right"/>
    </w:pPr>
    <w:rPr>
      <w:rFonts w:ascii="CHelvItalic" w:hAnsi="CHelvItalic"/>
      <w:sz w:val="22"/>
    </w:rPr>
  </w:style>
  <w:style w:type="paragraph" w:customStyle="1" w:styleId="tab">
    <w:name w:val="tab"/>
    <w:basedOn w:val="Tekst"/>
    <w:rsid w:val="00A7471E"/>
    <w:pPr>
      <w:spacing w:before="60"/>
    </w:pPr>
    <w:rPr>
      <w:sz w:val="20"/>
    </w:rPr>
  </w:style>
  <w:style w:type="paragraph" w:customStyle="1" w:styleId="ime">
    <w:name w:val="ime"/>
    <w:basedOn w:val="Normal"/>
    <w:rsid w:val="00A7471E"/>
    <w:pPr>
      <w:spacing w:before="1440" w:after="120" w:line="240" w:lineRule="auto"/>
      <w:jc w:val="center"/>
    </w:pPr>
    <w:rPr>
      <w:rFonts w:ascii="VogueBold" w:eastAsia="Times New Roman" w:hAnsi="VogueBold" w:cs="Times New Roman"/>
      <w:kern w:val="20"/>
      <w:sz w:val="30"/>
      <w:szCs w:val="20"/>
    </w:rPr>
  </w:style>
  <w:style w:type="paragraph" w:customStyle="1" w:styleId="check">
    <w:name w:val="check"/>
    <w:basedOn w:val="Normal"/>
    <w:qFormat/>
    <w:rsid w:val="00A7471E"/>
    <w:pPr>
      <w:spacing w:before="60" w:after="60" w:line="240" w:lineRule="auto"/>
      <w:ind w:left="993"/>
    </w:pPr>
    <w:rPr>
      <w:rFonts w:ascii="Arial" w:eastAsia="Times New Roman" w:hAnsi="Arial" w:cs="Times New Roman"/>
      <w:kern w:val="20"/>
      <w:sz w:val="20"/>
      <w:szCs w:val="20"/>
      <w:lang w:val="sr-Cyrl-CS"/>
    </w:rPr>
  </w:style>
  <w:style w:type="paragraph" w:styleId="Revision">
    <w:name w:val="Revision"/>
    <w:hidden/>
    <w:uiPriority w:val="99"/>
    <w:semiHidden/>
    <w:rsid w:val="00DB0E7A"/>
    <w:pPr>
      <w:spacing w:after="0" w:line="240" w:lineRule="auto"/>
    </w:pPr>
  </w:style>
  <w:style w:type="character" w:styleId="CommentReference">
    <w:name w:val="annotation reference"/>
    <w:basedOn w:val="DefaultParagraphFont"/>
    <w:uiPriority w:val="99"/>
    <w:semiHidden/>
    <w:unhideWhenUsed/>
    <w:rsid w:val="00303AFC"/>
    <w:rPr>
      <w:sz w:val="16"/>
      <w:szCs w:val="16"/>
    </w:rPr>
  </w:style>
  <w:style w:type="paragraph" w:styleId="CommentText">
    <w:name w:val="annotation text"/>
    <w:basedOn w:val="Normal"/>
    <w:link w:val="CommentTextChar"/>
    <w:uiPriority w:val="99"/>
    <w:unhideWhenUsed/>
    <w:rsid w:val="00303AFC"/>
    <w:pPr>
      <w:spacing w:line="240" w:lineRule="auto"/>
    </w:pPr>
    <w:rPr>
      <w:sz w:val="20"/>
      <w:szCs w:val="20"/>
    </w:rPr>
  </w:style>
  <w:style w:type="character" w:customStyle="1" w:styleId="CommentTextChar">
    <w:name w:val="Comment Text Char"/>
    <w:basedOn w:val="DefaultParagraphFont"/>
    <w:link w:val="CommentText"/>
    <w:uiPriority w:val="99"/>
    <w:rsid w:val="00303AFC"/>
    <w:rPr>
      <w:sz w:val="20"/>
      <w:szCs w:val="20"/>
    </w:rPr>
  </w:style>
  <w:style w:type="paragraph" w:styleId="CommentSubject">
    <w:name w:val="annotation subject"/>
    <w:basedOn w:val="CommentText"/>
    <w:next w:val="CommentText"/>
    <w:link w:val="CommentSubjectChar"/>
    <w:uiPriority w:val="99"/>
    <w:semiHidden/>
    <w:unhideWhenUsed/>
    <w:rsid w:val="00303AFC"/>
    <w:rPr>
      <w:b/>
      <w:bCs/>
    </w:rPr>
  </w:style>
  <w:style w:type="character" w:customStyle="1" w:styleId="CommentSubjectChar">
    <w:name w:val="Comment Subject Char"/>
    <w:basedOn w:val="CommentTextChar"/>
    <w:link w:val="CommentSubject"/>
    <w:uiPriority w:val="99"/>
    <w:semiHidden/>
    <w:rsid w:val="00303AFC"/>
    <w:rPr>
      <w:b/>
      <w:bCs/>
      <w:sz w:val="20"/>
      <w:szCs w:val="20"/>
    </w:rPr>
  </w:style>
  <w:style w:type="paragraph" w:styleId="BalloonText">
    <w:name w:val="Balloon Text"/>
    <w:basedOn w:val="Normal"/>
    <w:link w:val="BalloonTextChar"/>
    <w:uiPriority w:val="99"/>
    <w:semiHidden/>
    <w:unhideWhenUsed/>
    <w:rsid w:val="009E2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2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00467456">
          <w:marLeft w:val="0"/>
          <w:marRight w:val="0"/>
          <w:marTop w:val="0"/>
          <w:marBottom w:val="0"/>
          <w:divBdr>
            <w:top w:val="none" w:sz="0" w:space="0" w:color="auto"/>
            <w:left w:val="none" w:sz="0" w:space="0" w:color="auto"/>
            <w:bottom w:val="none" w:sz="0" w:space="0" w:color="auto"/>
            <w:right w:val="none" w:sz="0" w:space="0" w:color="auto"/>
          </w:divBdr>
        </w:div>
      </w:divsChild>
    </w:div>
    <w:div w:id="101343230">
      <w:bodyDiv w:val="1"/>
      <w:marLeft w:val="0"/>
      <w:marRight w:val="0"/>
      <w:marTop w:val="0"/>
      <w:marBottom w:val="0"/>
      <w:divBdr>
        <w:top w:val="none" w:sz="0" w:space="0" w:color="auto"/>
        <w:left w:val="none" w:sz="0" w:space="0" w:color="auto"/>
        <w:bottom w:val="none" w:sz="0" w:space="0" w:color="auto"/>
        <w:right w:val="none" w:sz="0" w:space="0" w:color="auto"/>
      </w:divBdr>
      <w:divsChild>
        <w:div w:id="558056002">
          <w:marLeft w:val="0"/>
          <w:marRight w:val="0"/>
          <w:marTop w:val="0"/>
          <w:marBottom w:val="0"/>
          <w:divBdr>
            <w:top w:val="none" w:sz="0" w:space="0" w:color="auto"/>
            <w:left w:val="none" w:sz="0" w:space="0" w:color="auto"/>
            <w:bottom w:val="none" w:sz="0" w:space="0" w:color="auto"/>
            <w:right w:val="none" w:sz="0" w:space="0" w:color="auto"/>
          </w:divBdr>
        </w:div>
      </w:divsChild>
    </w:div>
    <w:div w:id="216432628">
      <w:bodyDiv w:val="1"/>
      <w:marLeft w:val="0"/>
      <w:marRight w:val="0"/>
      <w:marTop w:val="0"/>
      <w:marBottom w:val="0"/>
      <w:divBdr>
        <w:top w:val="none" w:sz="0" w:space="0" w:color="auto"/>
        <w:left w:val="none" w:sz="0" w:space="0" w:color="auto"/>
        <w:bottom w:val="none" w:sz="0" w:space="0" w:color="auto"/>
        <w:right w:val="none" w:sz="0" w:space="0" w:color="auto"/>
      </w:divBdr>
      <w:divsChild>
        <w:div w:id="1942643953">
          <w:marLeft w:val="0"/>
          <w:marRight w:val="0"/>
          <w:marTop w:val="0"/>
          <w:marBottom w:val="0"/>
          <w:divBdr>
            <w:top w:val="none" w:sz="0" w:space="0" w:color="auto"/>
            <w:left w:val="none" w:sz="0" w:space="0" w:color="auto"/>
            <w:bottom w:val="none" w:sz="0" w:space="0" w:color="auto"/>
            <w:right w:val="none" w:sz="0" w:space="0" w:color="auto"/>
          </w:divBdr>
        </w:div>
      </w:divsChild>
    </w:div>
    <w:div w:id="231084635">
      <w:bodyDiv w:val="1"/>
      <w:marLeft w:val="0"/>
      <w:marRight w:val="0"/>
      <w:marTop w:val="0"/>
      <w:marBottom w:val="0"/>
      <w:divBdr>
        <w:top w:val="none" w:sz="0" w:space="0" w:color="auto"/>
        <w:left w:val="none" w:sz="0" w:space="0" w:color="auto"/>
        <w:bottom w:val="none" w:sz="0" w:space="0" w:color="auto"/>
        <w:right w:val="none" w:sz="0" w:space="0" w:color="auto"/>
      </w:divBdr>
      <w:divsChild>
        <w:div w:id="534543886">
          <w:marLeft w:val="0"/>
          <w:marRight w:val="0"/>
          <w:marTop w:val="0"/>
          <w:marBottom w:val="0"/>
          <w:divBdr>
            <w:top w:val="none" w:sz="0" w:space="0" w:color="auto"/>
            <w:left w:val="none" w:sz="0" w:space="0" w:color="auto"/>
            <w:bottom w:val="none" w:sz="0" w:space="0" w:color="auto"/>
            <w:right w:val="none" w:sz="0" w:space="0" w:color="auto"/>
          </w:divBdr>
        </w:div>
      </w:divsChild>
    </w:div>
    <w:div w:id="239408486">
      <w:bodyDiv w:val="1"/>
      <w:marLeft w:val="0"/>
      <w:marRight w:val="0"/>
      <w:marTop w:val="0"/>
      <w:marBottom w:val="0"/>
      <w:divBdr>
        <w:top w:val="none" w:sz="0" w:space="0" w:color="auto"/>
        <w:left w:val="none" w:sz="0" w:space="0" w:color="auto"/>
        <w:bottom w:val="none" w:sz="0" w:space="0" w:color="auto"/>
        <w:right w:val="none" w:sz="0" w:space="0" w:color="auto"/>
      </w:divBdr>
      <w:divsChild>
        <w:div w:id="822696069">
          <w:marLeft w:val="0"/>
          <w:marRight w:val="0"/>
          <w:marTop w:val="0"/>
          <w:marBottom w:val="0"/>
          <w:divBdr>
            <w:top w:val="none" w:sz="0" w:space="0" w:color="auto"/>
            <w:left w:val="none" w:sz="0" w:space="0" w:color="auto"/>
            <w:bottom w:val="none" w:sz="0" w:space="0" w:color="auto"/>
            <w:right w:val="none" w:sz="0" w:space="0" w:color="auto"/>
          </w:divBdr>
        </w:div>
      </w:divsChild>
    </w:div>
    <w:div w:id="323052174">
      <w:bodyDiv w:val="1"/>
      <w:marLeft w:val="0"/>
      <w:marRight w:val="0"/>
      <w:marTop w:val="0"/>
      <w:marBottom w:val="0"/>
      <w:divBdr>
        <w:top w:val="none" w:sz="0" w:space="0" w:color="auto"/>
        <w:left w:val="none" w:sz="0" w:space="0" w:color="auto"/>
        <w:bottom w:val="none" w:sz="0" w:space="0" w:color="auto"/>
        <w:right w:val="none" w:sz="0" w:space="0" w:color="auto"/>
      </w:divBdr>
      <w:divsChild>
        <w:div w:id="474640282">
          <w:marLeft w:val="0"/>
          <w:marRight w:val="0"/>
          <w:marTop w:val="0"/>
          <w:marBottom w:val="0"/>
          <w:divBdr>
            <w:top w:val="none" w:sz="0" w:space="0" w:color="auto"/>
            <w:left w:val="none" w:sz="0" w:space="0" w:color="auto"/>
            <w:bottom w:val="none" w:sz="0" w:space="0" w:color="auto"/>
            <w:right w:val="none" w:sz="0" w:space="0" w:color="auto"/>
          </w:divBdr>
        </w:div>
      </w:divsChild>
    </w:div>
    <w:div w:id="436217823">
      <w:bodyDiv w:val="1"/>
      <w:marLeft w:val="0"/>
      <w:marRight w:val="0"/>
      <w:marTop w:val="0"/>
      <w:marBottom w:val="0"/>
      <w:divBdr>
        <w:top w:val="none" w:sz="0" w:space="0" w:color="auto"/>
        <w:left w:val="none" w:sz="0" w:space="0" w:color="auto"/>
        <w:bottom w:val="none" w:sz="0" w:space="0" w:color="auto"/>
        <w:right w:val="none" w:sz="0" w:space="0" w:color="auto"/>
      </w:divBdr>
      <w:divsChild>
        <w:div w:id="1044335058">
          <w:marLeft w:val="0"/>
          <w:marRight w:val="0"/>
          <w:marTop w:val="0"/>
          <w:marBottom w:val="0"/>
          <w:divBdr>
            <w:top w:val="none" w:sz="0" w:space="0" w:color="auto"/>
            <w:left w:val="none" w:sz="0" w:space="0" w:color="auto"/>
            <w:bottom w:val="none" w:sz="0" w:space="0" w:color="auto"/>
            <w:right w:val="none" w:sz="0" w:space="0" w:color="auto"/>
          </w:divBdr>
        </w:div>
      </w:divsChild>
    </w:div>
    <w:div w:id="586231559">
      <w:bodyDiv w:val="1"/>
      <w:marLeft w:val="0"/>
      <w:marRight w:val="0"/>
      <w:marTop w:val="0"/>
      <w:marBottom w:val="0"/>
      <w:divBdr>
        <w:top w:val="none" w:sz="0" w:space="0" w:color="auto"/>
        <w:left w:val="none" w:sz="0" w:space="0" w:color="auto"/>
        <w:bottom w:val="none" w:sz="0" w:space="0" w:color="auto"/>
        <w:right w:val="none" w:sz="0" w:space="0" w:color="auto"/>
      </w:divBdr>
      <w:divsChild>
        <w:div w:id="1938515552">
          <w:marLeft w:val="0"/>
          <w:marRight w:val="0"/>
          <w:marTop w:val="0"/>
          <w:marBottom w:val="0"/>
          <w:divBdr>
            <w:top w:val="none" w:sz="0" w:space="0" w:color="auto"/>
            <w:left w:val="none" w:sz="0" w:space="0" w:color="auto"/>
            <w:bottom w:val="none" w:sz="0" w:space="0" w:color="auto"/>
            <w:right w:val="none" w:sz="0" w:space="0" w:color="auto"/>
          </w:divBdr>
        </w:div>
      </w:divsChild>
    </w:div>
    <w:div w:id="655650924">
      <w:bodyDiv w:val="1"/>
      <w:marLeft w:val="0"/>
      <w:marRight w:val="0"/>
      <w:marTop w:val="0"/>
      <w:marBottom w:val="0"/>
      <w:divBdr>
        <w:top w:val="none" w:sz="0" w:space="0" w:color="auto"/>
        <w:left w:val="none" w:sz="0" w:space="0" w:color="auto"/>
        <w:bottom w:val="none" w:sz="0" w:space="0" w:color="auto"/>
        <w:right w:val="none" w:sz="0" w:space="0" w:color="auto"/>
      </w:divBdr>
      <w:divsChild>
        <w:div w:id="880634198">
          <w:marLeft w:val="0"/>
          <w:marRight w:val="0"/>
          <w:marTop w:val="0"/>
          <w:marBottom w:val="0"/>
          <w:divBdr>
            <w:top w:val="none" w:sz="0" w:space="0" w:color="auto"/>
            <w:left w:val="none" w:sz="0" w:space="0" w:color="auto"/>
            <w:bottom w:val="none" w:sz="0" w:space="0" w:color="auto"/>
            <w:right w:val="none" w:sz="0" w:space="0" w:color="auto"/>
          </w:divBdr>
        </w:div>
      </w:divsChild>
    </w:div>
    <w:div w:id="830214315">
      <w:bodyDiv w:val="1"/>
      <w:marLeft w:val="0"/>
      <w:marRight w:val="0"/>
      <w:marTop w:val="0"/>
      <w:marBottom w:val="0"/>
      <w:divBdr>
        <w:top w:val="none" w:sz="0" w:space="0" w:color="auto"/>
        <w:left w:val="none" w:sz="0" w:space="0" w:color="auto"/>
        <w:bottom w:val="none" w:sz="0" w:space="0" w:color="auto"/>
        <w:right w:val="none" w:sz="0" w:space="0" w:color="auto"/>
      </w:divBdr>
      <w:divsChild>
        <w:div w:id="1125780906">
          <w:marLeft w:val="0"/>
          <w:marRight w:val="0"/>
          <w:marTop w:val="0"/>
          <w:marBottom w:val="0"/>
          <w:divBdr>
            <w:top w:val="none" w:sz="0" w:space="0" w:color="auto"/>
            <w:left w:val="none" w:sz="0" w:space="0" w:color="auto"/>
            <w:bottom w:val="none" w:sz="0" w:space="0" w:color="auto"/>
            <w:right w:val="none" w:sz="0" w:space="0" w:color="auto"/>
          </w:divBdr>
        </w:div>
      </w:divsChild>
    </w:div>
    <w:div w:id="832796755">
      <w:bodyDiv w:val="1"/>
      <w:marLeft w:val="0"/>
      <w:marRight w:val="0"/>
      <w:marTop w:val="0"/>
      <w:marBottom w:val="0"/>
      <w:divBdr>
        <w:top w:val="none" w:sz="0" w:space="0" w:color="auto"/>
        <w:left w:val="none" w:sz="0" w:space="0" w:color="auto"/>
        <w:bottom w:val="none" w:sz="0" w:space="0" w:color="auto"/>
        <w:right w:val="none" w:sz="0" w:space="0" w:color="auto"/>
      </w:divBdr>
      <w:divsChild>
        <w:div w:id="1671375095">
          <w:marLeft w:val="0"/>
          <w:marRight w:val="0"/>
          <w:marTop w:val="0"/>
          <w:marBottom w:val="0"/>
          <w:divBdr>
            <w:top w:val="none" w:sz="0" w:space="0" w:color="auto"/>
            <w:left w:val="none" w:sz="0" w:space="0" w:color="auto"/>
            <w:bottom w:val="none" w:sz="0" w:space="0" w:color="auto"/>
            <w:right w:val="none" w:sz="0" w:space="0" w:color="auto"/>
          </w:divBdr>
        </w:div>
      </w:divsChild>
    </w:div>
    <w:div w:id="854268882">
      <w:bodyDiv w:val="1"/>
      <w:marLeft w:val="0"/>
      <w:marRight w:val="0"/>
      <w:marTop w:val="0"/>
      <w:marBottom w:val="0"/>
      <w:divBdr>
        <w:top w:val="none" w:sz="0" w:space="0" w:color="auto"/>
        <w:left w:val="none" w:sz="0" w:space="0" w:color="auto"/>
        <w:bottom w:val="none" w:sz="0" w:space="0" w:color="auto"/>
        <w:right w:val="none" w:sz="0" w:space="0" w:color="auto"/>
      </w:divBdr>
      <w:divsChild>
        <w:div w:id="431902587">
          <w:marLeft w:val="0"/>
          <w:marRight w:val="0"/>
          <w:marTop w:val="0"/>
          <w:marBottom w:val="0"/>
          <w:divBdr>
            <w:top w:val="none" w:sz="0" w:space="0" w:color="auto"/>
            <w:left w:val="none" w:sz="0" w:space="0" w:color="auto"/>
            <w:bottom w:val="none" w:sz="0" w:space="0" w:color="auto"/>
            <w:right w:val="none" w:sz="0" w:space="0" w:color="auto"/>
          </w:divBdr>
        </w:div>
      </w:divsChild>
    </w:div>
    <w:div w:id="881595863">
      <w:bodyDiv w:val="1"/>
      <w:marLeft w:val="0"/>
      <w:marRight w:val="0"/>
      <w:marTop w:val="0"/>
      <w:marBottom w:val="0"/>
      <w:divBdr>
        <w:top w:val="none" w:sz="0" w:space="0" w:color="auto"/>
        <w:left w:val="none" w:sz="0" w:space="0" w:color="auto"/>
        <w:bottom w:val="none" w:sz="0" w:space="0" w:color="auto"/>
        <w:right w:val="none" w:sz="0" w:space="0" w:color="auto"/>
      </w:divBdr>
      <w:divsChild>
        <w:div w:id="275984198">
          <w:marLeft w:val="0"/>
          <w:marRight w:val="0"/>
          <w:marTop w:val="0"/>
          <w:marBottom w:val="0"/>
          <w:divBdr>
            <w:top w:val="none" w:sz="0" w:space="0" w:color="auto"/>
            <w:left w:val="none" w:sz="0" w:space="0" w:color="auto"/>
            <w:bottom w:val="none" w:sz="0" w:space="0" w:color="auto"/>
            <w:right w:val="none" w:sz="0" w:space="0" w:color="auto"/>
          </w:divBdr>
        </w:div>
      </w:divsChild>
    </w:div>
    <w:div w:id="1215235293">
      <w:bodyDiv w:val="1"/>
      <w:marLeft w:val="0"/>
      <w:marRight w:val="0"/>
      <w:marTop w:val="0"/>
      <w:marBottom w:val="0"/>
      <w:divBdr>
        <w:top w:val="none" w:sz="0" w:space="0" w:color="auto"/>
        <w:left w:val="none" w:sz="0" w:space="0" w:color="auto"/>
        <w:bottom w:val="none" w:sz="0" w:space="0" w:color="auto"/>
        <w:right w:val="none" w:sz="0" w:space="0" w:color="auto"/>
      </w:divBdr>
      <w:divsChild>
        <w:div w:id="1140417618">
          <w:marLeft w:val="0"/>
          <w:marRight w:val="0"/>
          <w:marTop w:val="0"/>
          <w:marBottom w:val="0"/>
          <w:divBdr>
            <w:top w:val="none" w:sz="0" w:space="0" w:color="auto"/>
            <w:left w:val="none" w:sz="0" w:space="0" w:color="auto"/>
            <w:bottom w:val="none" w:sz="0" w:space="0" w:color="auto"/>
            <w:right w:val="none" w:sz="0" w:space="0" w:color="auto"/>
          </w:divBdr>
        </w:div>
      </w:divsChild>
    </w:div>
    <w:div w:id="1281300258">
      <w:bodyDiv w:val="1"/>
      <w:marLeft w:val="0"/>
      <w:marRight w:val="0"/>
      <w:marTop w:val="0"/>
      <w:marBottom w:val="0"/>
      <w:divBdr>
        <w:top w:val="none" w:sz="0" w:space="0" w:color="auto"/>
        <w:left w:val="none" w:sz="0" w:space="0" w:color="auto"/>
        <w:bottom w:val="none" w:sz="0" w:space="0" w:color="auto"/>
        <w:right w:val="none" w:sz="0" w:space="0" w:color="auto"/>
      </w:divBdr>
      <w:divsChild>
        <w:div w:id="2083483831">
          <w:marLeft w:val="0"/>
          <w:marRight w:val="0"/>
          <w:marTop w:val="0"/>
          <w:marBottom w:val="0"/>
          <w:divBdr>
            <w:top w:val="none" w:sz="0" w:space="0" w:color="auto"/>
            <w:left w:val="none" w:sz="0" w:space="0" w:color="auto"/>
            <w:bottom w:val="none" w:sz="0" w:space="0" w:color="auto"/>
            <w:right w:val="none" w:sz="0" w:space="0" w:color="auto"/>
          </w:divBdr>
        </w:div>
      </w:divsChild>
    </w:div>
    <w:div w:id="1319961320">
      <w:bodyDiv w:val="1"/>
      <w:marLeft w:val="0"/>
      <w:marRight w:val="0"/>
      <w:marTop w:val="0"/>
      <w:marBottom w:val="0"/>
      <w:divBdr>
        <w:top w:val="none" w:sz="0" w:space="0" w:color="auto"/>
        <w:left w:val="none" w:sz="0" w:space="0" w:color="auto"/>
        <w:bottom w:val="none" w:sz="0" w:space="0" w:color="auto"/>
        <w:right w:val="none" w:sz="0" w:space="0" w:color="auto"/>
      </w:divBdr>
      <w:divsChild>
        <w:div w:id="1555463843">
          <w:marLeft w:val="0"/>
          <w:marRight w:val="0"/>
          <w:marTop w:val="0"/>
          <w:marBottom w:val="0"/>
          <w:divBdr>
            <w:top w:val="none" w:sz="0" w:space="0" w:color="auto"/>
            <w:left w:val="none" w:sz="0" w:space="0" w:color="auto"/>
            <w:bottom w:val="none" w:sz="0" w:space="0" w:color="auto"/>
            <w:right w:val="none" w:sz="0" w:space="0" w:color="auto"/>
          </w:divBdr>
        </w:div>
      </w:divsChild>
    </w:div>
    <w:div w:id="1419017833">
      <w:bodyDiv w:val="1"/>
      <w:marLeft w:val="0"/>
      <w:marRight w:val="0"/>
      <w:marTop w:val="0"/>
      <w:marBottom w:val="0"/>
      <w:divBdr>
        <w:top w:val="none" w:sz="0" w:space="0" w:color="auto"/>
        <w:left w:val="none" w:sz="0" w:space="0" w:color="auto"/>
        <w:bottom w:val="none" w:sz="0" w:space="0" w:color="auto"/>
        <w:right w:val="none" w:sz="0" w:space="0" w:color="auto"/>
      </w:divBdr>
      <w:divsChild>
        <w:div w:id="1592084200">
          <w:marLeft w:val="0"/>
          <w:marRight w:val="0"/>
          <w:marTop w:val="0"/>
          <w:marBottom w:val="0"/>
          <w:divBdr>
            <w:top w:val="none" w:sz="0" w:space="0" w:color="auto"/>
            <w:left w:val="none" w:sz="0" w:space="0" w:color="auto"/>
            <w:bottom w:val="none" w:sz="0" w:space="0" w:color="auto"/>
            <w:right w:val="none" w:sz="0" w:space="0" w:color="auto"/>
          </w:divBdr>
        </w:div>
      </w:divsChild>
    </w:div>
    <w:div w:id="1497040704">
      <w:bodyDiv w:val="1"/>
      <w:marLeft w:val="0"/>
      <w:marRight w:val="0"/>
      <w:marTop w:val="0"/>
      <w:marBottom w:val="0"/>
      <w:divBdr>
        <w:top w:val="none" w:sz="0" w:space="0" w:color="auto"/>
        <w:left w:val="none" w:sz="0" w:space="0" w:color="auto"/>
        <w:bottom w:val="none" w:sz="0" w:space="0" w:color="auto"/>
        <w:right w:val="none" w:sz="0" w:space="0" w:color="auto"/>
      </w:divBdr>
      <w:divsChild>
        <w:div w:id="858815118">
          <w:marLeft w:val="0"/>
          <w:marRight w:val="0"/>
          <w:marTop w:val="0"/>
          <w:marBottom w:val="0"/>
          <w:divBdr>
            <w:top w:val="none" w:sz="0" w:space="0" w:color="auto"/>
            <w:left w:val="none" w:sz="0" w:space="0" w:color="auto"/>
            <w:bottom w:val="none" w:sz="0" w:space="0" w:color="auto"/>
            <w:right w:val="none" w:sz="0" w:space="0" w:color="auto"/>
          </w:divBdr>
        </w:div>
      </w:divsChild>
    </w:div>
    <w:div w:id="1552184784">
      <w:bodyDiv w:val="1"/>
      <w:marLeft w:val="0"/>
      <w:marRight w:val="0"/>
      <w:marTop w:val="0"/>
      <w:marBottom w:val="0"/>
      <w:divBdr>
        <w:top w:val="none" w:sz="0" w:space="0" w:color="auto"/>
        <w:left w:val="none" w:sz="0" w:space="0" w:color="auto"/>
        <w:bottom w:val="none" w:sz="0" w:space="0" w:color="auto"/>
        <w:right w:val="none" w:sz="0" w:space="0" w:color="auto"/>
      </w:divBdr>
      <w:divsChild>
        <w:div w:id="574122087">
          <w:marLeft w:val="0"/>
          <w:marRight w:val="0"/>
          <w:marTop w:val="0"/>
          <w:marBottom w:val="0"/>
          <w:divBdr>
            <w:top w:val="none" w:sz="0" w:space="0" w:color="auto"/>
            <w:left w:val="none" w:sz="0" w:space="0" w:color="auto"/>
            <w:bottom w:val="none" w:sz="0" w:space="0" w:color="auto"/>
            <w:right w:val="none" w:sz="0" w:space="0" w:color="auto"/>
          </w:divBdr>
        </w:div>
      </w:divsChild>
    </w:div>
    <w:div w:id="1905918588">
      <w:bodyDiv w:val="1"/>
      <w:marLeft w:val="0"/>
      <w:marRight w:val="0"/>
      <w:marTop w:val="0"/>
      <w:marBottom w:val="0"/>
      <w:divBdr>
        <w:top w:val="none" w:sz="0" w:space="0" w:color="auto"/>
        <w:left w:val="none" w:sz="0" w:space="0" w:color="auto"/>
        <w:bottom w:val="none" w:sz="0" w:space="0" w:color="auto"/>
        <w:right w:val="none" w:sz="0" w:space="0" w:color="auto"/>
      </w:divBdr>
      <w:divsChild>
        <w:div w:id="1939171905">
          <w:marLeft w:val="0"/>
          <w:marRight w:val="0"/>
          <w:marTop w:val="0"/>
          <w:marBottom w:val="0"/>
          <w:divBdr>
            <w:top w:val="none" w:sz="0" w:space="0" w:color="auto"/>
            <w:left w:val="none" w:sz="0" w:space="0" w:color="auto"/>
            <w:bottom w:val="none" w:sz="0" w:space="0" w:color="auto"/>
            <w:right w:val="none" w:sz="0" w:space="0" w:color="auto"/>
          </w:divBdr>
        </w:div>
      </w:divsChild>
    </w:div>
    <w:div w:id="2080320097">
      <w:bodyDiv w:val="1"/>
      <w:marLeft w:val="0"/>
      <w:marRight w:val="0"/>
      <w:marTop w:val="0"/>
      <w:marBottom w:val="0"/>
      <w:divBdr>
        <w:top w:val="none" w:sz="0" w:space="0" w:color="auto"/>
        <w:left w:val="none" w:sz="0" w:space="0" w:color="auto"/>
        <w:bottom w:val="none" w:sz="0" w:space="0" w:color="auto"/>
        <w:right w:val="none" w:sz="0" w:space="0" w:color="auto"/>
      </w:divBdr>
      <w:divsChild>
        <w:div w:id="216087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jpg"/><Relationship Id="rId39" Type="http://schemas.openxmlformats.org/officeDocument/2006/relationships/image" Target="media/image26.jpeg"/><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s://www.uml-diagrams.org/" TargetMode="External"/><Relationship Id="rId63"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github.com/MilicaPe/diplomski.git" TargetMode="Externa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9.jp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image" Target="media/image1.w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3.jpeg"/><Relationship Id="rId49" Type="http://schemas.openxmlformats.org/officeDocument/2006/relationships/hyperlink" Target="https://www.ibm.com/topics/rest-ap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E443D-0253-4CAC-BB70-31A1539A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29881</TotalTime>
  <Pages>55</Pages>
  <Words>9113</Words>
  <Characters>51948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 46/2019 - Petrović Milica</dc:creator>
  <cp:keywords/>
  <dc:description/>
  <cp:lastModifiedBy>SW 46/2019 - Petrović Milica</cp:lastModifiedBy>
  <cp:revision>1118</cp:revision>
  <dcterms:created xsi:type="dcterms:W3CDTF">2023-07-11T11:54:00Z</dcterms:created>
  <dcterms:modified xsi:type="dcterms:W3CDTF">2023-08-17T19:33:00Z</dcterms:modified>
</cp:coreProperties>
</file>